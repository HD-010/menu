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59F6" w:rsidRPr="00272045" w:rsidRDefault="00602F22" w:rsidP="003C59F6">
      <w:pPr>
        <w:outlineLvl w:val="0"/>
        <w:rPr>
          <w:b/>
        </w:rPr>
      </w:pPr>
      <w:hyperlink r:id="rId8" w:history="1">
        <w:r w:rsidR="003C59F6" w:rsidRPr="00272045">
          <w:rPr>
            <w:b/>
          </w:rPr>
          <w:t>Yii2</w:t>
        </w:r>
        <w:r w:rsidR="003C59F6" w:rsidRPr="00272045">
          <w:rPr>
            <w:b/>
          </w:rPr>
          <w:t>目录结构</w:t>
        </w:r>
      </w:hyperlink>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3368C99E" wp14:editId="560B8B90">
            <wp:extent cx="1535430" cy="3398520"/>
            <wp:effectExtent l="0" t="0" r="7620" b="0"/>
            <wp:docPr id="6" name="图片 6" descr="http://images2015.cnblogs.com/blog/895380/201604/895380-20160409233547375-1393156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95380/201604/895380-20160409233547375-13931565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5430" cy="3398520"/>
                    </a:xfrm>
                    <a:prstGeom prst="rect">
                      <a:avLst/>
                    </a:prstGeom>
                    <a:noFill/>
                    <a:ln>
                      <a:noFill/>
                    </a:ln>
                  </pic:spPr>
                </pic:pic>
              </a:graphicData>
            </a:graphic>
          </wp:inline>
        </w:drawing>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assets   </w:t>
      </w:r>
      <w:r>
        <w:rPr>
          <w:rFonts w:ascii="Helvetica" w:hAnsi="Helvetica" w:cs="Helvetica"/>
          <w:color w:val="000000"/>
          <w:sz w:val="21"/>
          <w:szCs w:val="21"/>
        </w:rPr>
        <w:t>前端资源文件夹，大致用于管理</w:t>
      </w:r>
      <w:r>
        <w:rPr>
          <w:rFonts w:ascii="Helvetica" w:hAnsi="Helvetica" w:cs="Helvetica"/>
          <w:color w:val="000000"/>
          <w:sz w:val="21"/>
          <w:szCs w:val="21"/>
        </w:rPr>
        <w:t>css js</w:t>
      </w:r>
      <w:r>
        <w:rPr>
          <w:rFonts w:ascii="Helvetica" w:hAnsi="Helvetica" w:cs="Helvetica"/>
          <w:color w:val="000000"/>
          <w:sz w:val="21"/>
          <w:szCs w:val="21"/>
        </w:rPr>
        <w:t>等前端资源文件等</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commands   </w:t>
      </w:r>
      <w:r>
        <w:rPr>
          <w:rFonts w:ascii="Helvetica" w:hAnsi="Helvetica" w:cs="Helvetica"/>
          <w:color w:val="000000"/>
          <w:sz w:val="21"/>
          <w:szCs w:val="21"/>
        </w:rPr>
        <w:t>包含命令行命令</w:t>
      </w:r>
      <w:r>
        <w:rPr>
          <w:rFonts w:ascii="Helvetica" w:hAnsi="Helvetica" w:cs="Helvetica"/>
          <w:color w:val="000000"/>
          <w:sz w:val="21"/>
          <w:szCs w:val="21"/>
        </w:rPr>
        <w:t xml:space="preserve">  </w:t>
      </w:r>
      <w:r>
        <w:rPr>
          <w:rFonts w:ascii="Helvetica" w:hAnsi="Helvetica" w:cs="Helvetica"/>
          <w:color w:val="000000"/>
          <w:sz w:val="21"/>
          <w:szCs w:val="21"/>
        </w:rPr>
        <w:t>文件为控制器文件</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config </w:t>
      </w:r>
      <w:r>
        <w:rPr>
          <w:rFonts w:ascii="Helvetica" w:hAnsi="Helvetica" w:cs="Helvetica"/>
          <w:color w:val="000000"/>
          <w:sz w:val="21"/>
          <w:szCs w:val="21"/>
        </w:rPr>
        <w:t>应用程序的配置文件</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controllers </w:t>
      </w:r>
      <w:r>
        <w:rPr>
          <w:rFonts w:ascii="Helvetica" w:hAnsi="Helvetica" w:cs="Helvetica"/>
          <w:color w:val="000000"/>
          <w:sz w:val="21"/>
          <w:szCs w:val="21"/>
        </w:rPr>
        <w:t>控制器文件夹</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mail  </w:t>
      </w:r>
      <w:r>
        <w:rPr>
          <w:rFonts w:ascii="Helvetica" w:hAnsi="Helvetica" w:cs="Helvetica"/>
          <w:color w:val="000000"/>
          <w:sz w:val="21"/>
          <w:szCs w:val="21"/>
        </w:rPr>
        <w:t>就是应用的前后台和命令行的与邮件相关的布局文件等</w:t>
      </w:r>
      <w:r>
        <w:rPr>
          <w:rFonts w:ascii="Helvetica" w:hAnsi="Helvetica" w:cs="Helvetica"/>
          <w:color w:val="000000"/>
          <w:sz w:val="21"/>
          <w:szCs w:val="21"/>
        </w:rPr>
        <w:t xml:space="preserve">  ——</w:t>
      </w:r>
      <w:r>
        <w:rPr>
          <w:rFonts w:ascii="Helvetica" w:hAnsi="Helvetica" w:cs="Helvetica"/>
          <w:color w:val="000000"/>
          <w:sz w:val="21"/>
          <w:szCs w:val="21"/>
        </w:rPr>
        <w:t>网上查到的，但是我还是不懂是做什么的，以后了解了补充</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modles </w:t>
      </w:r>
      <w:r>
        <w:rPr>
          <w:rFonts w:ascii="Helvetica" w:hAnsi="Helvetica" w:cs="Helvetica"/>
          <w:color w:val="000000"/>
          <w:sz w:val="21"/>
          <w:szCs w:val="21"/>
        </w:rPr>
        <w:t>模型文件夹</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runtime </w:t>
      </w:r>
      <w:r>
        <w:rPr>
          <w:rFonts w:ascii="Helvetica" w:hAnsi="Helvetica" w:cs="Helvetica"/>
          <w:color w:val="000000"/>
          <w:sz w:val="21"/>
          <w:szCs w:val="21"/>
        </w:rPr>
        <w:t>运行时文件，程序运行时生成的临时文件</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tests     </w:t>
      </w:r>
      <w:r>
        <w:rPr>
          <w:rFonts w:ascii="Helvetica" w:hAnsi="Helvetica" w:cs="Helvetica"/>
          <w:color w:val="000000"/>
          <w:sz w:val="21"/>
          <w:szCs w:val="21"/>
        </w:rPr>
        <w:t>用于包含各种测试程序</w:t>
      </w:r>
      <w:r>
        <w:rPr>
          <w:rFonts w:ascii="Helvetica" w:hAnsi="Helvetica" w:cs="Helvetica"/>
          <w:color w:val="000000"/>
          <w:sz w:val="21"/>
          <w:szCs w:val="21"/>
        </w:rPr>
        <w:t>——</w:t>
      </w:r>
      <w:r>
        <w:rPr>
          <w:rFonts w:ascii="Helvetica" w:hAnsi="Helvetica" w:cs="Helvetica"/>
          <w:color w:val="000000"/>
          <w:sz w:val="21"/>
          <w:szCs w:val="21"/>
        </w:rPr>
        <w:t>例如用</w:t>
      </w:r>
      <w:r>
        <w:rPr>
          <w:rFonts w:ascii="Helvetica" w:hAnsi="Helvetica" w:cs="Helvetica"/>
          <w:color w:val="000000"/>
          <w:sz w:val="21"/>
          <w:szCs w:val="21"/>
        </w:rPr>
        <w:t>PHPunit</w:t>
      </w:r>
      <w:r>
        <w:rPr>
          <w:rFonts w:ascii="Helvetica" w:hAnsi="Helvetica" w:cs="Helvetica"/>
          <w:color w:val="000000"/>
          <w:sz w:val="21"/>
          <w:szCs w:val="21"/>
        </w:rPr>
        <w:t>生成的测试类文件</w:t>
      </w:r>
    </w:p>
    <w:p w:rsidR="003C59F6" w:rsidRDefault="003C59F6" w:rsidP="003C59F6">
      <w:pPr>
        <w:pStyle w:val="a9"/>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vendor  </w:t>
      </w:r>
      <w:r>
        <w:rPr>
          <w:rFonts w:ascii="Helvetica" w:hAnsi="Helvetica" w:cs="Helvetica"/>
          <w:color w:val="000000"/>
          <w:sz w:val="21"/>
          <w:szCs w:val="21"/>
        </w:rPr>
        <w:t>这个目录从字面的意思看，就是各种第三方的程序。</w:t>
      </w:r>
      <w:r>
        <w:rPr>
          <w:rFonts w:ascii="Helvetica" w:hAnsi="Helvetica" w:cs="Helvetica"/>
          <w:color w:val="000000"/>
          <w:sz w:val="21"/>
          <w:szCs w:val="21"/>
        </w:rPr>
        <w:t xml:space="preserve"> </w:t>
      </w:r>
      <w:r>
        <w:rPr>
          <w:rFonts w:ascii="Helvetica" w:hAnsi="Helvetica" w:cs="Helvetica"/>
          <w:color w:val="000000"/>
          <w:sz w:val="21"/>
          <w:szCs w:val="21"/>
        </w:rPr>
        <w:t>这是</w:t>
      </w:r>
      <w:r>
        <w:rPr>
          <w:rFonts w:ascii="Helvetica" w:hAnsi="Helvetica" w:cs="Helvetica"/>
          <w:color w:val="000000"/>
          <w:sz w:val="21"/>
          <w:szCs w:val="21"/>
        </w:rPr>
        <w:t>Composer</w:t>
      </w:r>
      <w:r>
        <w:rPr>
          <w:rFonts w:ascii="Helvetica" w:hAnsi="Helvetica" w:cs="Helvetica"/>
          <w:color w:val="000000"/>
          <w:sz w:val="21"/>
          <w:szCs w:val="21"/>
        </w:rPr>
        <w:t>安装的其他程序的存放目录，包含</w:t>
      </w:r>
      <w:r>
        <w:rPr>
          <w:rFonts w:ascii="Helvetica" w:hAnsi="Helvetica" w:cs="Helvetica"/>
          <w:color w:val="000000"/>
          <w:sz w:val="21"/>
          <w:szCs w:val="21"/>
        </w:rPr>
        <w:t>Yii</w:t>
      </w:r>
      <w:r>
        <w:rPr>
          <w:rFonts w:ascii="Helvetica" w:hAnsi="Helvetica" w:cs="Helvetica"/>
          <w:color w:val="000000"/>
          <w:sz w:val="21"/>
          <w:szCs w:val="21"/>
        </w:rPr>
        <w:t>框架本身，也放在这个目录下面。</w:t>
      </w:r>
      <w:r>
        <w:rPr>
          <w:rFonts w:ascii="Helvetica" w:hAnsi="Helvetica" w:cs="Helvetica"/>
          <w:color w:val="000000"/>
          <w:sz w:val="21"/>
          <w:szCs w:val="21"/>
        </w:rPr>
        <w:t xml:space="preserve"> </w:t>
      </w:r>
      <w:r>
        <w:rPr>
          <w:rFonts w:ascii="Helvetica" w:hAnsi="Helvetica" w:cs="Helvetica"/>
          <w:color w:val="000000"/>
          <w:sz w:val="21"/>
          <w:szCs w:val="21"/>
        </w:rPr>
        <w:t>如果你向</w:t>
      </w:r>
      <w:r>
        <w:rPr>
          <w:rStyle w:val="pre"/>
          <w:color w:val="000000"/>
        </w:rPr>
        <w:t>composer.json</w:t>
      </w:r>
      <w:r>
        <w:rPr>
          <w:rFonts w:ascii="Helvetica" w:hAnsi="Helvetica" w:cs="Helvetica"/>
          <w:color w:val="000000"/>
          <w:sz w:val="21"/>
          <w:szCs w:val="21"/>
        </w:rPr>
        <w:t> </w:t>
      </w:r>
      <w:r>
        <w:rPr>
          <w:rFonts w:ascii="Helvetica" w:hAnsi="Helvetica" w:cs="Helvetica"/>
          <w:color w:val="000000"/>
          <w:sz w:val="21"/>
          <w:szCs w:val="21"/>
        </w:rPr>
        <w:t>目录</w:t>
      </w:r>
      <w:r>
        <w:rPr>
          <w:rFonts w:ascii="Helvetica" w:hAnsi="Helvetica" w:cs="Helvetica"/>
          <w:color w:val="000000"/>
          <w:sz w:val="21"/>
          <w:szCs w:val="21"/>
        </w:rPr>
        <w:t xml:space="preserve">            </w:t>
      </w:r>
      <w:r>
        <w:rPr>
          <w:rFonts w:ascii="Helvetica" w:hAnsi="Helvetica" w:cs="Helvetica"/>
          <w:color w:val="000000"/>
          <w:sz w:val="21"/>
          <w:szCs w:val="21"/>
        </w:rPr>
        <w:t>增加了新的需要安装的程序，那么下次调用</w:t>
      </w:r>
      <w:r>
        <w:rPr>
          <w:rFonts w:ascii="Helvetica" w:hAnsi="Helvetica" w:cs="Helvetica"/>
          <w:color w:val="000000"/>
          <w:sz w:val="21"/>
          <w:szCs w:val="21"/>
        </w:rPr>
        <w:t>Composer</w:t>
      </w:r>
      <w:r>
        <w:rPr>
          <w:rFonts w:ascii="Helvetica" w:hAnsi="Helvetica" w:cs="Helvetica"/>
          <w:color w:val="000000"/>
          <w:sz w:val="21"/>
          <w:szCs w:val="21"/>
        </w:rPr>
        <w:t>的时候，</w:t>
      </w:r>
      <w:r>
        <w:rPr>
          <w:rFonts w:ascii="Helvetica" w:hAnsi="Helvetica" w:cs="Helvetica"/>
          <w:color w:val="000000"/>
          <w:sz w:val="21"/>
          <w:szCs w:val="21"/>
        </w:rPr>
        <w:t xml:space="preserve"> </w:t>
      </w:r>
      <w:r>
        <w:rPr>
          <w:rFonts w:ascii="Helvetica" w:hAnsi="Helvetica" w:cs="Helvetica"/>
          <w:color w:val="000000"/>
          <w:sz w:val="21"/>
          <w:szCs w:val="21"/>
        </w:rPr>
        <w:t>就会把新安装的目录也安装在这个</w:t>
      </w:r>
      <w:r>
        <w:rPr>
          <w:rFonts w:ascii="Helvetica" w:hAnsi="Helvetica" w:cs="Helvetica"/>
          <w:color w:val="000000"/>
          <w:sz w:val="21"/>
          <w:szCs w:val="21"/>
        </w:rPr>
        <w:t> </w:t>
      </w:r>
      <w:r>
        <w:rPr>
          <w:rStyle w:val="pre"/>
          <w:color w:val="000000"/>
        </w:rPr>
        <w:t>vendor</w:t>
      </w:r>
      <w:r>
        <w:rPr>
          <w:rFonts w:ascii="Helvetica" w:hAnsi="Helvetica" w:cs="Helvetica"/>
          <w:color w:val="000000"/>
          <w:sz w:val="21"/>
          <w:szCs w:val="21"/>
        </w:rPr>
        <w:t> </w:t>
      </w:r>
      <w:r>
        <w:rPr>
          <w:rFonts w:ascii="Helvetica" w:hAnsi="Helvetica" w:cs="Helvetica"/>
          <w:color w:val="000000"/>
          <w:sz w:val="21"/>
          <w:szCs w:val="21"/>
        </w:rPr>
        <w:t>下面。</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注：</w:t>
      </w:r>
      <w:r>
        <w:rPr>
          <w:rFonts w:ascii="Helvetica" w:hAnsi="Helvetica" w:cs="Helvetica"/>
          <w:color w:val="000000"/>
          <w:sz w:val="21"/>
          <w:szCs w:val="21"/>
        </w:rPr>
        <w:t>Composer——</w:t>
      </w:r>
      <w:r>
        <w:rPr>
          <w:rFonts w:ascii="Helvetica" w:hAnsi="Helvetica" w:cs="Helvetica"/>
          <w:color w:val="000000"/>
          <w:sz w:val="21"/>
          <w:szCs w:val="21"/>
        </w:rPr>
        <w:t>是</w:t>
      </w:r>
      <w:r>
        <w:rPr>
          <w:rFonts w:ascii="Helvetica" w:hAnsi="Helvetica" w:cs="Helvetica"/>
          <w:color w:val="000000"/>
          <w:sz w:val="21"/>
          <w:szCs w:val="21"/>
        </w:rPr>
        <w:t xml:space="preserve"> PHP </w:t>
      </w:r>
      <w:r>
        <w:rPr>
          <w:rFonts w:ascii="Helvetica" w:hAnsi="Helvetica" w:cs="Helvetica"/>
          <w:color w:val="000000"/>
          <w:sz w:val="21"/>
          <w:szCs w:val="21"/>
        </w:rPr>
        <w:t>的一个依赖管理工具。它允许你申明项目所依赖的代码库，它会在你的项目中为你安装他们。</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views </w:t>
      </w:r>
      <w:r>
        <w:rPr>
          <w:rFonts w:ascii="Helvetica" w:hAnsi="Helvetica" w:cs="Helvetica"/>
          <w:color w:val="000000"/>
          <w:sz w:val="21"/>
          <w:szCs w:val="21"/>
        </w:rPr>
        <w:t>视图文件夹</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web  </w:t>
      </w:r>
      <w:r>
        <w:rPr>
          <w:rFonts w:ascii="Helvetica" w:hAnsi="Helvetica" w:cs="Helvetica"/>
          <w:color w:val="000000"/>
          <w:sz w:val="21"/>
          <w:szCs w:val="21"/>
        </w:rPr>
        <w:t>入口文件的存放目录，目录从名字可以看出，这是一个对于</w:t>
      </w:r>
      <w:r>
        <w:rPr>
          <w:rFonts w:ascii="Helvetica" w:hAnsi="Helvetica" w:cs="Helvetica"/>
          <w:color w:val="000000"/>
          <w:sz w:val="21"/>
          <w:szCs w:val="21"/>
        </w:rPr>
        <w:t>Web</w:t>
      </w:r>
      <w:r>
        <w:rPr>
          <w:rFonts w:ascii="Helvetica" w:hAnsi="Helvetica" w:cs="Helvetica"/>
          <w:color w:val="000000"/>
          <w:sz w:val="21"/>
          <w:szCs w:val="21"/>
        </w:rPr>
        <w:t>服务器可以访问的目录。</w:t>
      </w:r>
      <w:r>
        <w:rPr>
          <w:rFonts w:ascii="Helvetica" w:hAnsi="Helvetica" w:cs="Helvetica"/>
          <w:color w:val="000000"/>
          <w:sz w:val="21"/>
          <w:szCs w:val="21"/>
        </w:rPr>
        <w:t xml:space="preserve"> </w:t>
      </w:r>
      <w:r>
        <w:rPr>
          <w:rFonts w:ascii="Helvetica" w:hAnsi="Helvetica" w:cs="Helvetica"/>
          <w:color w:val="000000"/>
          <w:sz w:val="21"/>
          <w:szCs w:val="21"/>
        </w:rPr>
        <w:t>除了这一目录，其他所有的目录不应对</w:t>
      </w:r>
      <w:r>
        <w:rPr>
          <w:rFonts w:ascii="Helvetica" w:hAnsi="Helvetica" w:cs="Helvetica"/>
          <w:color w:val="000000"/>
          <w:sz w:val="21"/>
          <w:szCs w:val="21"/>
        </w:rPr>
        <w:t>Web</w:t>
      </w:r>
      <w:r>
        <w:rPr>
          <w:rFonts w:ascii="Helvetica" w:hAnsi="Helvetica" w:cs="Helvetica"/>
          <w:color w:val="000000"/>
          <w:sz w:val="21"/>
          <w:szCs w:val="21"/>
        </w:rPr>
        <w:t>用户暴露出来。这是安全的需要。</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requirements.php  </w:t>
      </w:r>
      <w:r>
        <w:rPr>
          <w:rFonts w:ascii="Helvetica" w:hAnsi="Helvetica" w:cs="Helvetica"/>
          <w:color w:val="000000"/>
          <w:sz w:val="21"/>
          <w:szCs w:val="21"/>
        </w:rPr>
        <w:t>用于测试环境是否符合</w:t>
      </w:r>
      <w:r>
        <w:rPr>
          <w:rFonts w:ascii="Helvetica" w:hAnsi="Helvetica" w:cs="Helvetica"/>
          <w:color w:val="000000"/>
          <w:sz w:val="21"/>
          <w:szCs w:val="21"/>
        </w:rPr>
        <w:t>yii</w:t>
      </w:r>
      <w:r>
        <w:rPr>
          <w:rFonts w:ascii="Helvetica" w:hAnsi="Helvetica" w:cs="Helvetica"/>
          <w:color w:val="000000"/>
          <w:sz w:val="21"/>
          <w:szCs w:val="21"/>
        </w:rPr>
        <w:t>框架的要求</w:t>
      </w:r>
    </w:p>
    <w:p w:rsidR="003C59F6" w:rsidRDefault="003C59F6" w:rsidP="003C59F6">
      <w:pPr>
        <w:pStyle w:val="a9"/>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yii </w:t>
      </w:r>
      <w:r>
        <w:rPr>
          <w:rFonts w:ascii="Helvetica" w:hAnsi="Helvetica" w:cs="Helvetica"/>
          <w:color w:val="000000"/>
          <w:sz w:val="21"/>
          <w:szCs w:val="21"/>
        </w:rPr>
        <w:t>文件</w:t>
      </w:r>
    </w:p>
    <w:p w:rsidR="003C59F6" w:rsidRDefault="003C59F6" w:rsidP="003C59F6">
      <w:pPr>
        <w:pStyle w:val="a9"/>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首先，它没有扩展名，我们不好知道其具体类型。</w:t>
      </w:r>
      <w:r>
        <w:rPr>
          <w:rFonts w:ascii="Helvetica" w:hAnsi="Helvetica" w:cs="Helvetica"/>
          <w:color w:val="000000"/>
          <w:sz w:val="21"/>
          <w:szCs w:val="21"/>
        </w:rPr>
        <w:t xml:space="preserve"> </w:t>
      </w:r>
      <w:r>
        <w:rPr>
          <w:rFonts w:ascii="Helvetica" w:hAnsi="Helvetica" w:cs="Helvetica"/>
          <w:color w:val="000000"/>
          <w:sz w:val="21"/>
          <w:szCs w:val="21"/>
        </w:rPr>
        <w:t>但是从文件内容的第一行</w:t>
      </w:r>
      <w:r>
        <w:rPr>
          <w:rFonts w:ascii="Helvetica" w:hAnsi="Helvetica" w:cs="Helvetica"/>
          <w:color w:val="000000"/>
          <w:sz w:val="21"/>
          <w:szCs w:val="21"/>
        </w:rPr>
        <w:t> </w:t>
      </w:r>
      <w:r>
        <w:rPr>
          <w:rStyle w:val="pre"/>
          <w:color w:val="000000"/>
        </w:rPr>
        <w:t>#!/usr/bin/env php</w:t>
      </w:r>
      <w:r>
        <w:rPr>
          <w:rFonts w:ascii="Helvetica" w:hAnsi="Helvetica" w:cs="Helvetica"/>
          <w:color w:val="000000"/>
          <w:sz w:val="21"/>
          <w:szCs w:val="21"/>
        </w:rPr>
        <w:t> </w:t>
      </w:r>
      <w:r>
        <w:rPr>
          <w:rFonts w:ascii="Helvetica" w:hAnsi="Helvetica" w:cs="Helvetica"/>
          <w:color w:val="000000"/>
          <w:sz w:val="21"/>
          <w:szCs w:val="21"/>
        </w:rPr>
        <w:t>来看，这是一个</w:t>
      </w:r>
      <w:r>
        <w:rPr>
          <w:rFonts w:ascii="Helvetica" w:hAnsi="Helvetica" w:cs="Helvetica"/>
          <w:color w:val="000000"/>
          <w:sz w:val="21"/>
          <w:szCs w:val="21"/>
        </w:rPr>
        <w:t>bash</w:t>
      </w:r>
      <w:r>
        <w:rPr>
          <w:rFonts w:ascii="Helvetica" w:hAnsi="Helvetica" w:cs="Helvetica"/>
          <w:color w:val="000000"/>
          <w:sz w:val="21"/>
          <w:szCs w:val="21"/>
        </w:rPr>
        <w:t>脚本。</w:t>
      </w:r>
      <w:r>
        <w:rPr>
          <w:rFonts w:ascii="Helvetica" w:hAnsi="Helvetica" w:cs="Helvetica"/>
          <w:color w:val="000000"/>
          <w:sz w:val="21"/>
          <w:szCs w:val="21"/>
        </w:rPr>
        <w:t xml:space="preserve"> </w:t>
      </w:r>
      <w:r>
        <w:rPr>
          <w:rFonts w:ascii="Helvetica" w:hAnsi="Helvetica" w:cs="Helvetica"/>
          <w:color w:val="000000"/>
          <w:sz w:val="21"/>
          <w:szCs w:val="21"/>
        </w:rPr>
        <w:t>第一行在告诉</w:t>
      </w:r>
      <w:r>
        <w:rPr>
          <w:rFonts w:ascii="Helvetica" w:hAnsi="Helvetica" w:cs="Helvetica"/>
          <w:color w:val="000000"/>
          <w:sz w:val="21"/>
          <w:szCs w:val="21"/>
        </w:rPr>
        <w:t>bash</w:t>
      </w:r>
      <w:r>
        <w:rPr>
          <w:rFonts w:ascii="Helvetica" w:hAnsi="Helvetica" w:cs="Helvetica"/>
          <w:color w:val="000000"/>
          <w:sz w:val="21"/>
          <w:szCs w:val="21"/>
        </w:rPr>
        <w:t>，也在告诉我们，这是一个使用</w:t>
      </w:r>
      <w:r>
        <w:rPr>
          <w:rFonts w:ascii="Helvetica" w:hAnsi="Helvetica" w:cs="Helvetica"/>
          <w:color w:val="000000"/>
          <w:sz w:val="21"/>
          <w:szCs w:val="21"/>
        </w:rPr>
        <w:t>PHP</w:t>
      </w:r>
      <w:r>
        <w:rPr>
          <w:rFonts w:ascii="Helvetica" w:hAnsi="Helvetica" w:cs="Helvetica"/>
          <w:color w:val="000000"/>
          <w:sz w:val="21"/>
          <w:szCs w:val="21"/>
        </w:rPr>
        <w:t>运行的脚本。</w:t>
      </w:r>
    </w:p>
    <w:p w:rsidR="003C59F6" w:rsidRDefault="003C59F6" w:rsidP="003C59F6">
      <w:pPr>
        <w:pStyle w:val="a9"/>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对于</w:t>
      </w:r>
      <w:r>
        <w:rPr>
          <w:rFonts w:ascii="Helvetica" w:hAnsi="Helvetica" w:cs="Helvetica"/>
          <w:color w:val="000000"/>
          <w:sz w:val="21"/>
          <w:szCs w:val="21"/>
        </w:rPr>
        <w:t>Windows</w:t>
      </w:r>
      <w:r>
        <w:rPr>
          <w:rFonts w:ascii="Helvetica" w:hAnsi="Helvetica" w:cs="Helvetica"/>
          <w:color w:val="000000"/>
          <w:sz w:val="21"/>
          <w:szCs w:val="21"/>
        </w:rPr>
        <w:t>系统而言，命令行的入口脚本仍然是</w:t>
      </w:r>
      <w:r>
        <w:rPr>
          <w:rFonts w:ascii="Helvetica" w:hAnsi="Helvetica" w:cs="Helvetica"/>
          <w:color w:val="000000"/>
          <w:sz w:val="21"/>
          <w:szCs w:val="21"/>
        </w:rPr>
        <w:t> </w:t>
      </w:r>
      <w:r>
        <w:rPr>
          <w:rStyle w:val="pre"/>
          <w:color w:val="000000"/>
        </w:rPr>
        <w:t>yii</w:t>
      </w:r>
      <w:r>
        <w:rPr>
          <w:rFonts w:ascii="Helvetica" w:hAnsi="Helvetica" w:cs="Helvetica"/>
          <w:color w:val="000000"/>
          <w:sz w:val="21"/>
          <w:szCs w:val="21"/>
        </w:rPr>
        <w:t> </w:t>
      </w:r>
      <w:r>
        <w:rPr>
          <w:rFonts w:ascii="Helvetica" w:hAnsi="Helvetica" w:cs="Helvetica"/>
          <w:color w:val="000000"/>
          <w:sz w:val="21"/>
          <w:szCs w:val="21"/>
        </w:rPr>
        <w:t>，但是命令行下无法直接运行。所以，</w:t>
      </w:r>
      <w:r>
        <w:rPr>
          <w:rFonts w:ascii="Helvetica" w:hAnsi="Helvetica" w:cs="Helvetica"/>
          <w:color w:val="000000"/>
          <w:sz w:val="21"/>
          <w:szCs w:val="21"/>
        </w:rPr>
        <w:t xml:space="preserve"> </w:t>
      </w:r>
      <w:r>
        <w:rPr>
          <w:rFonts w:ascii="Helvetica" w:hAnsi="Helvetica" w:cs="Helvetica"/>
          <w:color w:val="000000"/>
          <w:sz w:val="21"/>
          <w:szCs w:val="21"/>
        </w:rPr>
        <w:t>细心的</w:t>
      </w:r>
      <w:r>
        <w:rPr>
          <w:rFonts w:ascii="Helvetica" w:hAnsi="Helvetica" w:cs="Helvetica"/>
          <w:color w:val="000000"/>
          <w:sz w:val="21"/>
          <w:szCs w:val="21"/>
        </w:rPr>
        <w:t>Yii</w:t>
      </w:r>
      <w:r>
        <w:rPr>
          <w:rFonts w:ascii="Helvetica" w:hAnsi="Helvetica" w:cs="Helvetica"/>
          <w:color w:val="000000"/>
          <w:sz w:val="21"/>
          <w:szCs w:val="21"/>
        </w:rPr>
        <w:t>为我们准备了一个</w:t>
      </w:r>
      <w:r>
        <w:rPr>
          <w:rFonts w:ascii="Helvetica" w:hAnsi="Helvetica" w:cs="Helvetica"/>
          <w:color w:val="000000"/>
          <w:sz w:val="21"/>
          <w:szCs w:val="21"/>
        </w:rPr>
        <w:t> </w:t>
      </w:r>
      <w:r>
        <w:rPr>
          <w:rStyle w:val="pre"/>
          <w:color w:val="000000"/>
        </w:rPr>
        <w:t>yii.bat</w:t>
      </w:r>
      <w:r>
        <w:rPr>
          <w:rFonts w:ascii="Helvetica" w:hAnsi="Helvetica" w:cs="Helvetica"/>
          <w:color w:val="000000"/>
          <w:sz w:val="21"/>
          <w:szCs w:val="21"/>
        </w:rPr>
        <w:t> </w:t>
      </w:r>
      <w:r>
        <w:rPr>
          <w:rFonts w:ascii="Helvetica" w:hAnsi="Helvetica" w:cs="Helvetica"/>
          <w:color w:val="000000"/>
          <w:sz w:val="21"/>
          <w:szCs w:val="21"/>
        </w:rPr>
        <w:t>。这个文件会以</w:t>
      </w:r>
      <w:r>
        <w:rPr>
          <w:rFonts w:ascii="Helvetica" w:hAnsi="Helvetica" w:cs="Helvetica"/>
          <w:color w:val="000000"/>
          <w:sz w:val="21"/>
          <w:szCs w:val="21"/>
        </w:rPr>
        <w:t> </w:t>
      </w:r>
      <w:r>
        <w:rPr>
          <w:rStyle w:val="pre"/>
          <w:color w:val="000000"/>
        </w:rPr>
        <w:t>php yii</w:t>
      </w:r>
      <w:r>
        <w:rPr>
          <w:rFonts w:ascii="Helvetica" w:hAnsi="Helvetica" w:cs="Helvetica"/>
          <w:color w:val="000000"/>
          <w:sz w:val="21"/>
          <w:szCs w:val="21"/>
        </w:rPr>
        <w:t> </w:t>
      </w:r>
      <w:r>
        <w:rPr>
          <w:rFonts w:ascii="Helvetica" w:hAnsi="Helvetica" w:cs="Helvetica"/>
          <w:color w:val="000000"/>
          <w:sz w:val="21"/>
          <w:szCs w:val="21"/>
        </w:rPr>
        <w:t>形式调用</w:t>
      </w:r>
      <w:r>
        <w:rPr>
          <w:rFonts w:ascii="Helvetica" w:hAnsi="Helvetica" w:cs="Helvetica"/>
          <w:color w:val="000000"/>
          <w:sz w:val="21"/>
          <w:szCs w:val="21"/>
        </w:rPr>
        <w:t>PHP</w:t>
      </w:r>
      <w:r>
        <w:rPr>
          <w:rFonts w:ascii="Helvetica" w:hAnsi="Helvetica" w:cs="Helvetica"/>
          <w:color w:val="000000"/>
          <w:sz w:val="21"/>
          <w:szCs w:val="21"/>
        </w:rPr>
        <w:t>来运行入口脚本</w:t>
      </w:r>
      <w:r>
        <w:rPr>
          <w:rFonts w:ascii="Helvetica" w:hAnsi="Helvetica" w:cs="Helvetica"/>
          <w:color w:val="000000"/>
          <w:sz w:val="21"/>
          <w:szCs w:val="21"/>
        </w:rPr>
        <w:t> </w:t>
      </w:r>
    </w:p>
    <w:p w:rsidR="003C59F6" w:rsidRDefault="003C59F6" w:rsidP="003C59F6">
      <w:pPr>
        <w:pStyle w:val="a9"/>
        <w:shd w:val="clear" w:color="auto" w:fill="FFFFFF"/>
        <w:spacing w:before="0" w:beforeAutospacing="0" w:after="0" w:afterAutospacing="0"/>
        <w:rPr>
          <w:rFonts w:ascii="Helvetica" w:hAnsi="Helvetica" w:cs="Helvetica"/>
          <w:color w:val="000000"/>
          <w:sz w:val="21"/>
          <w:szCs w:val="21"/>
        </w:rPr>
      </w:pPr>
    </w:p>
    <w:p w:rsidR="003C59F6" w:rsidRDefault="003C59F6" w:rsidP="003C59F6">
      <w:pPr>
        <w:rPr>
          <w:b/>
        </w:rPr>
      </w:pPr>
    </w:p>
    <w:p w:rsidR="003C59F6" w:rsidRDefault="003C59F6" w:rsidP="003C59F6">
      <w:pPr>
        <w:rPr>
          <w:b/>
        </w:rPr>
      </w:pPr>
    </w:p>
    <w:p w:rsidR="003C59F6" w:rsidRDefault="003C59F6" w:rsidP="003C59F6">
      <w:pPr>
        <w:rPr>
          <w:b/>
        </w:rPr>
      </w:pPr>
    </w:p>
    <w:p w:rsidR="003C59F6" w:rsidRDefault="003C59F6" w:rsidP="003C59F6">
      <w:pPr>
        <w:rPr>
          <w:b/>
        </w:rPr>
      </w:pPr>
    </w:p>
    <w:p w:rsidR="003C59F6" w:rsidRDefault="003C59F6" w:rsidP="003C59F6">
      <w:pPr>
        <w:rPr>
          <w:b/>
        </w:rPr>
      </w:pPr>
    </w:p>
    <w:p w:rsidR="00272045" w:rsidRDefault="00272045" w:rsidP="00272045">
      <w:pPr>
        <w:outlineLvl w:val="0"/>
        <w:rPr>
          <w:b/>
        </w:rPr>
      </w:pPr>
      <w:r>
        <w:rPr>
          <w:rFonts w:hint="eastAsia"/>
          <w:b/>
        </w:rPr>
        <w:t>基本</w:t>
      </w:r>
      <w:r>
        <w:rPr>
          <w:b/>
        </w:rPr>
        <w:t>概念</w:t>
      </w:r>
    </w:p>
    <w:p w:rsidR="00470F92" w:rsidRDefault="00470F92" w:rsidP="005F5074">
      <w:pPr>
        <w:outlineLvl w:val="1"/>
        <w:rPr>
          <w:noProof/>
        </w:rPr>
      </w:pPr>
      <w:r>
        <w:rPr>
          <w:rFonts w:hint="eastAsia"/>
          <w:noProof/>
        </w:rPr>
        <w:t>一</w:t>
      </w:r>
      <w:r>
        <w:rPr>
          <w:noProof/>
        </w:rPr>
        <w:t>、入口</w:t>
      </w:r>
      <w:r>
        <w:rPr>
          <w:rFonts w:hint="eastAsia"/>
          <w:noProof/>
        </w:rPr>
        <w:t>文件</w:t>
      </w:r>
    </w:p>
    <w:p w:rsidR="00470F92" w:rsidRDefault="00470F92" w:rsidP="00470F92">
      <w:pPr>
        <w:rPr>
          <w:noProof/>
        </w:rPr>
      </w:pPr>
      <w:r>
        <w:rPr>
          <w:noProof/>
        </w:rPr>
        <w:drawing>
          <wp:inline distT="0" distB="0" distL="0" distR="0" wp14:anchorId="413892E2" wp14:editId="784964C5">
            <wp:extent cx="6645600" cy="23472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600" cy="2347200"/>
                    </a:xfrm>
                    <a:prstGeom prst="rect">
                      <a:avLst/>
                    </a:prstGeom>
                  </pic:spPr>
                </pic:pic>
              </a:graphicData>
            </a:graphic>
          </wp:inline>
        </w:drawing>
      </w:r>
    </w:p>
    <w:p w:rsidR="00470F92" w:rsidRDefault="00470F92" w:rsidP="00470F92">
      <w:pPr>
        <w:rPr>
          <w:noProof/>
        </w:rPr>
      </w:pPr>
    </w:p>
    <w:p w:rsidR="0007794D" w:rsidRDefault="00AB044F" w:rsidP="005F5074">
      <w:pPr>
        <w:outlineLvl w:val="1"/>
        <w:rPr>
          <w:noProof/>
        </w:rPr>
      </w:pPr>
      <w:r>
        <w:rPr>
          <w:rFonts w:hint="eastAsia"/>
          <w:noProof/>
        </w:rPr>
        <w:t>二</w:t>
      </w:r>
      <w:r>
        <w:rPr>
          <w:noProof/>
        </w:rPr>
        <w:t>、配置文件</w:t>
      </w:r>
    </w:p>
    <w:p w:rsidR="0007794D" w:rsidRDefault="0007794D" w:rsidP="00470F92">
      <w:pPr>
        <w:rPr>
          <w:noProof/>
        </w:rPr>
      </w:pPr>
      <w:r>
        <w:rPr>
          <w:rFonts w:hint="eastAsia"/>
          <w:noProof/>
        </w:rPr>
        <w:t>应用</w:t>
      </w:r>
      <w:r>
        <w:rPr>
          <w:noProof/>
        </w:rPr>
        <w:t>主体是服务定位器，它部署一组各种不同功能</w:t>
      </w:r>
      <w:r>
        <w:rPr>
          <w:rFonts w:hint="eastAsia"/>
          <w:noProof/>
        </w:rPr>
        <w:t>的</w:t>
      </w:r>
      <w:r>
        <w:rPr>
          <w:noProof/>
        </w:rPr>
        <w:t>应用组件来处理请求。在同一个应用</w:t>
      </w:r>
      <w:r>
        <w:rPr>
          <w:rFonts w:hint="eastAsia"/>
          <w:noProof/>
        </w:rPr>
        <w:t>中</w:t>
      </w:r>
      <w:r>
        <w:rPr>
          <w:noProof/>
        </w:rPr>
        <w:t>，每个应用组件都</w:t>
      </w:r>
      <w:r>
        <w:rPr>
          <w:rFonts w:hint="eastAsia"/>
          <w:noProof/>
        </w:rPr>
        <w:t>有</w:t>
      </w:r>
      <w:r>
        <w:rPr>
          <w:noProof/>
        </w:rPr>
        <w:t>一个独一无二的</w:t>
      </w:r>
      <w:r>
        <w:rPr>
          <w:rFonts w:hint="eastAsia"/>
          <w:noProof/>
        </w:rPr>
        <w:t>ID</w:t>
      </w:r>
      <w:r>
        <w:rPr>
          <w:rFonts w:hint="eastAsia"/>
          <w:noProof/>
        </w:rPr>
        <w:t>用</w:t>
      </w:r>
      <w:r>
        <w:rPr>
          <w:noProof/>
        </w:rPr>
        <w:t>来区分其他应用</w:t>
      </w:r>
      <w:r>
        <w:rPr>
          <w:rFonts w:hint="eastAsia"/>
          <w:noProof/>
        </w:rPr>
        <w:t>组件，</w:t>
      </w:r>
      <w:r>
        <w:rPr>
          <w:noProof/>
        </w:rPr>
        <w:t>可以通过</w:t>
      </w:r>
      <w:r>
        <w:rPr>
          <w:rFonts w:hint="eastAsia"/>
          <w:noProof/>
        </w:rPr>
        <w:t>如</w:t>
      </w:r>
      <w:r>
        <w:rPr>
          <w:noProof/>
        </w:rPr>
        <w:t>一</w:t>
      </w:r>
      <w:r>
        <w:rPr>
          <w:rFonts w:hint="eastAsia"/>
          <w:noProof/>
        </w:rPr>
        <w:t>下</w:t>
      </w:r>
      <w:r>
        <w:rPr>
          <w:noProof/>
        </w:rPr>
        <w:t>表达式访问</w:t>
      </w:r>
      <w:r>
        <w:rPr>
          <w:rFonts w:hint="eastAsia"/>
          <w:noProof/>
        </w:rPr>
        <w:t>应用</w:t>
      </w:r>
      <w:r>
        <w:rPr>
          <w:noProof/>
        </w:rPr>
        <w:t>组件</w:t>
      </w:r>
      <w:r>
        <w:rPr>
          <w:rFonts w:hint="eastAsia"/>
          <w:noProof/>
        </w:rPr>
        <w:t>：</w:t>
      </w:r>
    </w:p>
    <w:p w:rsidR="0007794D" w:rsidRDefault="0007794D" w:rsidP="00470F92">
      <w:pPr>
        <w:rPr>
          <w:noProof/>
        </w:rPr>
      </w:pPr>
      <w:r>
        <w:rPr>
          <w:rFonts w:hint="eastAsia"/>
          <w:noProof/>
        </w:rPr>
        <w:t>\Yii::$app-&gt;compinentID</w:t>
      </w:r>
    </w:p>
    <w:p w:rsidR="0007794D" w:rsidRDefault="0007794D" w:rsidP="00470F92">
      <w:pPr>
        <w:rPr>
          <w:noProof/>
        </w:rPr>
      </w:pPr>
      <w:r>
        <w:rPr>
          <w:rFonts w:hint="eastAsia"/>
          <w:noProof/>
        </w:rPr>
        <w:t>例如</w:t>
      </w:r>
      <w:r>
        <w:rPr>
          <w:noProof/>
        </w:rPr>
        <w:t>,</w:t>
      </w:r>
      <w:r>
        <w:rPr>
          <w:rFonts w:hint="eastAsia"/>
          <w:noProof/>
        </w:rPr>
        <w:t xml:space="preserve">\Yii::$app-&gt;db     </w:t>
      </w:r>
      <w:r>
        <w:rPr>
          <w:rFonts w:hint="eastAsia"/>
          <w:noProof/>
        </w:rPr>
        <w:t>获取</w:t>
      </w:r>
      <w:r>
        <w:rPr>
          <w:noProof/>
        </w:rPr>
        <w:t>已经注册</w:t>
      </w:r>
      <w:r>
        <w:rPr>
          <w:rFonts w:hint="eastAsia"/>
          <w:noProof/>
        </w:rPr>
        <w:t>到</w:t>
      </w:r>
      <w:r>
        <w:rPr>
          <w:noProof/>
        </w:rPr>
        <w:t>应用</w:t>
      </w:r>
      <w:r>
        <w:rPr>
          <w:rFonts w:hint="eastAsia"/>
          <w:noProof/>
        </w:rPr>
        <w:t>的</w:t>
      </w:r>
      <w:r>
        <w:rPr>
          <w:rFonts w:hint="eastAsia"/>
          <w:noProof/>
        </w:rPr>
        <w:t>DB connection,</w:t>
      </w:r>
    </w:p>
    <w:p w:rsidR="0007794D" w:rsidRDefault="0007794D" w:rsidP="00470F92">
      <w:pPr>
        <w:rPr>
          <w:noProof/>
        </w:rPr>
      </w:pPr>
      <w:r>
        <w:rPr>
          <w:noProof/>
        </w:rPr>
        <w:t xml:space="preserve">\Yii::$app-&gt;cache    </w:t>
      </w:r>
      <w:r>
        <w:rPr>
          <w:rFonts w:hint="eastAsia"/>
          <w:noProof/>
        </w:rPr>
        <w:t>获取</w:t>
      </w:r>
      <w:r>
        <w:rPr>
          <w:noProof/>
        </w:rPr>
        <w:t>已经注册到应用</w:t>
      </w:r>
      <w:r>
        <w:rPr>
          <w:rFonts w:hint="eastAsia"/>
          <w:noProof/>
        </w:rPr>
        <w:t>的</w:t>
      </w:r>
      <w:r>
        <w:rPr>
          <w:rFonts w:hint="eastAsia"/>
          <w:noProof/>
        </w:rPr>
        <w:t>primary cache</w:t>
      </w:r>
    </w:p>
    <w:p w:rsidR="0007794D" w:rsidRDefault="0007794D" w:rsidP="00470F92">
      <w:pPr>
        <w:rPr>
          <w:noProof/>
        </w:rPr>
      </w:pPr>
      <w:r>
        <w:rPr>
          <w:rFonts w:hint="eastAsia"/>
          <w:noProof/>
        </w:rPr>
        <w:t>注</w:t>
      </w:r>
      <w:r>
        <w:rPr>
          <w:noProof/>
        </w:rPr>
        <w:t>：</w:t>
      </w:r>
      <w:r>
        <w:rPr>
          <w:rFonts w:hint="eastAsia"/>
          <w:noProof/>
        </w:rPr>
        <w:t>第</w:t>
      </w:r>
      <w:r>
        <w:rPr>
          <w:noProof/>
        </w:rPr>
        <w:t>一次使用以上表达式的时候</w:t>
      </w:r>
      <w:r>
        <w:rPr>
          <w:rFonts w:hint="eastAsia"/>
          <w:noProof/>
        </w:rPr>
        <w:t>会</w:t>
      </w:r>
      <w:r>
        <w:rPr>
          <w:noProof/>
        </w:rPr>
        <w:t>创建</w:t>
      </w:r>
      <w:r>
        <w:rPr>
          <w:rFonts w:hint="eastAsia"/>
          <w:noProof/>
        </w:rPr>
        <w:t>组件</w:t>
      </w:r>
      <w:r>
        <w:rPr>
          <w:noProof/>
        </w:rPr>
        <w:t>实例，后续再访问会返回</w:t>
      </w:r>
      <w:r>
        <w:rPr>
          <w:rFonts w:hint="eastAsia"/>
          <w:noProof/>
        </w:rPr>
        <w:t>此</w:t>
      </w:r>
      <w:r>
        <w:rPr>
          <w:noProof/>
        </w:rPr>
        <w:t>实例，无需要</w:t>
      </w:r>
      <w:r>
        <w:rPr>
          <w:rFonts w:hint="eastAsia"/>
          <w:noProof/>
        </w:rPr>
        <w:t>再</w:t>
      </w:r>
      <w:r>
        <w:rPr>
          <w:noProof/>
        </w:rPr>
        <w:t>次创建。</w:t>
      </w:r>
    </w:p>
    <w:p w:rsidR="00703909" w:rsidRDefault="00703909" w:rsidP="00470F92">
      <w:pPr>
        <w:rPr>
          <w:noProof/>
        </w:rPr>
      </w:pPr>
      <w:r>
        <w:rPr>
          <w:rFonts w:hint="eastAsia"/>
          <w:noProof/>
        </w:rPr>
        <w:t>应用</w:t>
      </w:r>
      <w:r>
        <w:rPr>
          <w:noProof/>
        </w:rPr>
        <w:t>组件可</w:t>
      </w:r>
      <w:r>
        <w:rPr>
          <w:rFonts w:hint="eastAsia"/>
          <w:noProof/>
        </w:rPr>
        <w:t>以</w:t>
      </w:r>
      <w:r>
        <w:rPr>
          <w:noProof/>
        </w:rPr>
        <w:t>是任意对</w:t>
      </w:r>
      <w:r>
        <w:rPr>
          <w:rFonts w:hint="eastAsia"/>
          <w:noProof/>
        </w:rPr>
        <w:t>对象</w:t>
      </w:r>
      <w:r>
        <w:rPr>
          <w:noProof/>
        </w:rPr>
        <w:t>，可以在</w:t>
      </w:r>
      <w:r>
        <w:rPr>
          <w:rFonts w:hint="eastAsia"/>
          <w:noProof/>
        </w:rPr>
        <w:t xml:space="preserve"> </w:t>
      </w:r>
      <w:r>
        <w:rPr>
          <w:noProof/>
        </w:rPr>
        <w:t>应用主体</w:t>
      </w:r>
      <w:r>
        <w:rPr>
          <w:rFonts w:hint="eastAsia"/>
          <w:noProof/>
        </w:rPr>
        <w:t>（</w:t>
      </w:r>
      <w:r>
        <w:rPr>
          <w:rFonts w:hint="eastAsia"/>
          <w:noProof/>
        </w:rPr>
        <w:t>yii\base\Application</w:t>
      </w:r>
      <w:r>
        <w:rPr>
          <w:noProof/>
        </w:rPr>
        <w:t>）配置</w:t>
      </w:r>
      <w:r>
        <w:rPr>
          <w:noProof/>
        </w:rPr>
        <w:t>compinents</w:t>
      </w:r>
      <w:r>
        <w:rPr>
          <w:rFonts w:hint="eastAsia"/>
          <w:noProof/>
        </w:rPr>
        <w:t>属性</w:t>
      </w:r>
    </w:p>
    <w:p w:rsidR="00835471" w:rsidRDefault="00835471" w:rsidP="00470F92">
      <w:pPr>
        <w:rPr>
          <w:noProof/>
        </w:rPr>
      </w:pPr>
      <w:r>
        <w:rPr>
          <w:rFonts w:hint="eastAsia"/>
          <w:noProof/>
        </w:rPr>
        <w:t>如</w:t>
      </w:r>
      <w:r>
        <w:rPr>
          <w:noProof/>
        </w:rPr>
        <w:t>：</w:t>
      </w:r>
      <w:r>
        <w:rPr>
          <w:rFonts w:hint="eastAsia"/>
          <w:noProof/>
        </w:rPr>
        <w:t>[</w:t>
      </w:r>
    </w:p>
    <w:p w:rsidR="00835471" w:rsidRDefault="00835471" w:rsidP="00835471">
      <w:pPr>
        <w:rPr>
          <w:noProof/>
        </w:rPr>
      </w:pPr>
      <w:r>
        <w:rPr>
          <w:noProof/>
        </w:rPr>
        <w:tab/>
        <w:t>'components' =&gt; [</w:t>
      </w:r>
    </w:p>
    <w:p w:rsidR="00835471" w:rsidRDefault="00835471" w:rsidP="00835471">
      <w:pPr>
        <w:rPr>
          <w:noProof/>
        </w:rPr>
      </w:pPr>
      <w:r>
        <w:rPr>
          <w:rFonts w:hint="eastAsia"/>
          <w:noProof/>
        </w:rPr>
        <w:t xml:space="preserve">        // </w:t>
      </w:r>
      <w:r>
        <w:rPr>
          <w:rFonts w:hint="eastAsia"/>
          <w:noProof/>
        </w:rPr>
        <w:t>使用类名注册</w:t>
      </w:r>
      <w:r>
        <w:rPr>
          <w:rFonts w:hint="eastAsia"/>
          <w:noProof/>
        </w:rPr>
        <w:t xml:space="preserve"> "cache" </w:t>
      </w:r>
      <w:r>
        <w:rPr>
          <w:rFonts w:hint="eastAsia"/>
          <w:noProof/>
        </w:rPr>
        <w:t>组件</w:t>
      </w:r>
    </w:p>
    <w:p w:rsidR="00835471" w:rsidRDefault="00835471" w:rsidP="00835471">
      <w:pPr>
        <w:rPr>
          <w:noProof/>
        </w:rPr>
      </w:pPr>
      <w:r>
        <w:rPr>
          <w:noProof/>
        </w:rPr>
        <w:t xml:space="preserve">        'cache' =&gt; 'yii\caching\ApcCache',</w:t>
      </w:r>
    </w:p>
    <w:p w:rsidR="00835471" w:rsidRDefault="00835471" w:rsidP="00835471">
      <w:pPr>
        <w:rPr>
          <w:noProof/>
        </w:rPr>
      </w:pPr>
    </w:p>
    <w:p w:rsidR="00835471" w:rsidRDefault="00835471" w:rsidP="00835471">
      <w:pPr>
        <w:rPr>
          <w:noProof/>
        </w:rPr>
      </w:pPr>
      <w:r>
        <w:rPr>
          <w:rFonts w:hint="eastAsia"/>
          <w:noProof/>
        </w:rPr>
        <w:t xml:space="preserve">        // </w:t>
      </w:r>
      <w:r>
        <w:rPr>
          <w:rFonts w:hint="eastAsia"/>
          <w:noProof/>
        </w:rPr>
        <w:t>使用配置数组注册</w:t>
      </w:r>
      <w:r>
        <w:rPr>
          <w:rFonts w:hint="eastAsia"/>
          <w:noProof/>
        </w:rPr>
        <w:t xml:space="preserve"> "db" </w:t>
      </w:r>
      <w:r>
        <w:rPr>
          <w:rFonts w:hint="eastAsia"/>
          <w:noProof/>
        </w:rPr>
        <w:t>组件</w:t>
      </w:r>
    </w:p>
    <w:p w:rsidR="00835471" w:rsidRDefault="00835471" w:rsidP="00835471">
      <w:pPr>
        <w:rPr>
          <w:noProof/>
        </w:rPr>
      </w:pPr>
      <w:r>
        <w:rPr>
          <w:noProof/>
        </w:rPr>
        <w:t xml:space="preserve">        'db' =&gt; [</w:t>
      </w:r>
    </w:p>
    <w:p w:rsidR="00835471" w:rsidRDefault="00835471" w:rsidP="00835471">
      <w:pPr>
        <w:rPr>
          <w:noProof/>
        </w:rPr>
      </w:pPr>
      <w:r>
        <w:rPr>
          <w:noProof/>
        </w:rPr>
        <w:t xml:space="preserve">            'class' =&gt; 'yii\db\Connection',</w:t>
      </w:r>
    </w:p>
    <w:p w:rsidR="00835471" w:rsidRDefault="00835471" w:rsidP="00835471">
      <w:pPr>
        <w:rPr>
          <w:noProof/>
        </w:rPr>
      </w:pPr>
      <w:r>
        <w:rPr>
          <w:noProof/>
        </w:rPr>
        <w:t xml:space="preserve">            'dsn' =&gt; 'mysql:host=localhost;dbname=demo',</w:t>
      </w:r>
    </w:p>
    <w:p w:rsidR="00835471" w:rsidRDefault="00835471" w:rsidP="00835471">
      <w:pPr>
        <w:rPr>
          <w:noProof/>
        </w:rPr>
      </w:pPr>
      <w:r>
        <w:rPr>
          <w:noProof/>
        </w:rPr>
        <w:t xml:space="preserve">            'username' =&gt; 'root',</w:t>
      </w:r>
    </w:p>
    <w:p w:rsidR="00835471" w:rsidRDefault="00835471" w:rsidP="00835471">
      <w:pPr>
        <w:rPr>
          <w:noProof/>
        </w:rPr>
      </w:pPr>
      <w:r>
        <w:rPr>
          <w:noProof/>
        </w:rPr>
        <w:t xml:space="preserve">            'password' =&gt; '',</w:t>
      </w:r>
    </w:p>
    <w:p w:rsidR="00835471" w:rsidRDefault="00835471" w:rsidP="00835471">
      <w:pPr>
        <w:rPr>
          <w:noProof/>
        </w:rPr>
      </w:pPr>
      <w:r>
        <w:rPr>
          <w:noProof/>
        </w:rPr>
        <w:t xml:space="preserve">        ],</w:t>
      </w:r>
    </w:p>
    <w:p w:rsidR="00835471" w:rsidRDefault="00835471" w:rsidP="00835471">
      <w:pPr>
        <w:rPr>
          <w:noProof/>
        </w:rPr>
      </w:pPr>
    </w:p>
    <w:p w:rsidR="00835471" w:rsidRDefault="00835471" w:rsidP="00835471">
      <w:pPr>
        <w:rPr>
          <w:noProof/>
        </w:rPr>
      </w:pPr>
      <w:r>
        <w:rPr>
          <w:rFonts w:hint="eastAsia"/>
          <w:noProof/>
        </w:rPr>
        <w:t xml:space="preserve">        // </w:t>
      </w:r>
      <w:r>
        <w:rPr>
          <w:rFonts w:hint="eastAsia"/>
          <w:noProof/>
        </w:rPr>
        <w:t>使用函数注册</w:t>
      </w:r>
      <w:r>
        <w:rPr>
          <w:rFonts w:hint="eastAsia"/>
          <w:noProof/>
        </w:rPr>
        <w:t xml:space="preserve">"search" </w:t>
      </w:r>
      <w:r>
        <w:rPr>
          <w:rFonts w:hint="eastAsia"/>
          <w:noProof/>
        </w:rPr>
        <w:t>组件</w:t>
      </w:r>
    </w:p>
    <w:p w:rsidR="00835471" w:rsidRDefault="00835471" w:rsidP="00835471">
      <w:pPr>
        <w:rPr>
          <w:noProof/>
        </w:rPr>
      </w:pPr>
      <w:r>
        <w:rPr>
          <w:noProof/>
        </w:rPr>
        <w:t xml:space="preserve">        'search' =&gt; function () {</w:t>
      </w:r>
    </w:p>
    <w:p w:rsidR="00835471" w:rsidRDefault="00835471" w:rsidP="00835471">
      <w:pPr>
        <w:rPr>
          <w:noProof/>
        </w:rPr>
      </w:pPr>
      <w:r>
        <w:rPr>
          <w:noProof/>
        </w:rPr>
        <w:t xml:space="preserve">            return new app\components\SolrService;</w:t>
      </w:r>
    </w:p>
    <w:p w:rsidR="00835471" w:rsidRDefault="00835471" w:rsidP="00835471">
      <w:pPr>
        <w:rPr>
          <w:noProof/>
        </w:rPr>
      </w:pPr>
      <w:r>
        <w:rPr>
          <w:noProof/>
        </w:rPr>
        <w:t xml:space="preserve">        },</w:t>
      </w:r>
    </w:p>
    <w:p w:rsidR="00835471" w:rsidRDefault="00835471" w:rsidP="00835471">
      <w:pPr>
        <w:rPr>
          <w:noProof/>
        </w:rPr>
      </w:pPr>
      <w:r>
        <w:rPr>
          <w:noProof/>
        </w:rPr>
        <w:t xml:space="preserve">    ],</w:t>
      </w:r>
    </w:p>
    <w:p w:rsidR="00835471" w:rsidRDefault="00835471" w:rsidP="00470F92">
      <w:pPr>
        <w:rPr>
          <w:noProof/>
        </w:rPr>
      </w:pPr>
      <w:r>
        <w:rPr>
          <w:noProof/>
        </w:rPr>
        <w:t>]</w:t>
      </w:r>
    </w:p>
    <w:p w:rsidR="00835471" w:rsidRDefault="00835471" w:rsidP="00470F92">
      <w:pPr>
        <w:rPr>
          <w:noProof/>
        </w:rPr>
      </w:pPr>
      <w:r>
        <w:rPr>
          <w:noProof/>
        </w:rPr>
        <w:t>注：</w:t>
      </w:r>
      <w:r w:rsidR="00F40D76">
        <w:rPr>
          <w:rFonts w:hint="eastAsia"/>
          <w:noProof/>
        </w:rPr>
        <w:t>1</w:t>
      </w:r>
      <w:r w:rsidR="00F40D76">
        <w:rPr>
          <w:noProof/>
        </w:rPr>
        <w:t>、</w:t>
      </w:r>
      <w:r>
        <w:rPr>
          <w:noProof/>
        </w:rPr>
        <w:t>注册可以使用以上三种方式</w:t>
      </w:r>
      <w:r w:rsidR="00F40D76">
        <w:rPr>
          <w:rFonts w:hint="eastAsia"/>
          <w:noProof/>
        </w:rPr>
        <w:t xml:space="preserve"> </w:t>
      </w:r>
      <w:r w:rsidR="00F40D76">
        <w:rPr>
          <w:noProof/>
        </w:rPr>
        <w:t>。</w:t>
      </w:r>
      <w:r w:rsidR="00F40D76">
        <w:rPr>
          <w:rFonts w:hint="eastAsia"/>
          <w:noProof/>
        </w:rPr>
        <w:t>2</w:t>
      </w:r>
      <w:r w:rsidR="00F40D76">
        <w:rPr>
          <w:noProof/>
        </w:rPr>
        <w:t>、系统组件于</w:t>
      </w:r>
      <w:r w:rsidR="00F40D76">
        <w:rPr>
          <w:rFonts w:hint="eastAsia"/>
          <w:noProof/>
        </w:rPr>
        <w:t>y</w:t>
      </w:r>
      <w:r w:rsidR="00F40D76">
        <w:rPr>
          <w:noProof/>
        </w:rPr>
        <w:t>ii</w:t>
      </w:r>
      <w:r w:rsidR="00F40D76">
        <w:rPr>
          <w:noProof/>
        </w:rPr>
        <w:t>目录下</w:t>
      </w:r>
      <w:r w:rsidR="00AD1499">
        <w:rPr>
          <w:rFonts w:hint="eastAsia"/>
          <w:noProof/>
        </w:rPr>
        <w:t xml:space="preserve"> </w:t>
      </w:r>
      <w:r w:rsidR="00D570CE">
        <w:rPr>
          <w:noProof/>
        </w:rPr>
        <w:t>3</w:t>
      </w:r>
      <w:r w:rsidR="00D570CE">
        <w:rPr>
          <w:noProof/>
        </w:rPr>
        <w:t>、当你配置一个核心组件，不</w:t>
      </w:r>
      <w:r w:rsidR="00D570CE">
        <w:rPr>
          <w:rFonts w:hint="eastAsia"/>
          <w:noProof/>
        </w:rPr>
        <w:t>指</w:t>
      </w:r>
      <w:r w:rsidR="00D570CE">
        <w:rPr>
          <w:noProof/>
        </w:rPr>
        <w:t>定它的类名的话</w:t>
      </w:r>
      <w:r w:rsidR="00D570CE">
        <w:rPr>
          <w:rFonts w:hint="eastAsia"/>
          <w:noProof/>
        </w:rPr>
        <w:t>就</w:t>
      </w:r>
      <w:r w:rsidR="00D570CE">
        <w:rPr>
          <w:noProof/>
        </w:rPr>
        <w:t>会使用</w:t>
      </w:r>
      <w:r w:rsidR="00D570CE">
        <w:rPr>
          <w:rFonts w:hint="eastAsia"/>
          <w:noProof/>
        </w:rPr>
        <w:t>Yii</w:t>
      </w:r>
      <w:r w:rsidR="00D570CE">
        <w:rPr>
          <w:rFonts w:hint="eastAsia"/>
          <w:noProof/>
        </w:rPr>
        <w:t>默认指定的</w:t>
      </w:r>
      <w:r w:rsidR="00D570CE">
        <w:rPr>
          <w:noProof/>
        </w:rPr>
        <w:t>类。</w:t>
      </w:r>
    </w:p>
    <w:p w:rsidR="0007794D" w:rsidRDefault="0007794D" w:rsidP="00470F92">
      <w:pPr>
        <w:rPr>
          <w:noProof/>
        </w:rPr>
      </w:pPr>
    </w:p>
    <w:p w:rsidR="00AB044F" w:rsidRDefault="00AB044F" w:rsidP="005F5074">
      <w:pPr>
        <w:outlineLvl w:val="2"/>
        <w:rPr>
          <w:noProof/>
        </w:rPr>
      </w:pPr>
      <w:r>
        <w:rPr>
          <w:rFonts w:hint="eastAsia"/>
          <w:noProof/>
        </w:rPr>
        <w:t>1</w:t>
      </w:r>
      <w:r>
        <w:rPr>
          <w:rFonts w:hint="eastAsia"/>
          <w:noProof/>
        </w:rPr>
        <w:t>、预载入</w:t>
      </w:r>
      <w:r>
        <w:rPr>
          <w:rFonts w:hint="eastAsia"/>
          <w:noProof/>
        </w:rPr>
        <w:t>log</w:t>
      </w:r>
      <w:r>
        <w:rPr>
          <w:rFonts w:hint="eastAsia"/>
          <w:noProof/>
        </w:rPr>
        <w:t>组件</w:t>
      </w:r>
    </w:p>
    <w:p w:rsidR="00AB044F" w:rsidRDefault="00AB044F" w:rsidP="00470F92">
      <w:pPr>
        <w:rPr>
          <w:noProof/>
        </w:rPr>
      </w:pPr>
      <w:r>
        <w:rPr>
          <w:noProof/>
        </w:rPr>
        <w:drawing>
          <wp:inline distT="0" distB="0" distL="0" distR="0" wp14:anchorId="56D26B82" wp14:editId="0F204177">
            <wp:extent cx="6645910" cy="6051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605155"/>
                    </a:xfrm>
                    <a:prstGeom prst="rect">
                      <a:avLst/>
                    </a:prstGeom>
                  </pic:spPr>
                </pic:pic>
              </a:graphicData>
            </a:graphic>
          </wp:inline>
        </w:drawing>
      </w:r>
    </w:p>
    <w:p w:rsidR="00AB044F" w:rsidRDefault="00AB044F" w:rsidP="005F5074">
      <w:pPr>
        <w:outlineLvl w:val="2"/>
        <w:rPr>
          <w:noProof/>
        </w:rPr>
      </w:pPr>
      <w:r>
        <w:rPr>
          <w:rFonts w:hint="eastAsia"/>
          <w:noProof/>
        </w:rPr>
        <w:t>2</w:t>
      </w:r>
      <w:r>
        <w:rPr>
          <w:rFonts w:hint="eastAsia"/>
          <w:noProof/>
        </w:rPr>
        <w:t>、自动</w:t>
      </w:r>
      <w:r>
        <w:rPr>
          <w:noProof/>
        </w:rPr>
        <w:t>载入模型和</w:t>
      </w:r>
      <w:r>
        <w:rPr>
          <w:rFonts w:hint="eastAsia"/>
          <w:noProof/>
        </w:rPr>
        <w:t>组</w:t>
      </w:r>
      <w:r>
        <w:rPr>
          <w:noProof/>
        </w:rPr>
        <w:t>件类</w:t>
      </w:r>
    </w:p>
    <w:p w:rsidR="00AB044F" w:rsidRDefault="00AB044F" w:rsidP="00470F92">
      <w:pPr>
        <w:rPr>
          <w:noProof/>
        </w:rPr>
      </w:pPr>
      <w:r>
        <w:rPr>
          <w:noProof/>
        </w:rPr>
        <w:drawing>
          <wp:inline distT="0" distB="0" distL="0" distR="0" wp14:anchorId="611E69DC" wp14:editId="01FE4024">
            <wp:extent cx="6645910" cy="9753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975360"/>
                    </a:xfrm>
                    <a:prstGeom prst="rect">
                      <a:avLst/>
                    </a:prstGeom>
                  </pic:spPr>
                </pic:pic>
              </a:graphicData>
            </a:graphic>
          </wp:inline>
        </w:drawing>
      </w:r>
    </w:p>
    <w:p w:rsidR="00AB044F" w:rsidRDefault="00AB044F" w:rsidP="005F5074">
      <w:pPr>
        <w:outlineLvl w:val="2"/>
        <w:rPr>
          <w:noProof/>
        </w:rPr>
      </w:pPr>
      <w:r>
        <w:rPr>
          <w:rFonts w:hint="eastAsia"/>
          <w:noProof/>
        </w:rPr>
        <w:t>3</w:t>
      </w:r>
      <w:r>
        <w:rPr>
          <w:rFonts w:hint="eastAsia"/>
          <w:noProof/>
        </w:rPr>
        <w:t>、</w:t>
      </w:r>
      <w:r>
        <w:rPr>
          <w:noProof/>
        </w:rPr>
        <w:t>设置默认控制器类</w:t>
      </w:r>
    </w:p>
    <w:p w:rsidR="00AB044F" w:rsidRDefault="00AB044F" w:rsidP="00470F92">
      <w:pPr>
        <w:rPr>
          <w:noProof/>
        </w:rPr>
      </w:pPr>
      <w:r>
        <w:rPr>
          <w:noProof/>
        </w:rPr>
        <w:drawing>
          <wp:inline distT="0" distB="0" distL="0" distR="0" wp14:anchorId="768080B2" wp14:editId="7525408F">
            <wp:extent cx="6645910" cy="168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68275"/>
                    </a:xfrm>
                    <a:prstGeom prst="rect">
                      <a:avLst/>
                    </a:prstGeom>
                  </pic:spPr>
                </pic:pic>
              </a:graphicData>
            </a:graphic>
          </wp:inline>
        </w:drawing>
      </w:r>
    </w:p>
    <w:p w:rsidR="00AB044F" w:rsidRDefault="00952D15" w:rsidP="005F5074">
      <w:pPr>
        <w:outlineLvl w:val="2"/>
        <w:rPr>
          <w:noProof/>
        </w:rPr>
      </w:pPr>
      <w:r>
        <w:rPr>
          <w:rFonts w:hint="eastAsia"/>
          <w:noProof/>
        </w:rPr>
        <w:t>4</w:t>
      </w:r>
      <w:r>
        <w:rPr>
          <w:rFonts w:hint="eastAsia"/>
          <w:noProof/>
        </w:rPr>
        <w:t>、</w:t>
      </w:r>
      <w:r w:rsidR="005F5074">
        <w:rPr>
          <w:rFonts w:hint="eastAsia"/>
          <w:noProof/>
        </w:rPr>
        <w:t>当前</w:t>
      </w:r>
      <w:r>
        <w:rPr>
          <w:noProof/>
        </w:rPr>
        <w:t>应用</w:t>
      </w:r>
      <w:r>
        <w:rPr>
          <w:rFonts w:hint="eastAsia"/>
          <w:noProof/>
        </w:rPr>
        <w:t>的</w:t>
      </w:r>
      <w:r>
        <w:rPr>
          <w:noProof/>
        </w:rPr>
        <w:t>组件配置</w:t>
      </w:r>
    </w:p>
    <w:p w:rsidR="00952D15" w:rsidRDefault="00952D15" w:rsidP="00470F92">
      <w:pPr>
        <w:rPr>
          <w:noProof/>
        </w:rPr>
      </w:pPr>
      <w:r>
        <w:rPr>
          <w:noProof/>
        </w:rPr>
        <w:drawing>
          <wp:inline distT="0" distB="0" distL="0" distR="0" wp14:anchorId="307A479B" wp14:editId="765B2550">
            <wp:extent cx="6645910" cy="3898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89890"/>
                    </a:xfrm>
                    <a:prstGeom prst="rect">
                      <a:avLst/>
                    </a:prstGeom>
                  </pic:spPr>
                </pic:pic>
              </a:graphicData>
            </a:graphic>
          </wp:inline>
        </w:drawing>
      </w:r>
    </w:p>
    <w:p w:rsidR="00952D15" w:rsidRDefault="00952D15" w:rsidP="00C47018">
      <w:pPr>
        <w:outlineLvl w:val="3"/>
        <w:rPr>
          <w:noProof/>
        </w:rPr>
      </w:pPr>
      <w:r>
        <w:rPr>
          <w:rFonts w:hint="eastAsia"/>
          <w:noProof/>
        </w:rPr>
        <w:t>4.1</w:t>
      </w:r>
      <w:r>
        <w:rPr>
          <w:rFonts w:hint="eastAsia"/>
          <w:noProof/>
        </w:rPr>
        <w:t>、</w:t>
      </w:r>
      <w:r>
        <w:rPr>
          <w:rFonts w:hint="eastAsia"/>
          <w:noProof/>
        </w:rPr>
        <w:t>user</w:t>
      </w:r>
      <w:r>
        <w:rPr>
          <w:rFonts w:hint="eastAsia"/>
          <w:noProof/>
        </w:rPr>
        <w:t>组件</w:t>
      </w:r>
      <w:r>
        <w:rPr>
          <w:noProof/>
        </w:rPr>
        <w:t>配置</w:t>
      </w:r>
    </w:p>
    <w:p w:rsidR="00952D15" w:rsidRDefault="00952D15" w:rsidP="00470F92">
      <w:pPr>
        <w:rPr>
          <w:noProof/>
        </w:rPr>
      </w:pPr>
      <w:r>
        <w:rPr>
          <w:noProof/>
        </w:rPr>
        <w:drawing>
          <wp:inline distT="0" distB="0" distL="0" distR="0" wp14:anchorId="3695DE2F" wp14:editId="0DAE98D4">
            <wp:extent cx="6645910" cy="7600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760095"/>
                    </a:xfrm>
                    <a:prstGeom prst="rect">
                      <a:avLst/>
                    </a:prstGeom>
                  </pic:spPr>
                </pic:pic>
              </a:graphicData>
            </a:graphic>
          </wp:inline>
        </w:drawing>
      </w:r>
    </w:p>
    <w:p w:rsidR="00952D15" w:rsidRDefault="00952D15" w:rsidP="00C47018">
      <w:pPr>
        <w:outlineLvl w:val="3"/>
        <w:rPr>
          <w:noProof/>
        </w:rPr>
      </w:pPr>
      <w:r>
        <w:rPr>
          <w:rFonts w:hint="eastAsia"/>
          <w:noProof/>
        </w:rPr>
        <w:t>4</w:t>
      </w:r>
      <w:r>
        <w:rPr>
          <w:noProof/>
        </w:rPr>
        <w:t>.2</w:t>
      </w:r>
      <w:r>
        <w:rPr>
          <w:rFonts w:hint="eastAsia"/>
          <w:noProof/>
        </w:rPr>
        <w:t>、</w:t>
      </w:r>
      <w:r>
        <w:rPr>
          <w:noProof/>
        </w:rPr>
        <w:t>缓存组件</w:t>
      </w:r>
    </w:p>
    <w:p w:rsidR="00952D15" w:rsidRDefault="00952D15" w:rsidP="00470F92">
      <w:pPr>
        <w:rPr>
          <w:noProof/>
        </w:rPr>
      </w:pPr>
      <w:r>
        <w:rPr>
          <w:noProof/>
        </w:rPr>
        <w:drawing>
          <wp:inline distT="0" distB="0" distL="0" distR="0" wp14:anchorId="77716928" wp14:editId="6EEBED8B">
            <wp:extent cx="6645910" cy="1682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8275"/>
                    </a:xfrm>
                    <a:prstGeom prst="rect">
                      <a:avLst/>
                    </a:prstGeom>
                  </pic:spPr>
                </pic:pic>
              </a:graphicData>
            </a:graphic>
          </wp:inline>
        </w:drawing>
      </w:r>
    </w:p>
    <w:p w:rsidR="00952D15" w:rsidRDefault="00952D15" w:rsidP="00470F92">
      <w:pPr>
        <w:rPr>
          <w:noProof/>
        </w:rPr>
      </w:pPr>
      <w:r>
        <w:rPr>
          <w:noProof/>
        </w:rPr>
        <w:drawing>
          <wp:inline distT="0" distB="0" distL="0" distR="0" wp14:anchorId="63F99F1A" wp14:editId="6884558D">
            <wp:extent cx="6645910" cy="1549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54940"/>
                    </a:xfrm>
                    <a:prstGeom prst="rect">
                      <a:avLst/>
                    </a:prstGeom>
                  </pic:spPr>
                </pic:pic>
              </a:graphicData>
            </a:graphic>
          </wp:inline>
        </w:drawing>
      </w:r>
    </w:p>
    <w:p w:rsidR="00952D15" w:rsidRDefault="00952D15" w:rsidP="00470F92">
      <w:pPr>
        <w:rPr>
          <w:noProof/>
        </w:rPr>
      </w:pPr>
      <w:r>
        <w:rPr>
          <w:noProof/>
        </w:rPr>
        <w:drawing>
          <wp:inline distT="0" distB="0" distL="0" distR="0" wp14:anchorId="14375C31" wp14:editId="6A44B707">
            <wp:extent cx="6645910" cy="154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54940"/>
                    </a:xfrm>
                    <a:prstGeom prst="rect">
                      <a:avLst/>
                    </a:prstGeom>
                  </pic:spPr>
                </pic:pic>
              </a:graphicData>
            </a:graphic>
          </wp:inline>
        </w:drawing>
      </w:r>
    </w:p>
    <w:p w:rsidR="00952D15" w:rsidRDefault="00952D15" w:rsidP="00470F92">
      <w:pPr>
        <w:rPr>
          <w:noProof/>
        </w:rPr>
      </w:pPr>
      <w:r>
        <w:rPr>
          <w:noProof/>
        </w:rPr>
        <w:drawing>
          <wp:inline distT="0" distB="0" distL="0" distR="0" wp14:anchorId="33359564" wp14:editId="1C539739">
            <wp:extent cx="6645910" cy="1549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54940"/>
                    </a:xfrm>
                    <a:prstGeom prst="rect">
                      <a:avLst/>
                    </a:prstGeom>
                  </pic:spPr>
                </pic:pic>
              </a:graphicData>
            </a:graphic>
          </wp:inline>
        </w:drawing>
      </w:r>
    </w:p>
    <w:p w:rsidR="00952D15" w:rsidRDefault="00952D15" w:rsidP="00470F92">
      <w:pPr>
        <w:rPr>
          <w:noProof/>
        </w:rPr>
      </w:pPr>
      <w:r>
        <w:rPr>
          <w:noProof/>
        </w:rPr>
        <w:drawing>
          <wp:inline distT="0" distB="0" distL="0" distR="0" wp14:anchorId="23C5AB85" wp14:editId="2B81F38D">
            <wp:extent cx="6645910" cy="154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54940"/>
                    </a:xfrm>
                    <a:prstGeom prst="rect">
                      <a:avLst/>
                    </a:prstGeom>
                  </pic:spPr>
                </pic:pic>
              </a:graphicData>
            </a:graphic>
          </wp:inline>
        </w:drawing>
      </w:r>
    </w:p>
    <w:p w:rsidR="00952D15" w:rsidRDefault="00952D15" w:rsidP="00470F92">
      <w:pPr>
        <w:rPr>
          <w:noProof/>
        </w:rPr>
      </w:pPr>
      <w:r>
        <w:rPr>
          <w:noProof/>
        </w:rPr>
        <w:drawing>
          <wp:inline distT="0" distB="0" distL="0" distR="0" wp14:anchorId="4A1207EE" wp14:editId="235F115C">
            <wp:extent cx="6645910" cy="1549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54940"/>
                    </a:xfrm>
                    <a:prstGeom prst="rect">
                      <a:avLst/>
                    </a:prstGeom>
                  </pic:spPr>
                </pic:pic>
              </a:graphicData>
            </a:graphic>
          </wp:inline>
        </w:drawing>
      </w:r>
    </w:p>
    <w:p w:rsidR="00952D15" w:rsidRDefault="00952D15" w:rsidP="00470F92">
      <w:pPr>
        <w:rPr>
          <w:noProof/>
        </w:rPr>
      </w:pPr>
      <w:r>
        <w:rPr>
          <w:noProof/>
        </w:rPr>
        <w:drawing>
          <wp:inline distT="0" distB="0" distL="0" distR="0" wp14:anchorId="5987F91C" wp14:editId="30E90896">
            <wp:extent cx="6645910" cy="1549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54940"/>
                    </a:xfrm>
                    <a:prstGeom prst="rect">
                      <a:avLst/>
                    </a:prstGeom>
                  </pic:spPr>
                </pic:pic>
              </a:graphicData>
            </a:graphic>
          </wp:inline>
        </w:drawing>
      </w:r>
    </w:p>
    <w:p w:rsidR="00952D15" w:rsidRDefault="00952D15" w:rsidP="00C47018">
      <w:pPr>
        <w:outlineLvl w:val="3"/>
        <w:rPr>
          <w:noProof/>
        </w:rPr>
      </w:pPr>
      <w:r>
        <w:rPr>
          <w:rFonts w:hint="eastAsia"/>
          <w:noProof/>
        </w:rPr>
        <w:t>4</w:t>
      </w:r>
      <w:r>
        <w:rPr>
          <w:noProof/>
        </w:rPr>
        <w:t>.3</w:t>
      </w:r>
      <w:r w:rsidR="00EF6EDB">
        <w:rPr>
          <w:rFonts w:hint="eastAsia"/>
          <w:noProof/>
        </w:rPr>
        <w:t>、</w:t>
      </w:r>
      <w:r>
        <w:rPr>
          <w:rFonts w:hint="eastAsia"/>
          <w:noProof/>
        </w:rPr>
        <w:t>数据</w:t>
      </w:r>
      <w:r>
        <w:rPr>
          <w:noProof/>
        </w:rPr>
        <w:t>库组件</w:t>
      </w:r>
    </w:p>
    <w:p w:rsidR="00952D15" w:rsidRDefault="00952D15" w:rsidP="00470F92">
      <w:pPr>
        <w:rPr>
          <w:noProof/>
        </w:rPr>
      </w:pPr>
      <w:r>
        <w:rPr>
          <w:noProof/>
        </w:rPr>
        <w:drawing>
          <wp:inline distT="0" distB="0" distL="0" distR="0" wp14:anchorId="243DD0BF" wp14:editId="47C7A15D">
            <wp:extent cx="6645910" cy="7404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740410"/>
                    </a:xfrm>
                    <a:prstGeom prst="rect">
                      <a:avLst/>
                    </a:prstGeom>
                  </pic:spPr>
                </pic:pic>
              </a:graphicData>
            </a:graphic>
          </wp:inline>
        </w:drawing>
      </w:r>
    </w:p>
    <w:p w:rsidR="00952D15" w:rsidRDefault="00952D15" w:rsidP="00470F92">
      <w:pPr>
        <w:rPr>
          <w:noProof/>
        </w:rPr>
      </w:pPr>
      <w:r>
        <w:rPr>
          <w:noProof/>
        </w:rPr>
        <w:drawing>
          <wp:inline distT="0" distB="0" distL="0" distR="0" wp14:anchorId="071A0C8B" wp14:editId="33860889">
            <wp:extent cx="6645910" cy="20872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087245"/>
                    </a:xfrm>
                    <a:prstGeom prst="rect">
                      <a:avLst/>
                    </a:prstGeom>
                  </pic:spPr>
                </pic:pic>
              </a:graphicData>
            </a:graphic>
          </wp:inline>
        </w:drawing>
      </w:r>
    </w:p>
    <w:p w:rsidR="00952D15" w:rsidRDefault="00952D15" w:rsidP="00C47018">
      <w:pPr>
        <w:outlineLvl w:val="3"/>
        <w:rPr>
          <w:noProof/>
        </w:rPr>
      </w:pPr>
      <w:r>
        <w:rPr>
          <w:rFonts w:hint="eastAsia"/>
          <w:noProof/>
        </w:rPr>
        <w:t>4</w:t>
      </w:r>
      <w:r>
        <w:rPr>
          <w:noProof/>
        </w:rPr>
        <w:t>.4</w:t>
      </w:r>
      <w:r>
        <w:rPr>
          <w:rFonts w:hint="eastAsia"/>
          <w:noProof/>
        </w:rPr>
        <w:t>、</w:t>
      </w:r>
      <w:r>
        <w:rPr>
          <w:noProof/>
        </w:rPr>
        <w:t>错误处理</w:t>
      </w:r>
    </w:p>
    <w:p w:rsidR="00952D15" w:rsidRDefault="00952D15" w:rsidP="00470F92">
      <w:pPr>
        <w:rPr>
          <w:noProof/>
        </w:rPr>
      </w:pPr>
      <w:r>
        <w:rPr>
          <w:noProof/>
        </w:rPr>
        <w:drawing>
          <wp:inline distT="0" distB="0" distL="0" distR="0" wp14:anchorId="5C792F39" wp14:editId="1098101F">
            <wp:extent cx="6645910" cy="7562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756285"/>
                    </a:xfrm>
                    <a:prstGeom prst="rect">
                      <a:avLst/>
                    </a:prstGeom>
                  </pic:spPr>
                </pic:pic>
              </a:graphicData>
            </a:graphic>
          </wp:inline>
        </w:drawing>
      </w:r>
    </w:p>
    <w:p w:rsidR="004C5B38" w:rsidRDefault="004C5B38" w:rsidP="00C47018">
      <w:pPr>
        <w:outlineLvl w:val="3"/>
        <w:rPr>
          <w:noProof/>
        </w:rPr>
      </w:pPr>
      <w:r>
        <w:rPr>
          <w:rFonts w:hint="eastAsia"/>
          <w:noProof/>
        </w:rPr>
        <w:t>4</w:t>
      </w:r>
      <w:r>
        <w:rPr>
          <w:noProof/>
        </w:rPr>
        <w:t>.5</w:t>
      </w:r>
      <w:r>
        <w:rPr>
          <w:rFonts w:hint="eastAsia"/>
          <w:noProof/>
        </w:rPr>
        <w:t>、</w:t>
      </w:r>
      <w:r>
        <w:rPr>
          <w:rFonts w:hint="eastAsia"/>
          <w:noProof/>
        </w:rPr>
        <w:t>url</w:t>
      </w:r>
      <w:r>
        <w:rPr>
          <w:rFonts w:hint="eastAsia"/>
          <w:noProof/>
        </w:rPr>
        <w:t>路由</w:t>
      </w:r>
      <w:r>
        <w:rPr>
          <w:noProof/>
        </w:rPr>
        <w:t>管理</w:t>
      </w:r>
    </w:p>
    <w:p w:rsidR="004C5B38" w:rsidRDefault="004C5B38" w:rsidP="00470F92">
      <w:pPr>
        <w:rPr>
          <w:noProof/>
        </w:rPr>
      </w:pPr>
      <w:r>
        <w:rPr>
          <w:noProof/>
        </w:rPr>
        <w:drawing>
          <wp:inline distT="0" distB="0" distL="0" distR="0" wp14:anchorId="5351B361" wp14:editId="22673388">
            <wp:extent cx="6645910" cy="19297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929765"/>
                    </a:xfrm>
                    <a:prstGeom prst="rect">
                      <a:avLst/>
                    </a:prstGeom>
                  </pic:spPr>
                </pic:pic>
              </a:graphicData>
            </a:graphic>
          </wp:inline>
        </w:drawing>
      </w:r>
    </w:p>
    <w:p w:rsidR="004C5B38" w:rsidRDefault="004C5B38" w:rsidP="00C47018">
      <w:pPr>
        <w:outlineLvl w:val="3"/>
        <w:rPr>
          <w:noProof/>
        </w:rPr>
      </w:pPr>
      <w:r>
        <w:rPr>
          <w:rFonts w:hint="eastAsia"/>
          <w:noProof/>
        </w:rPr>
        <w:t>4.6</w:t>
      </w:r>
      <w:r w:rsidR="00C47018">
        <w:rPr>
          <w:rFonts w:hint="eastAsia"/>
          <w:noProof/>
        </w:rPr>
        <w:t>、</w:t>
      </w:r>
      <w:r>
        <w:rPr>
          <w:rFonts w:hint="eastAsia"/>
          <w:noProof/>
        </w:rPr>
        <w:t>记录</w:t>
      </w:r>
    </w:p>
    <w:p w:rsidR="004C5B38" w:rsidRDefault="004C5B38" w:rsidP="00470F92">
      <w:pPr>
        <w:rPr>
          <w:noProof/>
        </w:rPr>
      </w:pPr>
      <w:r>
        <w:rPr>
          <w:noProof/>
        </w:rPr>
        <w:drawing>
          <wp:inline distT="0" distB="0" distL="0" distR="0" wp14:anchorId="0E7B0EB9" wp14:editId="5ABAA988">
            <wp:extent cx="6645910" cy="26460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646045"/>
                    </a:xfrm>
                    <a:prstGeom prst="rect">
                      <a:avLst/>
                    </a:prstGeom>
                  </pic:spPr>
                </pic:pic>
              </a:graphicData>
            </a:graphic>
          </wp:inline>
        </w:drawing>
      </w:r>
    </w:p>
    <w:p w:rsidR="00AB044F" w:rsidRDefault="004C5B38" w:rsidP="00470F92">
      <w:pPr>
        <w:rPr>
          <w:noProof/>
        </w:rPr>
      </w:pPr>
      <w:r>
        <w:rPr>
          <w:noProof/>
        </w:rPr>
        <w:drawing>
          <wp:inline distT="0" distB="0" distL="0" distR="0" wp14:anchorId="0A114589" wp14:editId="13663B61">
            <wp:extent cx="6645910" cy="4413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41325"/>
                    </a:xfrm>
                    <a:prstGeom prst="rect">
                      <a:avLst/>
                    </a:prstGeom>
                  </pic:spPr>
                </pic:pic>
              </a:graphicData>
            </a:graphic>
          </wp:inline>
        </w:drawing>
      </w:r>
    </w:p>
    <w:p w:rsidR="004C5B38" w:rsidRDefault="004C5B38" w:rsidP="00365C6C">
      <w:pPr>
        <w:outlineLvl w:val="2"/>
        <w:rPr>
          <w:noProof/>
        </w:rPr>
      </w:pPr>
      <w:r>
        <w:rPr>
          <w:rFonts w:hint="eastAsia"/>
          <w:noProof/>
        </w:rPr>
        <w:t>5</w:t>
      </w:r>
      <w:r>
        <w:rPr>
          <w:rFonts w:hint="eastAsia"/>
          <w:noProof/>
        </w:rPr>
        <w:t>、</w:t>
      </w:r>
      <w:r>
        <w:rPr>
          <w:noProof/>
        </w:rPr>
        <w:t>访问应用层参数</w:t>
      </w:r>
    </w:p>
    <w:p w:rsidR="004C5B38" w:rsidRDefault="004C5B38" w:rsidP="00470F92">
      <w:pPr>
        <w:rPr>
          <w:noProof/>
        </w:rPr>
      </w:pPr>
      <w:r>
        <w:rPr>
          <w:noProof/>
        </w:rPr>
        <w:drawing>
          <wp:inline distT="0" distB="0" distL="0" distR="0" wp14:anchorId="2EB5FF94" wp14:editId="01131A09">
            <wp:extent cx="6645910" cy="5613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561340"/>
                    </a:xfrm>
                    <a:prstGeom prst="rect">
                      <a:avLst/>
                    </a:prstGeom>
                  </pic:spPr>
                </pic:pic>
              </a:graphicData>
            </a:graphic>
          </wp:inline>
        </w:drawing>
      </w:r>
    </w:p>
    <w:p w:rsidR="004C5B38" w:rsidRDefault="004C5B38" w:rsidP="00470F92">
      <w:pPr>
        <w:rPr>
          <w:noProof/>
        </w:rPr>
      </w:pPr>
    </w:p>
    <w:p w:rsidR="006B5EDB" w:rsidRDefault="006B5EDB" w:rsidP="00365C6C">
      <w:pPr>
        <w:outlineLvl w:val="1"/>
        <w:rPr>
          <w:noProof/>
        </w:rPr>
      </w:pPr>
      <w:r>
        <w:rPr>
          <w:rFonts w:hint="eastAsia"/>
          <w:noProof/>
        </w:rPr>
        <w:t>三</w:t>
      </w:r>
      <w:r>
        <w:rPr>
          <w:noProof/>
        </w:rPr>
        <w:t>、核心应用</w:t>
      </w:r>
      <w:r>
        <w:rPr>
          <w:rFonts w:hint="eastAsia"/>
          <w:noProof/>
        </w:rPr>
        <w:t>组件</w:t>
      </w:r>
    </w:p>
    <w:p w:rsidR="006B5EDB" w:rsidRDefault="006B5EDB" w:rsidP="00470F92">
      <w:pPr>
        <w:rPr>
          <w:noProof/>
        </w:rPr>
      </w:pPr>
      <w:r>
        <w:rPr>
          <w:rFonts w:hint="eastAsia"/>
          <w:noProof/>
        </w:rPr>
        <w:t>Yii</w:t>
      </w:r>
      <w:r>
        <w:rPr>
          <w:rFonts w:hint="eastAsia"/>
          <w:noProof/>
        </w:rPr>
        <w:t>预定</w:t>
      </w:r>
      <w:r>
        <w:rPr>
          <w:noProof/>
        </w:rPr>
        <w:t>义了一系列核心应用组件，提供常见</w:t>
      </w:r>
      <w:r>
        <w:rPr>
          <w:rFonts w:hint="eastAsia"/>
          <w:noProof/>
        </w:rPr>
        <w:t>web</w:t>
      </w:r>
      <w:r>
        <w:rPr>
          <w:rFonts w:hint="eastAsia"/>
          <w:noProof/>
        </w:rPr>
        <w:t>应用</w:t>
      </w:r>
      <w:r>
        <w:rPr>
          <w:noProof/>
        </w:rPr>
        <w:t>中所用的功能。例如，</w:t>
      </w:r>
      <w:r>
        <w:rPr>
          <w:rFonts w:hint="eastAsia"/>
          <w:noProof/>
        </w:rPr>
        <w:t>request</w:t>
      </w:r>
      <w:r>
        <w:rPr>
          <w:rFonts w:hint="eastAsia"/>
          <w:noProof/>
        </w:rPr>
        <w:t>组件</w:t>
      </w:r>
      <w:r>
        <w:rPr>
          <w:noProof/>
        </w:rPr>
        <w:t>用于解析用户请求并提供例如</w:t>
      </w:r>
      <w:r>
        <w:rPr>
          <w:rFonts w:hint="eastAsia"/>
          <w:noProof/>
        </w:rPr>
        <w:t>URL,</w:t>
      </w:r>
      <w:r>
        <w:rPr>
          <w:noProof/>
        </w:rPr>
        <w:t>cookie</w:t>
      </w:r>
      <w:r>
        <w:rPr>
          <w:rFonts w:hint="eastAsia"/>
          <w:noProof/>
        </w:rPr>
        <w:t>等</w:t>
      </w:r>
      <w:r>
        <w:rPr>
          <w:noProof/>
        </w:rPr>
        <w:t>信息</w:t>
      </w:r>
      <w:r>
        <w:rPr>
          <w:rFonts w:hint="eastAsia"/>
          <w:noProof/>
        </w:rPr>
        <w:t>。</w:t>
      </w:r>
      <w:r>
        <w:rPr>
          <w:noProof/>
        </w:rPr>
        <w:t>通过配置这些核心组件</w:t>
      </w:r>
      <w:r>
        <w:rPr>
          <w:rFonts w:hint="eastAsia"/>
          <w:noProof/>
        </w:rPr>
        <w:t>的</w:t>
      </w:r>
      <w:r>
        <w:rPr>
          <w:noProof/>
        </w:rPr>
        <w:t>属性，我们可以几乎</w:t>
      </w:r>
      <w:r w:rsidR="00FC0551">
        <w:rPr>
          <w:rFonts w:hint="eastAsia"/>
          <w:noProof/>
        </w:rPr>
        <w:t>所有</w:t>
      </w:r>
      <w:r>
        <w:rPr>
          <w:rFonts w:hint="eastAsia"/>
          <w:noProof/>
        </w:rPr>
        <w:t>的</w:t>
      </w:r>
      <w:r>
        <w:rPr>
          <w:noProof/>
        </w:rPr>
        <w:t>修改</w:t>
      </w:r>
      <w:r>
        <w:rPr>
          <w:rFonts w:hint="eastAsia"/>
          <w:noProof/>
        </w:rPr>
        <w:t>Yii</w:t>
      </w:r>
      <w:r>
        <w:rPr>
          <w:rFonts w:hint="eastAsia"/>
          <w:noProof/>
        </w:rPr>
        <w:t>的</w:t>
      </w:r>
      <w:r>
        <w:rPr>
          <w:noProof/>
        </w:rPr>
        <w:t>默认行为。</w:t>
      </w:r>
    </w:p>
    <w:p w:rsidR="006B5EDB" w:rsidRDefault="006B5EDB" w:rsidP="00470F92">
      <w:pPr>
        <w:rPr>
          <w:noProof/>
        </w:rPr>
      </w:pPr>
    </w:p>
    <w:p w:rsidR="006B5EDB" w:rsidRDefault="006B5EDB" w:rsidP="00470F92">
      <w:pPr>
        <w:rPr>
          <w:noProof/>
        </w:rPr>
      </w:pPr>
      <w:r>
        <w:rPr>
          <w:rFonts w:hint="eastAsia"/>
          <w:noProof/>
        </w:rPr>
        <w:t>下</w:t>
      </w:r>
      <w:r>
        <w:rPr>
          <w:noProof/>
        </w:rPr>
        <w:t>面我们列出了由</w:t>
      </w:r>
      <w:r>
        <w:rPr>
          <w:rFonts w:hint="eastAsia"/>
          <w:noProof/>
        </w:rPr>
        <w:t>C</w:t>
      </w:r>
      <w:r>
        <w:rPr>
          <w:noProof/>
        </w:rPr>
        <w:t>w</w:t>
      </w:r>
      <w:r>
        <w:rPr>
          <w:rFonts w:hint="eastAsia"/>
          <w:noProof/>
        </w:rPr>
        <w:t>ebApplication</w:t>
      </w:r>
      <w:r>
        <w:rPr>
          <w:rFonts w:hint="eastAsia"/>
          <w:noProof/>
        </w:rPr>
        <w:t>预定义</w:t>
      </w:r>
      <w:r>
        <w:rPr>
          <w:noProof/>
        </w:rPr>
        <w:t>的核心组件。</w:t>
      </w:r>
    </w:p>
    <w:p w:rsidR="006B5EDB" w:rsidRDefault="006B5EDB" w:rsidP="00470F92">
      <w:pPr>
        <w:rPr>
          <w:noProof/>
        </w:rPr>
      </w:pPr>
      <w:r>
        <w:rPr>
          <w:noProof/>
        </w:rPr>
        <w:drawing>
          <wp:inline distT="0" distB="0" distL="0" distR="0" wp14:anchorId="25C5F023" wp14:editId="6BDA6771">
            <wp:extent cx="6645910" cy="5613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561340"/>
                    </a:xfrm>
                    <a:prstGeom prst="rect">
                      <a:avLst/>
                    </a:prstGeom>
                  </pic:spPr>
                </pic:pic>
              </a:graphicData>
            </a:graphic>
          </wp:inline>
        </w:drawing>
      </w:r>
    </w:p>
    <w:p w:rsidR="006B5EDB" w:rsidRDefault="006B5EDB" w:rsidP="00470F92">
      <w:pPr>
        <w:rPr>
          <w:noProof/>
        </w:rPr>
      </w:pPr>
      <w:r>
        <w:rPr>
          <w:noProof/>
        </w:rPr>
        <w:drawing>
          <wp:inline distT="0" distB="0" distL="0" distR="0" wp14:anchorId="11A1A1E6" wp14:editId="4AD769F7">
            <wp:extent cx="6645910" cy="5613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561340"/>
                    </a:xfrm>
                    <a:prstGeom prst="rect">
                      <a:avLst/>
                    </a:prstGeom>
                  </pic:spPr>
                </pic:pic>
              </a:graphicData>
            </a:graphic>
          </wp:inline>
        </w:drawing>
      </w:r>
    </w:p>
    <w:p w:rsidR="006B5EDB" w:rsidRDefault="005F5074" w:rsidP="00470F92">
      <w:pPr>
        <w:rPr>
          <w:noProof/>
        </w:rPr>
      </w:pPr>
      <w:r>
        <w:rPr>
          <w:noProof/>
        </w:rPr>
        <w:drawing>
          <wp:inline distT="0" distB="0" distL="0" distR="0" wp14:anchorId="5893AA39" wp14:editId="7DF25B93">
            <wp:extent cx="6645910" cy="6089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608965"/>
                    </a:xfrm>
                    <a:prstGeom prst="rect">
                      <a:avLst/>
                    </a:prstGeom>
                  </pic:spPr>
                </pic:pic>
              </a:graphicData>
            </a:graphic>
          </wp:inline>
        </w:drawing>
      </w:r>
    </w:p>
    <w:p w:rsidR="005F5074" w:rsidRDefault="005F5074" w:rsidP="00470F92">
      <w:pPr>
        <w:rPr>
          <w:noProof/>
        </w:rPr>
      </w:pPr>
      <w:r>
        <w:rPr>
          <w:noProof/>
        </w:rPr>
        <w:drawing>
          <wp:inline distT="0" distB="0" distL="0" distR="0" wp14:anchorId="7F834C81" wp14:editId="35BD7760">
            <wp:extent cx="6645910" cy="5556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555625"/>
                    </a:xfrm>
                    <a:prstGeom prst="rect">
                      <a:avLst/>
                    </a:prstGeom>
                  </pic:spPr>
                </pic:pic>
              </a:graphicData>
            </a:graphic>
          </wp:inline>
        </w:drawing>
      </w:r>
    </w:p>
    <w:p w:rsidR="005F5074" w:rsidRDefault="005F5074" w:rsidP="00470F92">
      <w:pPr>
        <w:rPr>
          <w:noProof/>
        </w:rPr>
      </w:pPr>
      <w:r>
        <w:rPr>
          <w:noProof/>
        </w:rPr>
        <w:drawing>
          <wp:inline distT="0" distB="0" distL="0" distR="0" wp14:anchorId="60C41C04" wp14:editId="7A5BE9A6">
            <wp:extent cx="6645910" cy="55562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555625"/>
                    </a:xfrm>
                    <a:prstGeom prst="rect">
                      <a:avLst/>
                    </a:prstGeom>
                  </pic:spPr>
                </pic:pic>
              </a:graphicData>
            </a:graphic>
          </wp:inline>
        </w:drawing>
      </w:r>
    </w:p>
    <w:p w:rsidR="005F5074" w:rsidRDefault="005F5074" w:rsidP="00470F92">
      <w:pPr>
        <w:rPr>
          <w:noProof/>
        </w:rPr>
      </w:pPr>
      <w:r>
        <w:rPr>
          <w:noProof/>
        </w:rPr>
        <w:drawing>
          <wp:inline distT="0" distB="0" distL="0" distR="0" wp14:anchorId="7A1A56C5" wp14:editId="0D1F1C05">
            <wp:extent cx="6645910" cy="55562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555625"/>
                    </a:xfrm>
                    <a:prstGeom prst="rect">
                      <a:avLst/>
                    </a:prstGeom>
                  </pic:spPr>
                </pic:pic>
              </a:graphicData>
            </a:graphic>
          </wp:inline>
        </w:drawing>
      </w:r>
    </w:p>
    <w:p w:rsidR="005F5074" w:rsidRDefault="005F5074" w:rsidP="00470F92">
      <w:pPr>
        <w:rPr>
          <w:noProof/>
        </w:rPr>
      </w:pPr>
      <w:r>
        <w:rPr>
          <w:noProof/>
        </w:rPr>
        <w:drawing>
          <wp:inline distT="0" distB="0" distL="0" distR="0" wp14:anchorId="5261C234" wp14:editId="79A76EDF">
            <wp:extent cx="6645910" cy="2406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40665"/>
                    </a:xfrm>
                    <a:prstGeom prst="rect">
                      <a:avLst/>
                    </a:prstGeom>
                  </pic:spPr>
                </pic:pic>
              </a:graphicData>
            </a:graphic>
          </wp:inline>
        </w:drawing>
      </w:r>
    </w:p>
    <w:p w:rsidR="004C5B38" w:rsidRDefault="004C5B38" w:rsidP="00470F92">
      <w:pPr>
        <w:rPr>
          <w:noProof/>
        </w:rPr>
      </w:pPr>
    </w:p>
    <w:p w:rsidR="0021383D" w:rsidRDefault="0021383D" w:rsidP="00E52054">
      <w:pPr>
        <w:outlineLvl w:val="1"/>
        <w:rPr>
          <w:noProof/>
        </w:rPr>
      </w:pPr>
      <w:r>
        <w:rPr>
          <w:rFonts w:hint="eastAsia"/>
          <w:noProof/>
        </w:rPr>
        <w:t>四</w:t>
      </w:r>
      <w:r>
        <w:rPr>
          <w:noProof/>
        </w:rPr>
        <w:t>、控制器</w:t>
      </w:r>
      <w:r>
        <w:rPr>
          <w:rFonts w:hint="eastAsia"/>
          <w:noProof/>
        </w:rPr>
        <w:t>（</w:t>
      </w:r>
      <w:r>
        <w:rPr>
          <w:rFonts w:hint="eastAsia"/>
          <w:noProof/>
        </w:rPr>
        <w:t>Controller</w:t>
      </w:r>
      <w:r>
        <w:rPr>
          <w:noProof/>
        </w:rPr>
        <w:t>）</w:t>
      </w:r>
    </w:p>
    <w:p w:rsidR="0021383D" w:rsidRDefault="0021383D" w:rsidP="00470F92">
      <w:pPr>
        <w:rPr>
          <w:noProof/>
        </w:rPr>
      </w:pPr>
      <w:r>
        <w:rPr>
          <w:rFonts w:hint="eastAsia"/>
          <w:noProof/>
        </w:rPr>
        <w:t>控制</w:t>
      </w:r>
      <w:r>
        <w:rPr>
          <w:noProof/>
        </w:rPr>
        <w:t>器</w:t>
      </w:r>
      <w:r>
        <w:rPr>
          <w:rFonts w:hint="eastAsia"/>
          <w:noProof/>
        </w:rPr>
        <w:t>是</w:t>
      </w:r>
      <w:r>
        <w:rPr>
          <w:rFonts w:hint="eastAsia"/>
          <w:noProof/>
        </w:rPr>
        <w:t>C</w:t>
      </w:r>
      <w:r>
        <w:rPr>
          <w:noProof/>
        </w:rPr>
        <w:t>C</w:t>
      </w:r>
      <w:r>
        <w:rPr>
          <w:rFonts w:hint="eastAsia"/>
          <w:noProof/>
        </w:rPr>
        <w:t>ontroller</w:t>
      </w:r>
      <w:r>
        <w:rPr>
          <w:rFonts w:hint="eastAsia"/>
          <w:noProof/>
        </w:rPr>
        <w:t>类</w:t>
      </w:r>
      <w:r>
        <w:rPr>
          <w:noProof/>
        </w:rPr>
        <w:t>的</w:t>
      </w:r>
      <w:r>
        <w:rPr>
          <w:rFonts w:hint="eastAsia"/>
          <w:noProof/>
        </w:rPr>
        <w:t>子</w:t>
      </w:r>
      <w:r>
        <w:rPr>
          <w:noProof/>
        </w:rPr>
        <w:t>类的实例。</w:t>
      </w:r>
      <w:r>
        <w:rPr>
          <w:rFonts w:hint="eastAsia"/>
          <w:noProof/>
        </w:rPr>
        <w:t>它在</w:t>
      </w:r>
      <w:r>
        <w:rPr>
          <w:noProof/>
        </w:rPr>
        <w:t>当用户请求</w:t>
      </w:r>
      <w:r>
        <w:rPr>
          <w:rFonts w:hint="eastAsia"/>
          <w:noProof/>
        </w:rPr>
        <w:t>时</w:t>
      </w:r>
      <w:r>
        <w:rPr>
          <w:noProof/>
        </w:rPr>
        <w:t>由应用创建</w:t>
      </w:r>
      <w:r>
        <w:rPr>
          <w:rFonts w:hint="eastAsia"/>
          <w:noProof/>
        </w:rPr>
        <w:t xml:space="preserve"> </w:t>
      </w:r>
      <w:r>
        <w:rPr>
          <w:rFonts w:hint="eastAsia"/>
          <w:noProof/>
        </w:rPr>
        <w:t>。</w:t>
      </w:r>
      <w:r>
        <w:rPr>
          <w:noProof/>
        </w:rPr>
        <w:t>当一个控制器运行时，它执行</w:t>
      </w:r>
      <w:r>
        <w:rPr>
          <w:rFonts w:hint="eastAsia"/>
          <w:noProof/>
        </w:rPr>
        <w:t>所</w:t>
      </w:r>
      <w:r>
        <w:rPr>
          <w:noProof/>
        </w:rPr>
        <w:t>请求的动作（控制器类方法），动作通常会引入所必</w:t>
      </w:r>
      <w:r>
        <w:rPr>
          <w:rFonts w:hint="eastAsia"/>
          <w:noProof/>
        </w:rPr>
        <w:t>要</w:t>
      </w:r>
      <w:r>
        <w:rPr>
          <w:noProof/>
        </w:rPr>
        <w:t>的模型并渲染相应的视图。</w:t>
      </w:r>
      <w:r>
        <w:rPr>
          <w:rFonts w:hint="eastAsia"/>
          <w:noProof/>
        </w:rPr>
        <w:t>动作</w:t>
      </w:r>
      <w:r>
        <w:rPr>
          <w:noProof/>
        </w:rPr>
        <w:t>，就是一个名字</w:t>
      </w:r>
      <w:r>
        <w:rPr>
          <w:rFonts w:hint="eastAsia"/>
          <w:noProof/>
        </w:rPr>
        <w:t>以</w:t>
      </w:r>
      <w:r>
        <w:rPr>
          <w:rFonts w:hint="eastAsia"/>
          <w:noProof/>
        </w:rPr>
        <w:t>action</w:t>
      </w:r>
      <w:r>
        <w:rPr>
          <w:rFonts w:hint="eastAsia"/>
          <w:noProof/>
        </w:rPr>
        <w:t>开关</w:t>
      </w:r>
      <w:r>
        <w:rPr>
          <w:noProof/>
        </w:rPr>
        <w:t>的控制器类方法</w:t>
      </w:r>
      <w:r>
        <w:rPr>
          <w:rFonts w:hint="eastAsia"/>
          <w:noProof/>
        </w:rPr>
        <w:t>。</w:t>
      </w:r>
    </w:p>
    <w:p w:rsidR="0021383D" w:rsidRDefault="0021383D" w:rsidP="00470F92">
      <w:pPr>
        <w:rPr>
          <w:noProof/>
        </w:rPr>
      </w:pPr>
      <w:r>
        <w:rPr>
          <w:noProof/>
        </w:rPr>
        <w:drawing>
          <wp:inline distT="0" distB="0" distL="0" distR="0" wp14:anchorId="0F839FEA" wp14:editId="22DDC74B">
            <wp:extent cx="6645910" cy="9175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917575"/>
                    </a:xfrm>
                    <a:prstGeom prst="rect">
                      <a:avLst/>
                    </a:prstGeom>
                  </pic:spPr>
                </pic:pic>
              </a:graphicData>
            </a:graphic>
          </wp:inline>
        </w:drawing>
      </w:r>
    </w:p>
    <w:p w:rsidR="00633B69" w:rsidRDefault="00633B69" w:rsidP="00470F92">
      <w:pPr>
        <w:rPr>
          <w:noProof/>
        </w:rPr>
      </w:pPr>
      <w:r>
        <w:rPr>
          <w:rFonts w:hint="eastAsia"/>
          <w:noProof/>
        </w:rPr>
        <w:t>注</w:t>
      </w:r>
      <w:r>
        <w:rPr>
          <w:noProof/>
        </w:rPr>
        <w:t>：</w:t>
      </w:r>
      <w:r>
        <w:rPr>
          <w:rFonts w:hint="eastAsia"/>
          <w:noProof/>
        </w:rPr>
        <w:t>1</w:t>
      </w:r>
      <w:r>
        <w:rPr>
          <w:rFonts w:hint="eastAsia"/>
          <w:noProof/>
        </w:rPr>
        <w:t>、</w:t>
      </w:r>
      <w:r>
        <w:rPr>
          <w:noProof/>
        </w:rPr>
        <w:t>可通过配置</w:t>
      </w:r>
      <w:r>
        <w:rPr>
          <w:rFonts w:hint="eastAsia"/>
          <w:noProof/>
        </w:rPr>
        <w:t>yii\base\Application::controllerMap</w:t>
      </w:r>
      <w:r>
        <w:rPr>
          <w:rFonts w:hint="eastAsia"/>
          <w:noProof/>
        </w:rPr>
        <w:t>来</w:t>
      </w:r>
      <w:r>
        <w:rPr>
          <w:noProof/>
        </w:rPr>
        <w:t>强制上</w:t>
      </w:r>
      <w:r>
        <w:rPr>
          <w:rFonts w:hint="eastAsia"/>
          <w:noProof/>
        </w:rPr>
        <w:t>述</w:t>
      </w:r>
      <w:r>
        <w:rPr>
          <w:noProof/>
        </w:rPr>
        <w:t>的控制器</w:t>
      </w:r>
      <w:r>
        <w:rPr>
          <w:rFonts w:hint="eastAsia"/>
          <w:noProof/>
        </w:rPr>
        <w:t>ID</w:t>
      </w:r>
      <w:r>
        <w:rPr>
          <w:rFonts w:hint="eastAsia"/>
          <w:noProof/>
        </w:rPr>
        <w:t>和</w:t>
      </w:r>
      <w:r>
        <w:rPr>
          <w:noProof/>
        </w:rPr>
        <w:t>类名对应，</w:t>
      </w:r>
      <w:r>
        <w:rPr>
          <w:rFonts w:hint="eastAsia"/>
          <w:noProof/>
        </w:rPr>
        <w:t>通常</w:t>
      </w:r>
      <w:r>
        <w:rPr>
          <w:noProof/>
        </w:rPr>
        <w:t>用</w:t>
      </w:r>
      <w:r>
        <w:rPr>
          <w:rFonts w:hint="eastAsia"/>
          <w:noProof/>
        </w:rPr>
        <w:t>在</w:t>
      </w:r>
      <w:r>
        <w:rPr>
          <w:noProof/>
        </w:rPr>
        <w:t>使用第三方不能掌控类名的控制</w:t>
      </w:r>
      <w:r>
        <w:rPr>
          <w:rFonts w:hint="eastAsia"/>
          <w:noProof/>
        </w:rPr>
        <w:t>器</w:t>
      </w:r>
      <w:r>
        <w:rPr>
          <w:noProof/>
        </w:rPr>
        <w:t>上。</w:t>
      </w:r>
      <w:r>
        <w:rPr>
          <w:rFonts w:hint="eastAsia"/>
          <w:noProof/>
        </w:rPr>
        <w:t>如</w:t>
      </w:r>
      <w:r>
        <w:rPr>
          <w:noProof/>
        </w:rPr>
        <w:t>：</w:t>
      </w:r>
    </w:p>
    <w:p w:rsidR="00633B69" w:rsidRDefault="00633B69" w:rsidP="00470F92">
      <w:pPr>
        <w:rPr>
          <w:noProof/>
        </w:rPr>
      </w:pPr>
      <w:r>
        <w:rPr>
          <w:noProof/>
        </w:rPr>
        <w:tab/>
      </w:r>
      <w:r>
        <w:rPr>
          <w:rFonts w:hint="eastAsia"/>
          <w:noProof/>
        </w:rPr>
        <w:t>[</w:t>
      </w:r>
    </w:p>
    <w:p w:rsidR="00633B69" w:rsidRDefault="00633B69" w:rsidP="00633B69">
      <w:pPr>
        <w:ind w:firstLine="420"/>
        <w:rPr>
          <w:noProof/>
        </w:rPr>
      </w:pPr>
      <w:r>
        <w:rPr>
          <w:noProof/>
        </w:rPr>
        <w:tab/>
        <w:t>'controllerMap' =&gt; [</w:t>
      </w:r>
    </w:p>
    <w:p w:rsidR="00633B69" w:rsidRDefault="00633B69" w:rsidP="00633B69">
      <w:pPr>
        <w:ind w:firstLine="420"/>
        <w:rPr>
          <w:noProof/>
        </w:rPr>
      </w:pPr>
      <w:r>
        <w:rPr>
          <w:rFonts w:hint="eastAsia"/>
          <w:noProof/>
        </w:rPr>
        <w:t xml:space="preserve">        // </w:t>
      </w:r>
      <w:r>
        <w:rPr>
          <w:rFonts w:hint="eastAsia"/>
          <w:noProof/>
        </w:rPr>
        <w:t>用类名申明</w:t>
      </w:r>
      <w:r>
        <w:rPr>
          <w:rFonts w:hint="eastAsia"/>
          <w:noProof/>
        </w:rPr>
        <w:t xml:space="preserve"> "account" </w:t>
      </w:r>
      <w:r>
        <w:rPr>
          <w:rFonts w:hint="eastAsia"/>
          <w:noProof/>
        </w:rPr>
        <w:t>控制器</w:t>
      </w:r>
    </w:p>
    <w:p w:rsidR="00633B69" w:rsidRDefault="00633B69" w:rsidP="00633B69">
      <w:pPr>
        <w:ind w:firstLine="420"/>
        <w:rPr>
          <w:noProof/>
        </w:rPr>
      </w:pPr>
      <w:r>
        <w:rPr>
          <w:noProof/>
        </w:rPr>
        <w:t xml:space="preserve">        'account' =&gt; 'app\controllers\UserController',</w:t>
      </w:r>
    </w:p>
    <w:p w:rsidR="00633B69" w:rsidRDefault="00633B69" w:rsidP="00633B69">
      <w:pPr>
        <w:ind w:firstLine="420"/>
        <w:rPr>
          <w:noProof/>
        </w:rPr>
      </w:pPr>
    </w:p>
    <w:p w:rsidR="00633B69" w:rsidRDefault="00633B69" w:rsidP="00633B69">
      <w:pPr>
        <w:ind w:firstLine="420"/>
        <w:rPr>
          <w:noProof/>
        </w:rPr>
      </w:pPr>
      <w:r>
        <w:rPr>
          <w:rFonts w:hint="eastAsia"/>
          <w:noProof/>
        </w:rPr>
        <w:t xml:space="preserve">        // </w:t>
      </w:r>
      <w:r>
        <w:rPr>
          <w:rFonts w:hint="eastAsia"/>
          <w:noProof/>
        </w:rPr>
        <w:t>用配置数组申明</w:t>
      </w:r>
      <w:r>
        <w:rPr>
          <w:rFonts w:hint="eastAsia"/>
          <w:noProof/>
        </w:rPr>
        <w:t xml:space="preserve"> "article" </w:t>
      </w:r>
      <w:r>
        <w:rPr>
          <w:rFonts w:hint="eastAsia"/>
          <w:noProof/>
        </w:rPr>
        <w:t>控制器</w:t>
      </w:r>
    </w:p>
    <w:p w:rsidR="00633B69" w:rsidRDefault="00633B69" w:rsidP="00633B69">
      <w:pPr>
        <w:ind w:firstLine="420"/>
        <w:rPr>
          <w:noProof/>
        </w:rPr>
      </w:pPr>
      <w:r>
        <w:rPr>
          <w:noProof/>
        </w:rPr>
        <w:t xml:space="preserve">        'article' =&gt; [</w:t>
      </w:r>
    </w:p>
    <w:p w:rsidR="00633B69" w:rsidRDefault="00633B69" w:rsidP="00633B69">
      <w:pPr>
        <w:ind w:firstLine="420"/>
        <w:rPr>
          <w:noProof/>
        </w:rPr>
      </w:pPr>
      <w:r>
        <w:rPr>
          <w:noProof/>
        </w:rPr>
        <w:t xml:space="preserve">            'class' =&gt; 'app\controllers\PostController',</w:t>
      </w:r>
    </w:p>
    <w:p w:rsidR="00633B69" w:rsidRDefault="00633B69" w:rsidP="00633B69">
      <w:pPr>
        <w:ind w:firstLine="420"/>
        <w:rPr>
          <w:noProof/>
        </w:rPr>
      </w:pPr>
      <w:r>
        <w:rPr>
          <w:noProof/>
        </w:rPr>
        <w:t xml:space="preserve">            'enableCsrfValidation' =&gt; false,</w:t>
      </w:r>
    </w:p>
    <w:p w:rsidR="00633B69" w:rsidRDefault="00633B69" w:rsidP="00633B69">
      <w:pPr>
        <w:ind w:firstLine="420"/>
        <w:rPr>
          <w:noProof/>
        </w:rPr>
      </w:pPr>
      <w:r>
        <w:rPr>
          <w:noProof/>
        </w:rPr>
        <w:t xml:space="preserve">        ],</w:t>
      </w:r>
    </w:p>
    <w:p w:rsidR="00633B69" w:rsidRDefault="00633B69" w:rsidP="00633B69">
      <w:pPr>
        <w:ind w:firstLine="420"/>
        <w:rPr>
          <w:noProof/>
        </w:rPr>
      </w:pPr>
      <w:r>
        <w:rPr>
          <w:noProof/>
        </w:rPr>
        <w:t xml:space="preserve">    ],</w:t>
      </w:r>
    </w:p>
    <w:p w:rsidR="00633B69" w:rsidRDefault="00633B69" w:rsidP="00633B69">
      <w:pPr>
        <w:ind w:firstLine="420"/>
        <w:rPr>
          <w:noProof/>
        </w:rPr>
      </w:pPr>
      <w:r>
        <w:rPr>
          <w:rFonts w:hint="eastAsia"/>
          <w:noProof/>
        </w:rPr>
        <w:t>]</w:t>
      </w:r>
    </w:p>
    <w:p w:rsidR="00633B69" w:rsidRDefault="00633B69" w:rsidP="00633B69">
      <w:pPr>
        <w:ind w:firstLine="420"/>
        <w:rPr>
          <w:noProof/>
        </w:rPr>
      </w:pPr>
      <w:r>
        <w:rPr>
          <w:noProof/>
        </w:rPr>
        <w:t>2</w:t>
      </w:r>
      <w:r>
        <w:rPr>
          <w:rFonts w:hint="eastAsia"/>
          <w:noProof/>
        </w:rPr>
        <w:t>、每</w:t>
      </w:r>
      <w:r>
        <w:rPr>
          <w:noProof/>
        </w:rPr>
        <w:t>个应用有</w:t>
      </w:r>
      <w:r>
        <w:rPr>
          <w:rFonts w:hint="eastAsia"/>
          <w:noProof/>
        </w:rPr>
        <w:t>一</w:t>
      </w:r>
      <w:r>
        <w:rPr>
          <w:noProof/>
        </w:rPr>
        <w:t>个</w:t>
      </w:r>
      <w:r>
        <w:rPr>
          <w:rFonts w:hint="eastAsia"/>
          <w:noProof/>
        </w:rPr>
        <w:t>由</w:t>
      </w:r>
      <w:r>
        <w:rPr>
          <w:rFonts w:hint="eastAsia"/>
          <w:noProof/>
        </w:rPr>
        <w:t>yii\base\Application::default</w:t>
      </w:r>
      <w:r>
        <w:rPr>
          <w:noProof/>
        </w:rPr>
        <w:t>Route</w:t>
      </w:r>
      <w:r>
        <w:rPr>
          <w:rFonts w:hint="eastAsia"/>
          <w:noProof/>
        </w:rPr>
        <w:t>属性</w:t>
      </w:r>
      <w:r>
        <w:rPr>
          <w:noProof/>
        </w:rPr>
        <w:t>指定</w:t>
      </w:r>
      <w:r>
        <w:rPr>
          <w:rFonts w:hint="eastAsia"/>
          <w:noProof/>
        </w:rPr>
        <w:t>的</w:t>
      </w:r>
      <w:r>
        <w:rPr>
          <w:noProof/>
        </w:rPr>
        <w:t>默认控制器</w:t>
      </w:r>
      <w:r>
        <w:rPr>
          <w:rFonts w:hint="eastAsia"/>
          <w:noProof/>
        </w:rPr>
        <w:t>。</w:t>
      </w:r>
      <w:r>
        <w:rPr>
          <w:rFonts w:hint="eastAsia"/>
          <w:noProof/>
        </w:rPr>
        <w:t>Web applicatiions</w:t>
      </w:r>
      <w:r>
        <w:rPr>
          <w:rFonts w:hint="eastAsia"/>
          <w:noProof/>
        </w:rPr>
        <w:t>它</w:t>
      </w:r>
      <w:r>
        <w:rPr>
          <w:noProof/>
        </w:rPr>
        <w:t>的</w:t>
      </w:r>
      <w:r>
        <w:rPr>
          <w:rFonts w:hint="eastAsia"/>
          <w:noProof/>
        </w:rPr>
        <w:t>缺省</w:t>
      </w:r>
      <w:r>
        <w:rPr>
          <w:noProof/>
        </w:rPr>
        <w:t>值</w:t>
      </w:r>
      <w:r>
        <w:rPr>
          <w:rFonts w:hint="eastAsia"/>
          <w:noProof/>
        </w:rPr>
        <w:t>为</w:t>
      </w:r>
      <w:r>
        <w:rPr>
          <w:noProof/>
        </w:rPr>
        <w:t>‘site’</w:t>
      </w:r>
      <w:r>
        <w:rPr>
          <w:rFonts w:hint="eastAsia"/>
          <w:noProof/>
        </w:rPr>
        <w:t>。</w:t>
      </w:r>
      <w:r>
        <w:rPr>
          <w:noProof/>
        </w:rPr>
        <w:t xml:space="preserve">console applications </w:t>
      </w:r>
      <w:r>
        <w:rPr>
          <w:rFonts w:hint="eastAsia"/>
          <w:noProof/>
        </w:rPr>
        <w:t>控制</w:t>
      </w:r>
      <w:r>
        <w:rPr>
          <w:noProof/>
        </w:rPr>
        <w:t>台应用</w:t>
      </w:r>
      <w:r>
        <w:rPr>
          <w:rFonts w:hint="eastAsia"/>
          <w:noProof/>
        </w:rPr>
        <w:t>的</w:t>
      </w:r>
      <w:r>
        <w:rPr>
          <w:noProof/>
        </w:rPr>
        <w:t>缺省值</w:t>
      </w:r>
      <w:r>
        <w:rPr>
          <w:rFonts w:hint="eastAsia"/>
          <w:noProof/>
        </w:rPr>
        <w:t>为</w:t>
      </w:r>
      <w:r>
        <w:rPr>
          <w:noProof/>
        </w:rPr>
        <w:t>’help’</w:t>
      </w:r>
      <w:r w:rsidR="005370B1">
        <w:rPr>
          <w:rFonts w:hint="eastAsia"/>
          <w:noProof/>
        </w:rPr>
        <w:t>。可以</w:t>
      </w:r>
      <w:r w:rsidR="005370B1">
        <w:rPr>
          <w:noProof/>
        </w:rPr>
        <w:t>在</w:t>
      </w:r>
      <w:r w:rsidR="005370B1">
        <w:rPr>
          <w:rFonts w:hint="eastAsia"/>
          <w:noProof/>
        </w:rPr>
        <w:t>应用</w:t>
      </w:r>
      <w:r w:rsidR="005370B1">
        <w:rPr>
          <w:noProof/>
        </w:rPr>
        <w:t>配置中修改默认控制，</w:t>
      </w:r>
      <w:r w:rsidR="005370B1">
        <w:rPr>
          <w:rFonts w:hint="eastAsia"/>
          <w:noProof/>
        </w:rPr>
        <w:t>如</w:t>
      </w:r>
      <w:r w:rsidR="005370B1">
        <w:rPr>
          <w:noProof/>
        </w:rPr>
        <w:t>：</w:t>
      </w:r>
    </w:p>
    <w:p w:rsidR="005370B1" w:rsidRDefault="005370B1" w:rsidP="00633B69">
      <w:pPr>
        <w:ind w:firstLine="420"/>
        <w:rPr>
          <w:noProof/>
        </w:rPr>
      </w:pPr>
      <w:r>
        <w:rPr>
          <w:rFonts w:hint="eastAsia"/>
          <w:noProof/>
        </w:rPr>
        <w:t>[</w:t>
      </w:r>
    </w:p>
    <w:p w:rsidR="005370B1" w:rsidRDefault="005370B1" w:rsidP="00633B69">
      <w:pPr>
        <w:ind w:firstLine="420"/>
        <w:rPr>
          <w:noProof/>
        </w:rPr>
      </w:pPr>
      <w:r>
        <w:rPr>
          <w:noProof/>
        </w:rPr>
        <w:tab/>
        <w:t>‘defaultRoute’ =&gt; ‘main’,</w:t>
      </w:r>
    </w:p>
    <w:p w:rsidR="005370B1" w:rsidRDefault="005370B1" w:rsidP="00633B69">
      <w:pPr>
        <w:ind w:firstLine="420"/>
        <w:rPr>
          <w:noProof/>
        </w:rPr>
      </w:pPr>
      <w:r>
        <w:rPr>
          <w:rFonts w:hint="eastAsia"/>
          <w:noProof/>
        </w:rPr>
        <w:t>]</w:t>
      </w:r>
    </w:p>
    <w:p w:rsidR="0021383D" w:rsidRDefault="0021383D" w:rsidP="00E52054">
      <w:pPr>
        <w:outlineLvl w:val="2"/>
        <w:rPr>
          <w:noProof/>
        </w:rPr>
      </w:pPr>
      <w:r>
        <w:rPr>
          <w:rFonts w:hint="eastAsia"/>
          <w:noProof/>
        </w:rPr>
        <w:t>1</w:t>
      </w:r>
      <w:r>
        <w:rPr>
          <w:rFonts w:hint="eastAsia"/>
          <w:noProof/>
        </w:rPr>
        <w:t>、</w:t>
      </w:r>
      <w:r>
        <w:rPr>
          <w:noProof/>
        </w:rPr>
        <w:t>路由</w:t>
      </w:r>
    </w:p>
    <w:p w:rsidR="0021383D" w:rsidRDefault="0021383D" w:rsidP="00470F92">
      <w:pPr>
        <w:rPr>
          <w:noProof/>
        </w:rPr>
      </w:pPr>
      <w:r>
        <w:rPr>
          <w:noProof/>
        </w:rPr>
        <w:drawing>
          <wp:inline distT="0" distB="0" distL="0" distR="0" wp14:anchorId="671D88F5" wp14:editId="3A53D761">
            <wp:extent cx="6645910" cy="3695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69570"/>
                    </a:xfrm>
                    <a:prstGeom prst="rect">
                      <a:avLst/>
                    </a:prstGeom>
                  </pic:spPr>
                </pic:pic>
              </a:graphicData>
            </a:graphic>
          </wp:inline>
        </w:drawing>
      </w:r>
    </w:p>
    <w:p w:rsidR="0071747C" w:rsidRDefault="0071747C" w:rsidP="00470F92">
      <w:pPr>
        <w:rPr>
          <w:noProof/>
        </w:rPr>
      </w:pPr>
      <w:r>
        <w:rPr>
          <w:noProof/>
        </w:rPr>
        <w:drawing>
          <wp:inline distT="0" distB="0" distL="0" distR="0" wp14:anchorId="2EE97E7E" wp14:editId="6AFA37D5">
            <wp:extent cx="6645910" cy="1619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61925"/>
                    </a:xfrm>
                    <a:prstGeom prst="rect">
                      <a:avLst/>
                    </a:prstGeom>
                  </pic:spPr>
                </pic:pic>
              </a:graphicData>
            </a:graphic>
          </wp:inline>
        </w:drawing>
      </w:r>
    </w:p>
    <w:p w:rsidR="0071747C" w:rsidRDefault="0071747C" w:rsidP="00470F92">
      <w:pPr>
        <w:rPr>
          <w:noProof/>
        </w:rPr>
      </w:pPr>
      <w:r>
        <w:rPr>
          <w:rFonts w:hint="eastAsia"/>
          <w:noProof/>
        </w:rPr>
        <w:t>注</w:t>
      </w:r>
      <w:r>
        <w:rPr>
          <w:noProof/>
        </w:rPr>
        <w:t>意：默认情况下，路由是大小</w:t>
      </w:r>
      <w:r>
        <w:rPr>
          <w:rFonts w:hint="eastAsia"/>
          <w:noProof/>
        </w:rPr>
        <w:t>写</w:t>
      </w:r>
      <w:r>
        <w:rPr>
          <w:noProof/>
        </w:rPr>
        <w:t>敏感的。可以通过设置</w:t>
      </w:r>
      <w:r>
        <w:rPr>
          <w:rFonts w:hint="eastAsia"/>
          <w:noProof/>
        </w:rPr>
        <w:t xml:space="preserve"> </w:t>
      </w:r>
      <w:r>
        <w:rPr>
          <w:rFonts w:hint="eastAsia"/>
          <w:noProof/>
        </w:rPr>
        <w:t>应用</w:t>
      </w:r>
      <w:r>
        <w:rPr>
          <w:rFonts w:hint="eastAsia"/>
          <w:noProof/>
        </w:rPr>
        <w:t xml:space="preserve"> </w:t>
      </w:r>
      <w:r>
        <w:rPr>
          <w:rFonts w:hint="eastAsia"/>
          <w:noProof/>
        </w:rPr>
        <w:t>配置</w:t>
      </w:r>
      <w:r>
        <w:rPr>
          <w:noProof/>
        </w:rPr>
        <w:t>中的</w:t>
      </w:r>
      <w:r>
        <w:rPr>
          <w:rFonts w:hint="eastAsia"/>
          <w:noProof/>
        </w:rPr>
        <w:t>CUrlManager::caseSensitive</w:t>
      </w:r>
      <w:r>
        <w:rPr>
          <w:rFonts w:hint="eastAsia"/>
          <w:noProof/>
        </w:rPr>
        <w:t>为</w:t>
      </w:r>
      <w:r>
        <w:rPr>
          <w:rFonts w:hint="eastAsia"/>
          <w:noProof/>
        </w:rPr>
        <w:t xml:space="preserve"> </w:t>
      </w:r>
      <w:r>
        <w:rPr>
          <w:noProof/>
        </w:rPr>
        <w:t>false</w:t>
      </w:r>
      <w:r>
        <w:rPr>
          <w:rFonts w:hint="eastAsia"/>
          <w:noProof/>
        </w:rPr>
        <w:t>使</w:t>
      </w:r>
      <w:r>
        <w:rPr>
          <w:noProof/>
        </w:rPr>
        <w:t>路由对大小写不敏感当在大小</w:t>
      </w:r>
      <w:r>
        <w:rPr>
          <w:rFonts w:hint="eastAsia"/>
          <w:noProof/>
        </w:rPr>
        <w:t>写</w:t>
      </w:r>
      <w:r>
        <w:rPr>
          <w:noProof/>
        </w:rPr>
        <w:t>不敏感模式中时，要确保你遵循了相应的规则约定，即：包含控制器类文件的目录名小写且控制器映射和动作映射中使用的键为小写。</w:t>
      </w:r>
    </w:p>
    <w:p w:rsidR="0071747C" w:rsidRDefault="0071747C" w:rsidP="00470F92">
      <w:pPr>
        <w:rPr>
          <w:noProof/>
        </w:rPr>
      </w:pPr>
      <w:r>
        <w:rPr>
          <w:rFonts w:hint="eastAsia"/>
          <w:noProof/>
        </w:rPr>
        <w:t>路由</w:t>
      </w:r>
      <w:r>
        <w:rPr>
          <w:noProof/>
        </w:rPr>
        <w:t>的格式</w:t>
      </w:r>
      <w:r>
        <w:rPr>
          <w:rFonts w:hint="eastAsia"/>
          <w:noProof/>
        </w:rPr>
        <w:t xml:space="preserve"> </w:t>
      </w:r>
      <w:r>
        <w:rPr>
          <w:rFonts w:hint="eastAsia"/>
          <w:noProof/>
        </w:rPr>
        <w:t>：</w:t>
      </w:r>
      <w:r>
        <w:rPr>
          <w:noProof/>
        </w:rPr>
        <w:t>控制器</w:t>
      </w:r>
      <w:r>
        <w:rPr>
          <w:rFonts w:hint="eastAsia"/>
          <w:noProof/>
        </w:rPr>
        <w:t>ID/</w:t>
      </w:r>
      <w:r>
        <w:rPr>
          <w:rFonts w:hint="eastAsia"/>
          <w:noProof/>
        </w:rPr>
        <w:t>动作</w:t>
      </w:r>
      <w:r>
        <w:rPr>
          <w:rFonts w:hint="eastAsia"/>
          <w:noProof/>
        </w:rPr>
        <w:t>ID</w:t>
      </w:r>
      <w:r>
        <w:rPr>
          <w:rFonts w:hint="eastAsia"/>
          <w:noProof/>
        </w:rPr>
        <w:t>或</w:t>
      </w:r>
      <w:r>
        <w:rPr>
          <w:noProof/>
        </w:rPr>
        <w:t>模块</w:t>
      </w:r>
      <w:r>
        <w:rPr>
          <w:rFonts w:hint="eastAsia"/>
          <w:noProof/>
        </w:rPr>
        <w:t>ID/</w:t>
      </w:r>
      <w:r>
        <w:rPr>
          <w:rFonts w:hint="eastAsia"/>
          <w:noProof/>
        </w:rPr>
        <w:t>控制</w:t>
      </w:r>
      <w:r>
        <w:rPr>
          <w:noProof/>
        </w:rPr>
        <w:t>器</w:t>
      </w:r>
      <w:r>
        <w:rPr>
          <w:rFonts w:hint="eastAsia"/>
          <w:noProof/>
        </w:rPr>
        <w:t>ID/</w:t>
      </w:r>
      <w:r>
        <w:rPr>
          <w:rFonts w:hint="eastAsia"/>
          <w:noProof/>
        </w:rPr>
        <w:t>动作</w:t>
      </w:r>
      <w:r>
        <w:rPr>
          <w:rFonts w:hint="eastAsia"/>
          <w:noProof/>
        </w:rPr>
        <w:t>ID/</w:t>
      </w:r>
      <w:r>
        <w:rPr>
          <w:rFonts w:hint="eastAsia"/>
          <w:noProof/>
        </w:rPr>
        <w:t>动作</w:t>
      </w:r>
      <w:r>
        <w:rPr>
          <w:rFonts w:hint="eastAsia"/>
          <w:noProof/>
        </w:rPr>
        <w:t>ID(</w:t>
      </w:r>
      <w:r>
        <w:rPr>
          <w:rFonts w:hint="eastAsia"/>
          <w:noProof/>
        </w:rPr>
        <w:t>如</w:t>
      </w:r>
      <w:r>
        <w:rPr>
          <w:noProof/>
        </w:rPr>
        <w:t>果是嵌套模块，模块</w:t>
      </w:r>
      <w:r>
        <w:rPr>
          <w:rFonts w:hint="eastAsia"/>
          <w:noProof/>
        </w:rPr>
        <w:t>ID</w:t>
      </w:r>
      <w:r>
        <w:rPr>
          <w:rFonts w:hint="eastAsia"/>
          <w:noProof/>
        </w:rPr>
        <w:t>就</w:t>
      </w:r>
      <w:r>
        <w:rPr>
          <w:noProof/>
        </w:rPr>
        <w:t>是</w:t>
      </w:r>
      <w:r>
        <w:rPr>
          <w:rFonts w:hint="eastAsia"/>
          <w:noProof/>
        </w:rPr>
        <w:t>父</w:t>
      </w:r>
      <w:r>
        <w:rPr>
          <w:noProof/>
        </w:rPr>
        <w:t>模块</w:t>
      </w:r>
      <w:r>
        <w:rPr>
          <w:rFonts w:hint="eastAsia"/>
          <w:noProof/>
        </w:rPr>
        <w:t xml:space="preserve"> </w:t>
      </w:r>
      <w:r>
        <w:rPr>
          <w:noProof/>
        </w:rPr>
        <w:t>ID/</w:t>
      </w:r>
      <w:r>
        <w:rPr>
          <w:rFonts w:hint="eastAsia"/>
          <w:noProof/>
        </w:rPr>
        <w:t>子</w:t>
      </w:r>
      <w:r>
        <w:rPr>
          <w:noProof/>
        </w:rPr>
        <w:t>模块</w:t>
      </w:r>
      <w:r>
        <w:rPr>
          <w:rFonts w:hint="eastAsia"/>
          <w:noProof/>
        </w:rPr>
        <w:t>ID)</w:t>
      </w:r>
      <w:r>
        <w:rPr>
          <w:rFonts w:hint="eastAsia"/>
          <w:noProof/>
        </w:rPr>
        <w:t>。</w:t>
      </w:r>
    </w:p>
    <w:p w:rsidR="0071747C" w:rsidRDefault="0071747C" w:rsidP="00E52054">
      <w:pPr>
        <w:outlineLvl w:val="2"/>
        <w:rPr>
          <w:noProof/>
        </w:rPr>
      </w:pPr>
      <w:r>
        <w:rPr>
          <w:rFonts w:hint="eastAsia"/>
          <w:noProof/>
        </w:rPr>
        <w:t>2</w:t>
      </w:r>
      <w:r>
        <w:rPr>
          <w:rFonts w:hint="eastAsia"/>
          <w:noProof/>
        </w:rPr>
        <w:t>、控制</w:t>
      </w:r>
      <w:r>
        <w:rPr>
          <w:noProof/>
        </w:rPr>
        <w:t>器实例化</w:t>
      </w:r>
    </w:p>
    <w:p w:rsidR="0071747C" w:rsidRDefault="0071747C" w:rsidP="00470F92">
      <w:pPr>
        <w:rPr>
          <w:noProof/>
        </w:rPr>
      </w:pPr>
      <w:r>
        <w:rPr>
          <w:rFonts w:hint="eastAsia"/>
          <w:noProof/>
        </w:rPr>
        <w:t>应用将</w:t>
      </w:r>
      <w:r>
        <w:rPr>
          <w:noProof/>
        </w:rPr>
        <w:t>使用如下规则确定控制器的类以及</w:t>
      </w:r>
      <w:r>
        <w:rPr>
          <w:rFonts w:hint="eastAsia"/>
          <w:noProof/>
        </w:rPr>
        <w:t>类文件</w:t>
      </w:r>
      <w:r>
        <w:rPr>
          <w:noProof/>
        </w:rPr>
        <w:t>的位置：</w:t>
      </w:r>
    </w:p>
    <w:p w:rsidR="0071747C" w:rsidRDefault="00096B19" w:rsidP="00470F92">
      <w:pPr>
        <w:rPr>
          <w:noProof/>
        </w:rPr>
      </w:pPr>
      <w:r>
        <w:rPr>
          <w:noProof/>
        </w:rPr>
        <w:drawing>
          <wp:inline distT="0" distB="0" distL="0" distR="0" wp14:anchorId="1D077A1A" wp14:editId="4607B726">
            <wp:extent cx="6645910" cy="13169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316990"/>
                    </a:xfrm>
                    <a:prstGeom prst="rect">
                      <a:avLst/>
                    </a:prstGeom>
                  </pic:spPr>
                </pic:pic>
              </a:graphicData>
            </a:graphic>
          </wp:inline>
        </w:drawing>
      </w:r>
    </w:p>
    <w:p w:rsidR="00096B19" w:rsidRDefault="00096B19" w:rsidP="00E52054">
      <w:pPr>
        <w:outlineLvl w:val="2"/>
        <w:rPr>
          <w:noProof/>
        </w:rPr>
      </w:pPr>
      <w:r>
        <w:rPr>
          <w:rFonts w:hint="eastAsia"/>
          <w:noProof/>
        </w:rPr>
        <w:t>3</w:t>
      </w:r>
      <w:r>
        <w:rPr>
          <w:rFonts w:hint="eastAsia"/>
          <w:noProof/>
        </w:rPr>
        <w:t>、</w:t>
      </w:r>
      <w:r>
        <w:rPr>
          <w:noProof/>
        </w:rPr>
        <w:t>动作</w:t>
      </w:r>
    </w:p>
    <w:p w:rsidR="00096B19" w:rsidRDefault="00096B19" w:rsidP="00470F92">
      <w:pPr>
        <w:rPr>
          <w:noProof/>
        </w:rPr>
      </w:pPr>
      <w:r>
        <w:rPr>
          <w:rFonts w:hint="eastAsia"/>
          <w:noProof/>
        </w:rPr>
        <w:t>动作就</w:t>
      </w:r>
      <w:r>
        <w:rPr>
          <w:noProof/>
        </w:rPr>
        <w:t>是被定义为一个以</w:t>
      </w:r>
      <w:r>
        <w:rPr>
          <w:rFonts w:hint="eastAsia"/>
          <w:noProof/>
        </w:rPr>
        <w:t>action</w:t>
      </w:r>
      <w:r>
        <w:rPr>
          <w:rFonts w:hint="eastAsia"/>
          <w:noProof/>
        </w:rPr>
        <w:t>单词</w:t>
      </w:r>
      <w:r>
        <w:rPr>
          <w:noProof/>
        </w:rPr>
        <w:t>作为前缀</w:t>
      </w:r>
      <w:r>
        <w:rPr>
          <w:rFonts w:hint="eastAsia"/>
          <w:noProof/>
        </w:rPr>
        <w:t>命</w:t>
      </w:r>
      <w:r>
        <w:rPr>
          <w:noProof/>
        </w:rPr>
        <w:t>名的方法。而更高级的方式是定义一个动作类并让控制器在收到请求时将其实例化。这使得动作可以被复用，提高了可复用度。</w:t>
      </w:r>
    </w:p>
    <w:p w:rsidR="00E52054" w:rsidRDefault="00096B19" w:rsidP="00030DCF">
      <w:pPr>
        <w:outlineLvl w:val="3"/>
        <w:rPr>
          <w:noProof/>
        </w:rPr>
      </w:pPr>
      <w:r>
        <w:rPr>
          <w:rFonts w:hint="eastAsia"/>
          <w:noProof/>
        </w:rPr>
        <w:t>3</w:t>
      </w:r>
      <w:r>
        <w:rPr>
          <w:noProof/>
        </w:rPr>
        <w:t>.1</w:t>
      </w:r>
      <w:r>
        <w:rPr>
          <w:rFonts w:hint="eastAsia"/>
          <w:noProof/>
        </w:rPr>
        <w:t>、</w:t>
      </w:r>
      <w:r w:rsidR="00E52054">
        <w:rPr>
          <w:noProof/>
        </w:rPr>
        <w:t>定义一个动作类</w:t>
      </w:r>
      <w:r w:rsidR="00CB3FFF">
        <w:rPr>
          <w:rFonts w:hint="eastAsia"/>
          <w:noProof/>
        </w:rPr>
        <w:t>（独立动作</w:t>
      </w:r>
      <w:r w:rsidR="00CB3FFF">
        <w:rPr>
          <w:noProof/>
        </w:rPr>
        <w:t>）</w:t>
      </w:r>
    </w:p>
    <w:p w:rsidR="00674413" w:rsidRDefault="00674413" w:rsidP="00470F92">
      <w:pPr>
        <w:rPr>
          <w:noProof/>
        </w:rPr>
      </w:pPr>
      <w:r>
        <w:rPr>
          <w:rFonts w:hint="eastAsia"/>
          <w:noProof/>
        </w:rPr>
        <w:t>创建一</w:t>
      </w:r>
      <w:r>
        <w:rPr>
          <w:noProof/>
        </w:rPr>
        <w:t>个独立操作类，需要继承</w:t>
      </w:r>
      <w:r>
        <w:rPr>
          <w:rFonts w:hint="eastAsia"/>
          <w:noProof/>
        </w:rPr>
        <w:t>yii\base</w:t>
      </w:r>
      <w:r>
        <w:rPr>
          <w:noProof/>
        </w:rPr>
        <w:t>\Action</w:t>
      </w:r>
      <w:r>
        <w:rPr>
          <w:rFonts w:hint="eastAsia"/>
          <w:noProof/>
        </w:rPr>
        <w:t>或</w:t>
      </w:r>
      <w:r>
        <w:rPr>
          <w:noProof/>
        </w:rPr>
        <w:t>它的子类，并实现公有的</w:t>
      </w:r>
      <w:r>
        <w:rPr>
          <w:rFonts w:hint="eastAsia"/>
          <w:noProof/>
        </w:rPr>
        <w:t>run()</w:t>
      </w:r>
      <w:r>
        <w:rPr>
          <w:rFonts w:hint="eastAsia"/>
          <w:noProof/>
        </w:rPr>
        <w:t>方法</w:t>
      </w:r>
      <w:r>
        <w:rPr>
          <w:noProof/>
        </w:rPr>
        <w:t>。</w:t>
      </w:r>
    </w:p>
    <w:p w:rsidR="00096B19" w:rsidRDefault="00096B19" w:rsidP="00470F92">
      <w:pPr>
        <w:rPr>
          <w:noProof/>
        </w:rPr>
      </w:pPr>
      <w:r>
        <w:rPr>
          <w:noProof/>
        </w:rPr>
        <w:t>基本格式如下：</w:t>
      </w:r>
    </w:p>
    <w:p w:rsidR="00674413" w:rsidRDefault="00674413" w:rsidP="00470F92">
      <w:pPr>
        <w:rPr>
          <w:noProof/>
        </w:rPr>
      </w:pPr>
      <w:r>
        <w:rPr>
          <w:rFonts w:hint="eastAsia"/>
          <w:noProof/>
        </w:rPr>
        <w:t>namespace app\components;</w:t>
      </w:r>
    </w:p>
    <w:p w:rsidR="00674413" w:rsidRDefault="00674413" w:rsidP="00470F92">
      <w:pPr>
        <w:rPr>
          <w:noProof/>
        </w:rPr>
      </w:pPr>
    </w:p>
    <w:p w:rsidR="00674413" w:rsidRDefault="00674413" w:rsidP="00470F92">
      <w:pPr>
        <w:rPr>
          <w:noProof/>
        </w:rPr>
      </w:pPr>
      <w:r>
        <w:rPr>
          <w:noProof/>
        </w:rPr>
        <w:t>use uii\base\Action;</w:t>
      </w:r>
    </w:p>
    <w:p w:rsidR="00674413" w:rsidRDefault="00674413" w:rsidP="00470F92">
      <w:pPr>
        <w:rPr>
          <w:noProof/>
        </w:rPr>
      </w:pPr>
    </w:p>
    <w:p w:rsidR="00096B19" w:rsidRDefault="00096B19" w:rsidP="00470F92">
      <w:pPr>
        <w:rPr>
          <w:noProof/>
        </w:rPr>
      </w:pPr>
      <w:r>
        <w:rPr>
          <w:rFonts w:hint="eastAsia"/>
          <w:noProof/>
        </w:rPr>
        <w:t>class UpdateAction extends Action</w:t>
      </w:r>
    </w:p>
    <w:p w:rsidR="00096B19" w:rsidRDefault="00096B19" w:rsidP="00470F92">
      <w:pPr>
        <w:rPr>
          <w:noProof/>
        </w:rPr>
      </w:pPr>
      <w:r>
        <w:rPr>
          <w:noProof/>
        </w:rPr>
        <w:t>{</w:t>
      </w:r>
    </w:p>
    <w:p w:rsidR="00096B19" w:rsidRDefault="00096B19" w:rsidP="00470F92">
      <w:pPr>
        <w:rPr>
          <w:noProof/>
        </w:rPr>
      </w:pPr>
      <w:r>
        <w:rPr>
          <w:noProof/>
        </w:rPr>
        <w:tab/>
        <w:t>public function run(){</w:t>
      </w:r>
    </w:p>
    <w:p w:rsidR="00096B19" w:rsidRDefault="00096B19" w:rsidP="00470F92">
      <w:pPr>
        <w:rPr>
          <w:noProof/>
        </w:rPr>
      </w:pPr>
      <w:r>
        <w:rPr>
          <w:noProof/>
        </w:rPr>
        <w:tab/>
      </w:r>
      <w:r>
        <w:rPr>
          <w:noProof/>
        </w:rPr>
        <w:tab/>
        <w:t>//</w:t>
      </w:r>
      <w:r>
        <w:rPr>
          <w:rFonts w:hint="eastAsia"/>
          <w:noProof/>
        </w:rPr>
        <w:t>place the action logic here</w:t>
      </w:r>
    </w:p>
    <w:p w:rsidR="00096B19" w:rsidRDefault="00096B19" w:rsidP="00470F92">
      <w:pPr>
        <w:rPr>
          <w:noProof/>
        </w:rPr>
      </w:pPr>
      <w:r>
        <w:rPr>
          <w:noProof/>
        </w:rPr>
        <w:tab/>
        <w:t>}</w:t>
      </w:r>
    </w:p>
    <w:p w:rsidR="0071747C" w:rsidRDefault="00096B19" w:rsidP="00470F92">
      <w:pPr>
        <w:rPr>
          <w:noProof/>
        </w:rPr>
      </w:pPr>
      <w:r>
        <w:rPr>
          <w:rFonts w:hint="eastAsia"/>
          <w:noProof/>
        </w:rPr>
        <w:t>}</w:t>
      </w:r>
    </w:p>
    <w:p w:rsidR="00030DCF" w:rsidRDefault="00096B19" w:rsidP="00030DCF">
      <w:pPr>
        <w:outlineLvl w:val="3"/>
        <w:rPr>
          <w:noProof/>
        </w:rPr>
      </w:pPr>
      <w:r>
        <w:rPr>
          <w:noProof/>
        </w:rPr>
        <w:t>3.2</w:t>
      </w:r>
      <w:r>
        <w:rPr>
          <w:rFonts w:hint="eastAsia"/>
          <w:noProof/>
        </w:rPr>
        <w:t>使用</w:t>
      </w:r>
      <w:r w:rsidR="00030DCF">
        <w:rPr>
          <w:noProof/>
        </w:rPr>
        <w:t>动作类</w:t>
      </w:r>
    </w:p>
    <w:p w:rsidR="00096B19" w:rsidRDefault="00096B19" w:rsidP="00470F92">
      <w:pPr>
        <w:rPr>
          <w:noProof/>
        </w:rPr>
      </w:pPr>
      <w:r>
        <w:rPr>
          <w:noProof/>
        </w:rPr>
        <w:t>为了让控制器注意到这个动作，我们要用如下方式</w:t>
      </w:r>
      <w:r>
        <w:rPr>
          <w:rFonts w:hint="eastAsia"/>
          <w:noProof/>
        </w:rPr>
        <w:t xml:space="preserve"> </w:t>
      </w:r>
      <w:r>
        <w:rPr>
          <w:rFonts w:hint="eastAsia"/>
          <w:noProof/>
        </w:rPr>
        <w:t>覆盖</w:t>
      </w:r>
      <w:r>
        <w:rPr>
          <w:noProof/>
        </w:rPr>
        <w:t>控制器类的</w:t>
      </w:r>
      <w:r>
        <w:rPr>
          <w:rFonts w:hint="eastAsia"/>
          <w:noProof/>
        </w:rPr>
        <w:t>actions()</w:t>
      </w:r>
      <w:r>
        <w:rPr>
          <w:rFonts w:hint="eastAsia"/>
          <w:noProof/>
        </w:rPr>
        <w:t>方法：</w:t>
      </w:r>
    </w:p>
    <w:p w:rsidR="00070E3C" w:rsidRDefault="00070E3C" w:rsidP="00470F92">
      <w:pPr>
        <w:rPr>
          <w:noProof/>
        </w:rPr>
      </w:pPr>
      <w:r>
        <w:rPr>
          <w:rFonts w:hint="eastAsia"/>
          <w:noProof/>
        </w:rPr>
        <w:t>class PostController extends Controller</w:t>
      </w:r>
    </w:p>
    <w:p w:rsidR="00070E3C" w:rsidRDefault="00070E3C" w:rsidP="00470F92">
      <w:pPr>
        <w:rPr>
          <w:noProof/>
        </w:rPr>
      </w:pPr>
      <w:r>
        <w:rPr>
          <w:noProof/>
        </w:rPr>
        <w:t>{</w:t>
      </w:r>
    </w:p>
    <w:p w:rsidR="00070E3C" w:rsidRDefault="00070E3C" w:rsidP="00470F92">
      <w:pPr>
        <w:rPr>
          <w:noProof/>
        </w:rPr>
      </w:pPr>
      <w:r>
        <w:rPr>
          <w:noProof/>
        </w:rPr>
        <w:tab/>
        <w:t>public function actions(){</w:t>
      </w:r>
    </w:p>
    <w:p w:rsidR="00070E3C" w:rsidRDefault="00070E3C" w:rsidP="00070E3C">
      <w:pPr>
        <w:ind w:firstLine="420"/>
        <w:rPr>
          <w:noProof/>
        </w:rPr>
      </w:pPr>
      <w:r>
        <w:rPr>
          <w:noProof/>
        </w:rPr>
        <w:tab/>
        <w:t>return array(</w:t>
      </w:r>
    </w:p>
    <w:p w:rsidR="00070E3C" w:rsidRDefault="00070E3C" w:rsidP="00070E3C">
      <w:pPr>
        <w:ind w:firstLine="420"/>
        <w:rPr>
          <w:noProof/>
        </w:rPr>
      </w:pPr>
      <w:r>
        <w:rPr>
          <w:noProof/>
        </w:rPr>
        <w:tab/>
      </w:r>
      <w:r>
        <w:rPr>
          <w:noProof/>
        </w:rPr>
        <w:tab/>
        <w:t>//</w:t>
      </w:r>
      <w:r>
        <w:rPr>
          <w:rFonts w:hint="eastAsia"/>
          <w:noProof/>
        </w:rPr>
        <w:t>使用</w:t>
      </w:r>
      <w:r>
        <w:rPr>
          <w:noProof/>
        </w:rPr>
        <w:t>“</w:t>
      </w:r>
      <w:r>
        <w:rPr>
          <w:rFonts w:hint="eastAsia"/>
          <w:noProof/>
        </w:rPr>
        <w:t>应用</w:t>
      </w:r>
      <w:r>
        <w:rPr>
          <w:noProof/>
        </w:rPr>
        <w:t>程序文件夹</w:t>
      </w:r>
      <w:r>
        <w:rPr>
          <w:rFonts w:hint="eastAsia"/>
          <w:noProof/>
        </w:rPr>
        <w:t>/</w:t>
      </w:r>
      <w:r w:rsidRPr="00070E3C">
        <w:rPr>
          <w:noProof/>
        </w:rPr>
        <w:t xml:space="preserve"> </w:t>
      </w:r>
      <w:r>
        <w:rPr>
          <w:noProof/>
        </w:rPr>
        <w:t>controllers/post/UpdataAction.php”</w:t>
      </w:r>
      <w:r w:rsidR="002D3DDF">
        <w:rPr>
          <w:rFonts w:hint="eastAsia"/>
          <w:noProof/>
        </w:rPr>
        <w:t>文件</w:t>
      </w:r>
      <w:r w:rsidR="002D3DDF">
        <w:rPr>
          <w:noProof/>
        </w:rPr>
        <w:t>中的类业处理</w:t>
      </w:r>
      <w:r w:rsidR="002D3DDF">
        <w:rPr>
          <w:rFonts w:hint="eastAsia"/>
          <w:noProof/>
        </w:rPr>
        <w:t>edit</w:t>
      </w:r>
      <w:r w:rsidR="002D3DDF">
        <w:rPr>
          <w:rFonts w:hint="eastAsia"/>
          <w:noProof/>
        </w:rPr>
        <w:t>动作</w:t>
      </w:r>
    </w:p>
    <w:p w:rsidR="00070E3C" w:rsidRDefault="00070E3C" w:rsidP="00070E3C">
      <w:pPr>
        <w:ind w:leftChars="100" w:left="210" w:firstLineChars="350" w:firstLine="735"/>
        <w:rPr>
          <w:noProof/>
        </w:rPr>
      </w:pPr>
      <w:r>
        <w:rPr>
          <w:noProof/>
        </w:rPr>
        <w:tab/>
        <w:t xml:space="preserve">‘edit’ =&gt; ‘application.controllers.post.UpdataAction’,    </w:t>
      </w:r>
    </w:p>
    <w:p w:rsidR="00070E3C" w:rsidRDefault="00070E3C" w:rsidP="00070E3C">
      <w:pPr>
        <w:ind w:left="420" w:firstLine="420"/>
        <w:rPr>
          <w:noProof/>
        </w:rPr>
      </w:pPr>
      <w:r>
        <w:rPr>
          <w:noProof/>
        </w:rPr>
        <w:t>);</w:t>
      </w:r>
    </w:p>
    <w:p w:rsidR="00070E3C" w:rsidRDefault="00070E3C" w:rsidP="00070E3C">
      <w:pPr>
        <w:ind w:firstLine="420"/>
        <w:rPr>
          <w:noProof/>
        </w:rPr>
      </w:pPr>
      <w:r>
        <w:rPr>
          <w:noProof/>
        </w:rPr>
        <w:t>}</w:t>
      </w:r>
    </w:p>
    <w:p w:rsidR="00070E3C" w:rsidRDefault="00070E3C" w:rsidP="00470F92">
      <w:pPr>
        <w:rPr>
          <w:noProof/>
        </w:rPr>
      </w:pPr>
      <w:r>
        <w:rPr>
          <w:noProof/>
        </w:rPr>
        <w:t>}</w:t>
      </w:r>
    </w:p>
    <w:p w:rsidR="0021383D" w:rsidRDefault="00230897" w:rsidP="00470F92">
      <w:pPr>
        <w:rPr>
          <w:noProof/>
        </w:rPr>
      </w:pPr>
      <w:r>
        <w:rPr>
          <w:rFonts w:hint="eastAsia"/>
          <w:noProof/>
        </w:rPr>
        <w:t>如上</w:t>
      </w:r>
      <w:r>
        <w:rPr>
          <w:noProof/>
        </w:rPr>
        <w:t>所示，我们使用</w:t>
      </w:r>
      <w:r>
        <w:rPr>
          <w:rFonts w:hint="eastAsia"/>
          <w:noProof/>
        </w:rPr>
        <w:t>了</w:t>
      </w:r>
      <w:r>
        <w:rPr>
          <w:noProof/>
        </w:rPr>
        <w:t>路径别名</w:t>
      </w:r>
      <w:r>
        <w:rPr>
          <w:noProof/>
        </w:rPr>
        <w:t>‘application.controllers.post.UpdataAction’</w:t>
      </w:r>
      <w:r>
        <w:rPr>
          <w:rFonts w:hint="eastAsia"/>
          <w:noProof/>
        </w:rPr>
        <w:t>指</w:t>
      </w:r>
      <w:r>
        <w:rPr>
          <w:noProof/>
        </w:rPr>
        <w:t>定动作类文件为</w:t>
      </w:r>
      <w:r w:rsidR="004D19B9">
        <w:rPr>
          <w:rFonts w:hint="eastAsia"/>
          <w:noProof/>
        </w:rPr>
        <w:t>：</w:t>
      </w:r>
    </w:p>
    <w:p w:rsidR="004D19B9" w:rsidRDefault="004D19B9" w:rsidP="00470F92">
      <w:pPr>
        <w:rPr>
          <w:noProof/>
        </w:rPr>
      </w:pPr>
      <w:r>
        <w:rPr>
          <w:noProof/>
        </w:rPr>
        <w:t>“protected</w:t>
      </w:r>
      <w:r>
        <w:rPr>
          <w:rFonts w:hint="eastAsia"/>
          <w:noProof/>
        </w:rPr>
        <w:t>/</w:t>
      </w:r>
      <w:r w:rsidRPr="00070E3C">
        <w:rPr>
          <w:noProof/>
        </w:rPr>
        <w:t xml:space="preserve"> </w:t>
      </w:r>
      <w:r>
        <w:rPr>
          <w:noProof/>
        </w:rPr>
        <w:t>controllers/post/UpdataAction.php”</w:t>
      </w:r>
      <w:r w:rsidR="00E52054">
        <w:rPr>
          <w:rFonts w:hint="eastAsia"/>
          <w:noProof/>
        </w:rPr>
        <w:t>。</w:t>
      </w:r>
    </w:p>
    <w:p w:rsidR="00E52054" w:rsidRDefault="00E52054" w:rsidP="00470F92">
      <w:pPr>
        <w:rPr>
          <w:noProof/>
        </w:rPr>
      </w:pPr>
      <w:r>
        <w:rPr>
          <w:noProof/>
        </w:rPr>
        <w:drawing>
          <wp:inline distT="0" distB="0" distL="0" distR="0" wp14:anchorId="6DB23BEC" wp14:editId="4C75A48E">
            <wp:extent cx="6645910" cy="14090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409065"/>
                    </a:xfrm>
                    <a:prstGeom prst="rect">
                      <a:avLst/>
                    </a:prstGeom>
                  </pic:spPr>
                </pic:pic>
              </a:graphicData>
            </a:graphic>
          </wp:inline>
        </w:drawing>
      </w:r>
    </w:p>
    <w:p w:rsidR="00E52054" w:rsidRDefault="00E52054" w:rsidP="00470F92">
      <w:pPr>
        <w:rPr>
          <w:noProof/>
        </w:rPr>
      </w:pPr>
      <w:r>
        <w:rPr>
          <w:noProof/>
        </w:rPr>
        <w:drawing>
          <wp:inline distT="0" distB="0" distL="0" distR="0" wp14:anchorId="6E5B65DC" wp14:editId="3ABB1082">
            <wp:extent cx="6645910" cy="5486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548640"/>
                    </a:xfrm>
                    <a:prstGeom prst="rect">
                      <a:avLst/>
                    </a:prstGeom>
                  </pic:spPr>
                </pic:pic>
              </a:graphicData>
            </a:graphic>
          </wp:inline>
        </w:drawing>
      </w:r>
    </w:p>
    <w:p w:rsidR="00E52054" w:rsidRDefault="00E52054" w:rsidP="00470F92">
      <w:pPr>
        <w:rPr>
          <w:noProof/>
        </w:rPr>
      </w:pPr>
      <w:r>
        <w:rPr>
          <w:noProof/>
        </w:rPr>
        <w:drawing>
          <wp:inline distT="0" distB="0" distL="0" distR="0" wp14:anchorId="7A57E156" wp14:editId="1A523C56">
            <wp:extent cx="6645910" cy="3619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61950"/>
                    </a:xfrm>
                    <a:prstGeom prst="rect">
                      <a:avLst/>
                    </a:prstGeom>
                  </pic:spPr>
                </pic:pic>
              </a:graphicData>
            </a:graphic>
          </wp:inline>
        </w:drawing>
      </w:r>
      <w:r w:rsidRPr="00E52054">
        <w:rPr>
          <w:noProof/>
        </w:rPr>
        <w:t xml:space="preserve"> </w:t>
      </w:r>
    </w:p>
    <w:p w:rsidR="00E52054" w:rsidRDefault="00E52054" w:rsidP="00470F92">
      <w:pPr>
        <w:rPr>
          <w:noProof/>
        </w:rPr>
      </w:pPr>
      <w:r>
        <w:rPr>
          <w:noProof/>
        </w:rPr>
        <w:drawing>
          <wp:inline distT="0" distB="0" distL="0" distR="0" wp14:anchorId="15DA2335" wp14:editId="063F368D">
            <wp:extent cx="6645910" cy="1333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33350"/>
                    </a:xfrm>
                    <a:prstGeom prst="rect">
                      <a:avLst/>
                    </a:prstGeom>
                  </pic:spPr>
                </pic:pic>
              </a:graphicData>
            </a:graphic>
          </wp:inline>
        </w:drawing>
      </w:r>
    </w:p>
    <w:p w:rsidR="00E52054" w:rsidRDefault="00E52054" w:rsidP="00470F92">
      <w:pPr>
        <w:rPr>
          <w:noProof/>
        </w:rPr>
      </w:pPr>
      <w:r>
        <w:rPr>
          <w:noProof/>
        </w:rPr>
        <w:drawing>
          <wp:inline distT="0" distB="0" distL="0" distR="0" wp14:anchorId="145BBDAC" wp14:editId="3FF6B452">
            <wp:extent cx="6645910" cy="1333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133350"/>
                    </a:xfrm>
                    <a:prstGeom prst="rect">
                      <a:avLst/>
                    </a:prstGeom>
                  </pic:spPr>
                </pic:pic>
              </a:graphicData>
            </a:graphic>
          </wp:inline>
        </w:drawing>
      </w:r>
    </w:p>
    <w:p w:rsidR="00AB044F" w:rsidRDefault="00030DCF" w:rsidP="00C00926">
      <w:pPr>
        <w:outlineLvl w:val="1"/>
        <w:rPr>
          <w:noProof/>
        </w:rPr>
      </w:pPr>
      <w:r>
        <w:rPr>
          <w:rFonts w:hint="eastAsia"/>
          <w:noProof/>
        </w:rPr>
        <w:t>五</w:t>
      </w:r>
      <w:r>
        <w:rPr>
          <w:noProof/>
        </w:rPr>
        <w:t>、过滤</w:t>
      </w:r>
      <w:r>
        <w:rPr>
          <w:rFonts w:hint="eastAsia"/>
          <w:noProof/>
        </w:rPr>
        <w:t>器</w:t>
      </w:r>
      <w:r>
        <w:rPr>
          <w:noProof/>
        </w:rPr>
        <w:t>（</w:t>
      </w:r>
      <w:r>
        <w:rPr>
          <w:rFonts w:hint="eastAsia"/>
          <w:noProof/>
        </w:rPr>
        <w:t>filter</w:t>
      </w:r>
      <w:r>
        <w:rPr>
          <w:rFonts w:hint="eastAsia"/>
          <w:noProof/>
        </w:rPr>
        <w:t>）</w:t>
      </w:r>
    </w:p>
    <w:p w:rsidR="00030DCF" w:rsidRDefault="004D34E2" w:rsidP="00470F92">
      <w:pPr>
        <w:rPr>
          <w:noProof/>
        </w:rPr>
      </w:pPr>
      <w:r>
        <w:rPr>
          <w:rFonts w:hint="eastAsia"/>
          <w:noProof/>
        </w:rPr>
        <w:t>过滤</w:t>
      </w:r>
      <w:r>
        <w:rPr>
          <w:noProof/>
        </w:rPr>
        <w:t>器是一段代码，可被</w:t>
      </w:r>
      <w:r>
        <w:rPr>
          <w:rFonts w:hint="eastAsia"/>
          <w:noProof/>
        </w:rPr>
        <w:t xml:space="preserve"> </w:t>
      </w:r>
      <w:r>
        <w:rPr>
          <w:rFonts w:hint="eastAsia"/>
          <w:noProof/>
        </w:rPr>
        <w:t>配置</w:t>
      </w:r>
      <w:r>
        <w:rPr>
          <w:noProof/>
        </w:rPr>
        <w:t>在控制器动作执行之前或之后执行。</w:t>
      </w:r>
    </w:p>
    <w:p w:rsidR="004D34E2" w:rsidRDefault="004D34E2" w:rsidP="00470F92">
      <w:pPr>
        <w:rPr>
          <w:noProof/>
        </w:rPr>
      </w:pPr>
      <w:r>
        <w:rPr>
          <w:rFonts w:hint="eastAsia"/>
          <w:noProof/>
        </w:rPr>
        <w:t>一</w:t>
      </w:r>
      <w:r>
        <w:rPr>
          <w:noProof/>
        </w:rPr>
        <w:t>个动作可</w:t>
      </w:r>
      <w:r>
        <w:rPr>
          <w:rFonts w:hint="eastAsia"/>
          <w:noProof/>
        </w:rPr>
        <w:t>以</w:t>
      </w:r>
      <w:r>
        <w:rPr>
          <w:noProof/>
        </w:rPr>
        <w:t>有多个过滤器</w:t>
      </w:r>
      <w:r>
        <w:rPr>
          <w:rFonts w:hint="eastAsia"/>
          <w:noProof/>
        </w:rPr>
        <w:t>。</w:t>
      </w:r>
      <w:r>
        <w:rPr>
          <w:rFonts w:hint="eastAsia"/>
          <w:noProof/>
        </w:rPr>
        <w:t xml:space="preserve"> </w:t>
      </w:r>
      <w:r>
        <w:rPr>
          <w:rFonts w:hint="eastAsia"/>
          <w:noProof/>
        </w:rPr>
        <w:t>如</w:t>
      </w:r>
      <w:r>
        <w:rPr>
          <w:noProof/>
        </w:rPr>
        <w:t>有多个过滤器，则按照它们出现在过滤器列表</w:t>
      </w:r>
      <w:r>
        <w:rPr>
          <w:rFonts w:hint="eastAsia"/>
          <w:noProof/>
        </w:rPr>
        <w:t xml:space="preserve"> </w:t>
      </w:r>
      <w:r>
        <w:rPr>
          <w:rFonts w:hint="eastAsia"/>
          <w:noProof/>
        </w:rPr>
        <w:t>中</w:t>
      </w:r>
      <w:r>
        <w:rPr>
          <w:noProof/>
        </w:rPr>
        <w:t>的顺序依次执行。过滤器可以阻止动作及后面其他过滤器的</w:t>
      </w:r>
      <w:r>
        <w:rPr>
          <w:rFonts w:hint="eastAsia"/>
          <w:noProof/>
        </w:rPr>
        <w:t>执行</w:t>
      </w:r>
      <w:r>
        <w:rPr>
          <w:noProof/>
        </w:rPr>
        <w:t>。</w:t>
      </w:r>
    </w:p>
    <w:p w:rsidR="00C00926" w:rsidRDefault="00C00926" w:rsidP="00470F92">
      <w:pPr>
        <w:rPr>
          <w:noProof/>
        </w:rPr>
      </w:pPr>
    </w:p>
    <w:p w:rsidR="00446C0A" w:rsidRDefault="00446C0A" w:rsidP="00C00926">
      <w:pPr>
        <w:outlineLvl w:val="2"/>
        <w:rPr>
          <w:noProof/>
        </w:rPr>
      </w:pPr>
      <w:r>
        <w:rPr>
          <w:rFonts w:hint="eastAsia"/>
          <w:noProof/>
        </w:rPr>
        <w:t>1</w:t>
      </w:r>
      <w:r>
        <w:rPr>
          <w:rFonts w:hint="eastAsia"/>
          <w:noProof/>
        </w:rPr>
        <w:t>、</w:t>
      </w:r>
      <w:r>
        <w:rPr>
          <w:noProof/>
        </w:rPr>
        <w:t>基于方法的过滤器</w:t>
      </w:r>
    </w:p>
    <w:p w:rsidR="004D34E2" w:rsidRDefault="004D34E2" w:rsidP="004D34E2">
      <w:pPr>
        <w:jc w:val="left"/>
        <w:rPr>
          <w:noProof/>
        </w:rPr>
      </w:pPr>
      <w:r>
        <w:rPr>
          <w:rFonts w:hint="eastAsia"/>
          <w:noProof/>
        </w:rPr>
        <w:t>过滤</w:t>
      </w:r>
      <w:r>
        <w:rPr>
          <w:noProof/>
        </w:rPr>
        <w:t>器可以</w:t>
      </w:r>
      <w:r>
        <w:rPr>
          <w:rFonts w:hint="eastAsia"/>
          <w:noProof/>
        </w:rPr>
        <w:t>定义</w:t>
      </w:r>
      <w:r>
        <w:rPr>
          <w:noProof/>
        </w:rPr>
        <w:t>为一个控制器类的方法</w:t>
      </w:r>
      <w:r>
        <w:rPr>
          <w:rFonts w:hint="eastAsia"/>
          <w:noProof/>
        </w:rPr>
        <w:t>。</w:t>
      </w:r>
      <w:r>
        <w:rPr>
          <w:noProof/>
        </w:rPr>
        <w:t>过滤器方法名必须以</w:t>
      </w:r>
      <w:r>
        <w:rPr>
          <w:rFonts w:hint="eastAsia"/>
          <w:noProof/>
        </w:rPr>
        <w:t>filter</w:t>
      </w:r>
      <w:r>
        <w:rPr>
          <w:rFonts w:hint="eastAsia"/>
          <w:noProof/>
        </w:rPr>
        <w:t>开</w:t>
      </w:r>
      <w:r w:rsidR="00340DD9">
        <w:rPr>
          <w:noProof/>
        </w:rPr>
        <w:t>头。</w:t>
      </w:r>
      <w:r w:rsidR="006B1423">
        <w:rPr>
          <w:rFonts w:hint="eastAsia"/>
          <w:noProof/>
        </w:rPr>
        <w:t>例</w:t>
      </w:r>
      <w:r>
        <w:rPr>
          <w:noProof/>
        </w:rPr>
        <w:t>如</w:t>
      </w:r>
      <w:r>
        <w:rPr>
          <w:rFonts w:hint="eastAsia"/>
          <w:noProof/>
        </w:rPr>
        <w:t>，</w:t>
      </w:r>
      <w:r>
        <w:rPr>
          <w:noProof/>
        </w:rPr>
        <w:t>现有的</w:t>
      </w:r>
      <w:r>
        <w:rPr>
          <w:rFonts w:hint="eastAsia"/>
          <w:noProof/>
        </w:rPr>
        <w:t>filterAccessControl</w:t>
      </w:r>
      <w:r>
        <w:rPr>
          <w:rFonts w:hint="eastAsia"/>
          <w:noProof/>
        </w:rPr>
        <w:t>方法</w:t>
      </w:r>
      <w:r>
        <w:rPr>
          <w:noProof/>
        </w:rPr>
        <w:t>定义了一个名为</w:t>
      </w:r>
      <w:r>
        <w:rPr>
          <w:rFonts w:hint="eastAsia"/>
          <w:noProof/>
        </w:rPr>
        <w:t>accessContr</w:t>
      </w:r>
      <w:r>
        <w:rPr>
          <w:noProof/>
        </w:rPr>
        <w:t>ol</w:t>
      </w:r>
      <w:r>
        <w:rPr>
          <w:rFonts w:hint="eastAsia"/>
          <w:noProof/>
        </w:rPr>
        <w:t>的</w:t>
      </w:r>
      <w:r>
        <w:rPr>
          <w:noProof/>
        </w:rPr>
        <w:t>过滤器。过滤器方法必须为</w:t>
      </w:r>
      <w:r>
        <w:rPr>
          <w:rFonts w:hint="eastAsia"/>
          <w:noProof/>
        </w:rPr>
        <w:t>如下</w:t>
      </w:r>
      <w:r>
        <w:rPr>
          <w:noProof/>
        </w:rPr>
        <w:t>结构：</w:t>
      </w:r>
    </w:p>
    <w:p w:rsidR="004D34E2" w:rsidRDefault="004D34E2" w:rsidP="004D34E2">
      <w:pPr>
        <w:jc w:val="left"/>
        <w:rPr>
          <w:noProof/>
        </w:rPr>
      </w:pPr>
      <w:r>
        <w:rPr>
          <w:rFonts w:hint="eastAsia"/>
          <w:noProof/>
        </w:rPr>
        <w:t>public function filterAccessControll($filterChain){</w:t>
      </w:r>
    </w:p>
    <w:p w:rsidR="004D34E2" w:rsidRDefault="004D34E2" w:rsidP="004D34E2">
      <w:pPr>
        <w:jc w:val="left"/>
        <w:rPr>
          <w:noProof/>
        </w:rPr>
      </w:pPr>
      <w:r>
        <w:rPr>
          <w:noProof/>
        </w:rPr>
        <w:tab/>
      </w:r>
      <w:r>
        <w:rPr>
          <w:rFonts w:hint="eastAsia"/>
          <w:noProof/>
        </w:rPr>
        <w:t>$filterChain-&gt;run()</w:t>
      </w:r>
      <w:r w:rsidR="002F63EA">
        <w:rPr>
          <w:rFonts w:hint="eastAsia"/>
          <w:noProof/>
        </w:rPr>
        <w:t xml:space="preserve">; </w:t>
      </w:r>
      <w:r w:rsidR="002F63EA">
        <w:rPr>
          <w:rFonts w:hint="eastAsia"/>
          <w:noProof/>
        </w:rPr>
        <w:tab/>
      </w:r>
      <w:r w:rsidR="002F63EA">
        <w:rPr>
          <w:rFonts w:hint="eastAsia"/>
          <w:noProof/>
        </w:rPr>
        <w:tab/>
      </w:r>
      <w:r>
        <w:rPr>
          <w:noProof/>
        </w:rPr>
        <w:t>//</w:t>
      </w:r>
      <w:r>
        <w:rPr>
          <w:rFonts w:hint="eastAsia"/>
          <w:noProof/>
        </w:rPr>
        <w:t>调用以</w:t>
      </w:r>
      <w:r>
        <w:rPr>
          <w:noProof/>
        </w:rPr>
        <w:t>继续后续过滤器与动作的执行。</w:t>
      </w:r>
    </w:p>
    <w:p w:rsidR="004D34E2" w:rsidRDefault="004D34E2" w:rsidP="004D34E2">
      <w:pPr>
        <w:jc w:val="left"/>
        <w:rPr>
          <w:noProof/>
        </w:rPr>
      </w:pPr>
      <w:r>
        <w:rPr>
          <w:rFonts w:hint="eastAsia"/>
          <w:noProof/>
        </w:rPr>
        <w:t>}</w:t>
      </w:r>
    </w:p>
    <w:p w:rsidR="004D34E2" w:rsidRDefault="004D34E2" w:rsidP="004D34E2">
      <w:pPr>
        <w:jc w:val="left"/>
        <w:rPr>
          <w:noProof/>
        </w:rPr>
      </w:pPr>
      <w:r>
        <w:rPr>
          <w:rFonts w:hint="eastAsia"/>
          <w:noProof/>
        </w:rPr>
        <w:t>$filterChain(</w:t>
      </w:r>
      <w:r>
        <w:rPr>
          <w:rFonts w:hint="eastAsia"/>
          <w:noProof/>
        </w:rPr>
        <w:t>过滤器</w:t>
      </w:r>
      <w:r>
        <w:rPr>
          <w:noProof/>
        </w:rPr>
        <w:t>链</w:t>
      </w:r>
      <w:r>
        <w:rPr>
          <w:rFonts w:hint="eastAsia"/>
          <w:noProof/>
        </w:rPr>
        <w:t>)</w:t>
      </w:r>
      <w:r>
        <w:rPr>
          <w:rFonts w:hint="eastAsia"/>
          <w:noProof/>
        </w:rPr>
        <w:t>是</w:t>
      </w:r>
      <w:r>
        <w:rPr>
          <w:noProof/>
        </w:rPr>
        <w:t>一个</w:t>
      </w:r>
      <w:r>
        <w:rPr>
          <w:rFonts w:hint="eastAsia"/>
          <w:noProof/>
        </w:rPr>
        <w:t>CFilterChain</w:t>
      </w:r>
      <w:r>
        <w:rPr>
          <w:rFonts w:hint="eastAsia"/>
          <w:noProof/>
        </w:rPr>
        <w:t>的</w:t>
      </w:r>
      <w:r>
        <w:rPr>
          <w:noProof/>
        </w:rPr>
        <w:t>实例，</w:t>
      </w:r>
      <w:r w:rsidR="00FD4FC2">
        <w:rPr>
          <w:rFonts w:hint="eastAsia"/>
          <w:noProof/>
        </w:rPr>
        <w:t>代表</w:t>
      </w:r>
      <w:r w:rsidR="00FD4FC2">
        <w:rPr>
          <w:noProof/>
        </w:rPr>
        <w:t>与</w:t>
      </w:r>
      <w:r w:rsidR="00FD4FC2">
        <w:rPr>
          <w:rFonts w:hint="eastAsia"/>
          <w:noProof/>
        </w:rPr>
        <w:t>所</w:t>
      </w:r>
      <w:r w:rsidR="00FD4FC2">
        <w:rPr>
          <w:noProof/>
        </w:rPr>
        <w:t>请求动作相关的过滤器列表。在过滤器方法中，我们可以调用</w:t>
      </w:r>
      <w:r w:rsidR="00FD4FC2">
        <w:rPr>
          <w:noProof/>
        </w:rPr>
        <w:t>$filterChain-&gt;run()</w:t>
      </w:r>
      <w:r w:rsidR="00FD4FC2">
        <w:rPr>
          <w:rFonts w:hint="eastAsia"/>
          <w:noProof/>
        </w:rPr>
        <w:t xml:space="preserve"> </w:t>
      </w:r>
      <w:r w:rsidR="00FD4FC2">
        <w:rPr>
          <w:rFonts w:hint="eastAsia"/>
          <w:noProof/>
        </w:rPr>
        <w:t>以</w:t>
      </w:r>
      <w:r w:rsidR="00FD4FC2">
        <w:rPr>
          <w:noProof/>
        </w:rPr>
        <w:t>继续执行后续过滤器和动作。</w:t>
      </w:r>
    </w:p>
    <w:p w:rsidR="00C00926" w:rsidRDefault="00C00926" w:rsidP="004D34E2">
      <w:pPr>
        <w:jc w:val="left"/>
        <w:rPr>
          <w:noProof/>
        </w:rPr>
      </w:pPr>
    </w:p>
    <w:p w:rsidR="00446C0A" w:rsidRDefault="00446C0A" w:rsidP="00C00926">
      <w:pPr>
        <w:jc w:val="left"/>
        <w:outlineLvl w:val="2"/>
        <w:rPr>
          <w:noProof/>
        </w:rPr>
      </w:pPr>
      <w:r>
        <w:rPr>
          <w:rFonts w:hint="eastAsia"/>
          <w:noProof/>
        </w:rPr>
        <w:t>2</w:t>
      </w:r>
      <w:r>
        <w:rPr>
          <w:rFonts w:hint="eastAsia"/>
          <w:noProof/>
        </w:rPr>
        <w:t>、</w:t>
      </w:r>
      <w:r>
        <w:rPr>
          <w:noProof/>
        </w:rPr>
        <w:t>基于对象的过滤器</w:t>
      </w:r>
    </w:p>
    <w:p w:rsidR="00FD4FC2" w:rsidRDefault="00C5215B" w:rsidP="004D34E2">
      <w:pPr>
        <w:jc w:val="left"/>
        <w:rPr>
          <w:noProof/>
        </w:rPr>
      </w:pPr>
      <w:r>
        <w:rPr>
          <w:rFonts w:hint="eastAsia"/>
          <w:noProof/>
        </w:rPr>
        <w:t>如</w:t>
      </w:r>
      <w:r>
        <w:rPr>
          <w:noProof/>
        </w:rPr>
        <w:t>动作一样，过滤器也可以是一个对象，它是</w:t>
      </w:r>
      <w:r>
        <w:rPr>
          <w:rFonts w:hint="eastAsia"/>
          <w:noProof/>
        </w:rPr>
        <w:t>CFilter</w:t>
      </w:r>
      <w:r>
        <w:rPr>
          <w:rFonts w:hint="eastAsia"/>
          <w:noProof/>
        </w:rPr>
        <w:t>或</w:t>
      </w:r>
      <w:r>
        <w:rPr>
          <w:noProof/>
        </w:rPr>
        <w:t>其子类的实例。如下代码定义了一个新的过滤器类：</w:t>
      </w:r>
    </w:p>
    <w:p w:rsidR="00C5215B" w:rsidRDefault="00C5215B" w:rsidP="004D34E2">
      <w:pPr>
        <w:jc w:val="left"/>
        <w:rPr>
          <w:noProof/>
        </w:rPr>
      </w:pPr>
      <w:r>
        <w:rPr>
          <w:rFonts w:hint="eastAsia"/>
          <w:noProof/>
        </w:rPr>
        <w:t>class PerformanceFilter extends CFilter</w:t>
      </w:r>
    </w:p>
    <w:p w:rsidR="00C5215B" w:rsidRDefault="00C5215B" w:rsidP="004D34E2">
      <w:pPr>
        <w:jc w:val="left"/>
        <w:rPr>
          <w:noProof/>
        </w:rPr>
      </w:pPr>
      <w:r>
        <w:rPr>
          <w:noProof/>
        </w:rPr>
        <w:t>{</w:t>
      </w:r>
    </w:p>
    <w:p w:rsidR="00C5215B" w:rsidRDefault="00C5215B" w:rsidP="004D34E2">
      <w:pPr>
        <w:jc w:val="left"/>
        <w:rPr>
          <w:noProof/>
        </w:rPr>
      </w:pPr>
      <w:r>
        <w:rPr>
          <w:noProof/>
        </w:rPr>
        <w:tab/>
        <w:t>protected function preFilter($filterChain){</w:t>
      </w:r>
    </w:p>
    <w:p w:rsidR="00C5215B" w:rsidRDefault="00C5215B" w:rsidP="004D34E2">
      <w:pPr>
        <w:jc w:val="left"/>
        <w:rPr>
          <w:noProof/>
        </w:rPr>
      </w:pPr>
      <w:r>
        <w:rPr>
          <w:noProof/>
        </w:rPr>
        <w:tab/>
      </w:r>
      <w:r>
        <w:rPr>
          <w:noProof/>
        </w:rPr>
        <w:tab/>
        <w:t>//</w:t>
      </w:r>
      <w:r>
        <w:rPr>
          <w:rFonts w:hint="eastAsia"/>
          <w:noProof/>
        </w:rPr>
        <w:t>动作</w:t>
      </w:r>
      <w:r>
        <w:rPr>
          <w:noProof/>
        </w:rPr>
        <w:t>被</w:t>
      </w:r>
      <w:r>
        <w:rPr>
          <w:rFonts w:hint="eastAsia"/>
          <w:noProof/>
        </w:rPr>
        <w:t>执行</w:t>
      </w:r>
      <w:r>
        <w:rPr>
          <w:noProof/>
        </w:rPr>
        <w:t>之前应用</w:t>
      </w:r>
      <w:r>
        <w:rPr>
          <w:rFonts w:hint="eastAsia"/>
          <w:noProof/>
        </w:rPr>
        <w:t xml:space="preserve"> </w:t>
      </w:r>
      <w:r>
        <w:rPr>
          <w:rFonts w:hint="eastAsia"/>
          <w:noProof/>
        </w:rPr>
        <w:t>的</w:t>
      </w:r>
      <w:r>
        <w:rPr>
          <w:noProof/>
        </w:rPr>
        <w:t>逻辑</w:t>
      </w:r>
    </w:p>
    <w:p w:rsidR="00C5215B" w:rsidRDefault="00C5215B" w:rsidP="004D34E2">
      <w:pPr>
        <w:jc w:val="left"/>
        <w:rPr>
          <w:noProof/>
        </w:rPr>
      </w:pPr>
      <w:r>
        <w:rPr>
          <w:noProof/>
        </w:rPr>
        <w:tab/>
      </w:r>
      <w:r>
        <w:rPr>
          <w:noProof/>
        </w:rPr>
        <w:tab/>
      </w:r>
      <w:r>
        <w:rPr>
          <w:rFonts w:hint="eastAsia"/>
          <w:noProof/>
        </w:rPr>
        <w:t xml:space="preserve">return true; </w:t>
      </w:r>
      <w:r>
        <w:rPr>
          <w:rFonts w:hint="eastAsia"/>
          <w:noProof/>
        </w:rPr>
        <w:tab/>
      </w:r>
      <w:r>
        <w:rPr>
          <w:rFonts w:hint="eastAsia"/>
          <w:noProof/>
        </w:rPr>
        <w:tab/>
        <w:t>//</w:t>
      </w:r>
      <w:r>
        <w:rPr>
          <w:rFonts w:hint="eastAsia"/>
          <w:noProof/>
        </w:rPr>
        <w:t>如果</w:t>
      </w:r>
      <w:r>
        <w:rPr>
          <w:noProof/>
        </w:rPr>
        <w:t>动作不应被执行，此处返回</w:t>
      </w:r>
      <w:r>
        <w:rPr>
          <w:rFonts w:hint="eastAsia"/>
          <w:noProof/>
        </w:rPr>
        <w:t xml:space="preserve"> </w:t>
      </w:r>
      <w:r>
        <w:rPr>
          <w:noProof/>
        </w:rPr>
        <w:t>false</w:t>
      </w:r>
    </w:p>
    <w:p w:rsidR="00C5215B" w:rsidRDefault="00C5215B" w:rsidP="00C5215B">
      <w:pPr>
        <w:ind w:firstLine="420"/>
        <w:jc w:val="left"/>
        <w:rPr>
          <w:noProof/>
        </w:rPr>
      </w:pPr>
      <w:r>
        <w:rPr>
          <w:noProof/>
        </w:rPr>
        <w:t>}</w:t>
      </w:r>
    </w:p>
    <w:p w:rsidR="00C5215B" w:rsidRDefault="00C5215B" w:rsidP="00C5215B">
      <w:pPr>
        <w:ind w:firstLine="420"/>
        <w:jc w:val="left"/>
        <w:rPr>
          <w:noProof/>
        </w:rPr>
      </w:pPr>
      <w:r>
        <w:rPr>
          <w:noProof/>
        </w:rPr>
        <w:t>protected function postFilter($filterChain){</w:t>
      </w:r>
    </w:p>
    <w:p w:rsidR="00C5215B" w:rsidRDefault="00C5215B" w:rsidP="00C5215B">
      <w:pPr>
        <w:ind w:firstLine="420"/>
        <w:jc w:val="left"/>
        <w:rPr>
          <w:noProof/>
        </w:rPr>
      </w:pPr>
      <w:r>
        <w:rPr>
          <w:noProof/>
        </w:rPr>
        <w:tab/>
        <w:t>//</w:t>
      </w:r>
      <w:r>
        <w:rPr>
          <w:rFonts w:hint="eastAsia"/>
          <w:noProof/>
        </w:rPr>
        <w:t>动作</w:t>
      </w:r>
      <w:r>
        <w:rPr>
          <w:noProof/>
        </w:rPr>
        <w:t>执行之后</w:t>
      </w:r>
      <w:r>
        <w:rPr>
          <w:rFonts w:hint="eastAsia"/>
          <w:noProof/>
        </w:rPr>
        <w:t>应</w:t>
      </w:r>
      <w:r>
        <w:rPr>
          <w:noProof/>
        </w:rPr>
        <w:t>用的逻辑</w:t>
      </w:r>
    </w:p>
    <w:p w:rsidR="00C5215B" w:rsidRDefault="00C5215B" w:rsidP="00C5215B">
      <w:pPr>
        <w:ind w:firstLine="420"/>
        <w:jc w:val="left"/>
        <w:rPr>
          <w:noProof/>
        </w:rPr>
      </w:pPr>
      <w:r>
        <w:rPr>
          <w:noProof/>
        </w:rPr>
        <w:t>}</w:t>
      </w:r>
    </w:p>
    <w:p w:rsidR="00C5215B" w:rsidRDefault="00C5215B" w:rsidP="004D34E2">
      <w:pPr>
        <w:jc w:val="left"/>
        <w:rPr>
          <w:noProof/>
        </w:rPr>
      </w:pPr>
      <w:r>
        <w:rPr>
          <w:noProof/>
        </w:rPr>
        <w:t>}</w:t>
      </w:r>
    </w:p>
    <w:p w:rsidR="00AB044F" w:rsidRDefault="00C5215B" w:rsidP="00470F92">
      <w:pPr>
        <w:rPr>
          <w:noProof/>
        </w:rPr>
      </w:pPr>
      <w:r>
        <w:rPr>
          <w:rFonts w:hint="eastAsia"/>
          <w:noProof/>
        </w:rPr>
        <w:t>要</w:t>
      </w:r>
      <w:r>
        <w:rPr>
          <w:noProof/>
        </w:rPr>
        <w:t>对动作应用过滤器，</w:t>
      </w:r>
      <w:r>
        <w:rPr>
          <w:rFonts w:hint="eastAsia"/>
          <w:noProof/>
        </w:rPr>
        <w:t>需要</w:t>
      </w:r>
      <w:r>
        <w:rPr>
          <w:noProof/>
        </w:rPr>
        <w:t>覆盖</w:t>
      </w:r>
      <w:r>
        <w:rPr>
          <w:rFonts w:hint="eastAsia"/>
          <w:noProof/>
        </w:rPr>
        <w:t>CController::filters()</w:t>
      </w:r>
      <w:r>
        <w:rPr>
          <w:rFonts w:hint="eastAsia"/>
          <w:noProof/>
        </w:rPr>
        <w:t>方法</w:t>
      </w:r>
      <w:r>
        <w:rPr>
          <w:noProof/>
        </w:rPr>
        <w:t>。此方法应返回一个过滤器配置数组。例如：</w:t>
      </w:r>
    </w:p>
    <w:p w:rsidR="00C5215B" w:rsidRDefault="00C5215B" w:rsidP="00470F92">
      <w:pPr>
        <w:rPr>
          <w:noProof/>
        </w:rPr>
      </w:pPr>
      <w:r>
        <w:rPr>
          <w:rFonts w:hint="eastAsia"/>
          <w:noProof/>
        </w:rPr>
        <w:t>class PostController extends CController</w:t>
      </w:r>
    </w:p>
    <w:p w:rsidR="00C5215B" w:rsidRDefault="00C5215B" w:rsidP="00470F92">
      <w:pPr>
        <w:rPr>
          <w:noProof/>
        </w:rPr>
      </w:pPr>
      <w:r>
        <w:rPr>
          <w:noProof/>
        </w:rPr>
        <w:t>{</w:t>
      </w:r>
    </w:p>
    <w:p w:rsidR="00C5215B" w:rsidRDefault="00C5215B" w:rsidP="00470F92">
      <w:pPr>
        <w:rPr>
          <w:noProof/>
        </w:rPr>
      </w:pPr>
      <w:r>
        <w:rPr>
          <w:noProof/>
        </w:rPr>
        <w:tab/>
        <w:t>public function filters()</w:t>
      </w:r>
    </w:p>
    <w:p w:rsidR="00C5215B" w:rsidRDefault="00C5215B" w:rsidP="00C5215B">
      <w:pPr>
        <w:ind w:firstLine="420"/>
        <w:rPr>
          <w:noProof/>
        </w:rPr>
      </w:pPr>
      <w:r>
        <w:rPr>
          <w:noProof/>
        </w:rPr>
        <w:t>{</w:t>
      </w:r>
    </w:p>
    <w:p w:rsidR="00C5215B" w:rsidRDefault="00C5215B" w:rsidP="00C5215B">
      <w:pPr>
        <w:ind w:firstLine="420"/>
        <w:rPr>
          <w:noProof/>
        </w:rPr>
      </w:pPr>
      <w:r>
        <w:rPr>
          <w:noProof/>
        </w:rPr>
        <w:tab/>
        <w:t>return array(</w:t>
      </w:r>
    </w:p>
    <w:p w:rsidR="00C5215B" w:rsidRDefault="00C5215B" w:rsidP="00C5215B">
      <w:pPr>
        <w:ind w:left="420" w:firstLine="420"/>
        <w:rPr>
          <w:noProof/>
        </w:rPr>
      </w:pPr>
      <w:r>
        <w:rPr>
          <w:noProof/>
        </w:rPr>
        <w:tab/>
      </w:r>
      <w:r>
        <w:rPr>
          <w:noProof/>
        </w:rPr>
        <w:drawing>
          <wp:inline distT="0" distB="0" distL="0" distR="0" wp14:anchorId="1B5E0C26" wp14:editId="5C5D191A">
            <wp:extent cx="5727338" cy="926465"/>
            <wp:effectExtent l="0" t="0" r="6985"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1411" cy="967564"/>
                    </a:xfrm>
                    <a:prstGeom prst="rect">
                      <a:avLst/>
                    </a:prstGeom>
                  </pic:spPr>
                </pic:pic>
              </a:graphicData>
            </a:graphic>
          </wp:inline>
        </w:drawing>
      </w:r>
    </w:p>
    <w:p w:rsidR="00C5215B" w:rsidRDefault="00C5215B" w:rsidP="00C5215B">
      <w:pPr>
        <w:ind w:left="420" w:firstLine="420"/>
        <w:rPr>
          <w:noProof/>
        </w:rPr>
      </w:pPr>
      <w:r>
        <w:rPr>
          <w:noProof/>
        </w:rPr>
        <w:t>);</w:t>
      </w:r>
    </w:p>
    <w:p w:rsidR="00C5215B" w:rsidRDefault="00C5215B" w:rsidP="00C5215B">
      <w:pPr>
        <w:ind w:firstLine="420"/>
        <w:rPr>
          <w:noProof/>
        </w:rPr>
      </w:pPr>
      <w:r>
        <w:rPr>
          <w:noProof/>
        </w:rPr>
        <w:t>}</w:t>
      </w:r>
    </w:p>
    <w:p w:rsidR="00C5215B" w:rsidRDefault="00C5215B" w:rsidP="00470F92">
      <w:pPr>
        <w:rPr>
          <w:noProof/>
        </w:rPr>
      </w:pPr>
      <w:r>
        <w:rPr>
          <w:noProof/>
        </w:rPr>
        <w:t>}</w:t>
      </w:r>
    </w:p>
    <w:p w:rsidR="00446C0A" w:rsidRDefault="00446C0A" w:rsidP="00470F92">
      <w:pPr>
        <w:rPr>
          <w:noProof/>
        </w:rPr>
      </w:pPr>
      <w:r>
        <w:rPr>
          <w:noProof/>
        </w:rPr>
        <w:drawing>
          <wp:inline distT="0" distB="0" distL="0" distR="0" wp14:anchorId="5C0BD0E7" wp14:editId="15C72978">
            <wp:extent cx="6645910" cy="7334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733425"/>
                    </a:xfrm>
                    <a:prstGeom prst="rect">
                      <a:avLst/>
                    </a:prstGeom>
                  </pic:spPr>
                </pic:pic>
              </a:graphicData>
            </a:graphic>
          </wp:inline>
        </w:drawing>
      </w:r>
    </w:p>
    <w:p w:rsidR="00446C0A" w:rsidRDefault="00446C0A" w:rsidP="00470F92">
      <w:pPr>
        <w:rPr>
          <w:noProof/>
        </w:rPr>
      </w:pPr>
      <w:r>
        <w:rPr>
          <w:noProof/>
        </w:rPr>
        <w:drawing>
          <wp:inline distT="0" distB="0" distL="0" distR="0" wp14:anchorId="7205F5B3" wp14:editId="3FAAA852">
            <wp:extent cx="6645910" cy="5454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545465"/>
                    </a:xfrm>
                    <a:prstGeom prst="rect">
                      <a:avLst/>
                    </a:prstGeom>
                  </pic:spPr>
                </pic:pic>
              </a:graphicData>
            </a:graphic>
          </wp:inline>
        </w:drawing>
      </w:r>
    </w:p>
    <w:p w:rsidR="00030DCF" w:rsidRDefault="00030DCF" w:rsidP="00470F92">
      <w:pPr>
        <w:rPr>
          <w:noProof/>
        </w:rPr>
      </w:pPr>
    </w:p>
    <w:p w:rsidR="009306F4" w:rsidRDefault="009306F4" w:rsidP="00D27AA7">
      <w:pPr>
        <w:outlineLvl w:val="2"/>
        <w:rPr>
          <w:noProof/>
        </w:rPr>
      </w:pPr>
      <w:r>
        <w:rPr>
          <w:rFonts w:hint="eastAsia"/>
          <w:noProof/>
        </w:rPr>
        <w:t>3</w:t>
      </w:r>
      <w:r>
        <w:rPr>
          <w:rFonts w:hint="eastAsia"/>
          <w:noProof/>
        </w:rPr>
        <w:t>、</w:t>
      </w:r>
      <w:r>
        <w:rPr>
          <w:noProof/>
        </w:rPr>
        <w:t>使用过滤器</w:t>
      </w:r>
    </w:p>
    <w:p w:rsidR="0007377B" w:rsidRDefault="0007377B" w:rsidP="0007377B">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过滤器本质上是一类特殊的</w:t>
      </w:r>
      <w:r>
        <w:rPr>
          <w:rFonts w:ascii="Helvetica" w:hAnsi="Helvetica" w:cs="Helvetica"/>
          <w:color w:val="333333"/>
          <w:sz w:val="21"/>
          <w:szCs w:val="21"/>
        </w:rPr>
        <w:t> </w:t>
      </w:r>
      <w:hyperlink r:id="rId49" w:history="1">
        <w:r>
          <w:rPr>
            <w:rStyle w:val="a4"/>
            <w:rFonts w:ascii="Helvetica" w:hAnsi="Helvetica" w:cs="Helvetica"/>
            <w:color w:val="337AB7"/>
            <w:sz w:val="21"/>
            <w:szCs w:val="21"/>
            <w:u w:val="none"/>
          </w:rPr>
          <w:t>行为</w:t>
        </w:r>
      </w:hyperlink>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所以使用过滤器和</w:t>
      </w:r>
      <w:r>
        <w:rPr>
          <w:rFonts w:ascii="Helvetica" w:hAnsi="Helvetica" w:cs="Helvetica"/>
          <w:color w:val="333333"/>
          <w:sz w:val="21"/>
          <w:szCs w:val="21"/>
        </w:rPr>
        <w:t> </w:t>
      </w:r>
      <w:hyperlink r:id="rId50" w:anchor="attaching-behaviors" w:history="1">
        <w:r>
          <w:rPr>
            <w:rStyle w:val="a4"/>
            <w:rFonts w:ascii="Helvetica" w:hAnsi="Helvetica" w:cs="Helvetica"/>
            <w:color w:val="337AB7"/>
            <w:sz w:val="21"/>
            <w:szCs w:val="21"/>
            <w:u w:val="none"/>
          </w:rPr>
          <w:t>使用</w:t>
        </w:r>
        <w:r>
          <w:rPr>
            <w:rStyle w:val="a4"/>
            <w:rFonts w:ascii="Helvetica" w:hAnsi="Helvetica" w:cs="Helvetica"/>
            <w:color w:val="337AB7"/>
            <w:sz w:val="21"/>
            <w:szCs w:val="21"/>
            <w:u w:val="none"/>
          </w:rPr>
          <w:t xml:space="preserve"> </w:t>
        </w:r>
        <w:r>
          <w:rPr>
            <w:rStyle w:val="a4"/>
            <w:rFonts w:ascii="Helvetica" w:hAnsi="Helvetica" w:cs="Helvetica"/>
            <w:color w:val="337AB7"/>
            <w:sz w:val="21"/>
            <w:szCs w:val="21"/>
            <w:u w:val="none"/>
          </w:rPr>
          <w:t>行为</w:t>
        </w:r>
      </w:hyperlink>
      <w:r>
        <w:rPr>
          <w:rFonts w:ascii="Helvetica" w:hAnsi="Helvetica" w:cs="Helvetica"/>
          <w:color w:val="333333"/>
          <w:sz w:val="21"/>
          <w:szCs w:val="21"/>
        </w:rPr>
        <w:t>一样。</w:t>
      </w:r>
      <w:r>
        <w:rPr>
          <w:rFonts w:ascii="Helvetica" w:hAnsi="Helvetica" w:cs="Helvetica"/>
          <w:color w:val="333333"/>
          <w:sz w:val="21"/>
          <w:szCs w:val="21"/>
        </w:rPr>
        <w:t xml:space="preserve"> </w:t>
      </w:r>
      <w:r>
        <w:rPr>
          <w:rFonts w:ascii="Helvetica" w:hAnsi="Helvetica" w:cs="Helvetica"/>
          <w:color w:val="333333"/>
          <w:sz w:val="21"/>
          <w:szCs w:val="21"/>
        </w:rPr>
        <w:t>可以在控制器类中覆盖它的</w:t>
      </w:r>
      <w:r>
        <w:rPr>
          <w:rFonts w:ascii="Helvetica" w:hAnsi="Helvetica" w:cs="Helvetica"/>
          <w:color w:val="333333"/>
          <w:sz w:val="21"/>
          <w:szCs w:val="21"/>
        </w:rPr>
        <w:t> </w:t>
      </w:r>
      <w:r>
        <w:rPr>
          <w:rStyle w:val="broken-link"/>
          <w:rFonts w:ascii="Helvetica" w:hAnsi="Helvetica" w:cs="Helvetica"/>
          <w:color w:val="333333"/>
          <w:sz w:val="21"/>
          <w:szCs w:val="21"/>
        </w:rPr>
        <w:t>yii\base\Controller::behaviors()</w:t>
      </w:r>
      <w:r>
        <w:rPr>
          <w:rFonts w:ascii="Helvetica" w:hAnsi="Helvetica" w:cs="Helvetica"/>
          <w:color w:val="333333"/>
          <w:sz w:val="21"/>
          <w:szCs w:val="21"/>
        </w:rPr>
        <w:t> </w:t>
      </w:r>
      <w:r>
        <w:rPr>
          <w:rFonts w:ascii="Helvetica" w:hAnsi="Helvetica" w:cs="Helvetica"/>
          <w:color w:val="333333"/>
          <w:sz w:val="21"/>
          <w:szCs w:val="21"/>
        </w:rPr>
        <w:t>方法来申明过滤器，如下所示：</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7377B" w:rsidRPr="00EC36EE"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FFD966" w:themeColor="accent4" w:themeTint="99"/>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'yii\filters\HttpCache'</w:t>
      </w:r>
      <w:r>
        <w:rPr>
          <w:rStyle w:val="HTML"/>
          <w:rFonts w:ascii="Consolas" w:hAnsi="Consolas" w:cs="Consolas"/>
          <w:color w:val="444444"/>
          <w:shd w:val="clear" w:color="auto" w:fill="F0F0F0"/>
        </w:rPr>
        <w:t xml:space="preserve">, </w:t>
      </w:r>
      <w:r w:rsidRPr="00EC36EE">
        <w:rPr>
          <w:rStyle w:val="HTML"/>
          <w:rFonts w:ascii="Consolas" w:hAnsi="Consolas" w:cs="Consolas" w:hint="eastAsia"/>
          <w:color w:val="2E74B5" w:themeColor="accent1" w:themeShade="BF"/>
          <w:shd w:val="clear" w:color="auto" w:fill="F0F0F0"/>
        </w:rPr>
        <w:t>//</w:t>
      </w:r>
      <w:r w:rsidRPr="00EC36EE">
        <w:rPr>
          <w:rStyle w:val="HTML"/>
          <w:rFonts w:ascii="Consolas" w:hAnsi="Consolas" w:cs="Consolas" w:hint="eastAsia"/>
          <w:color w:val="2E74B5" w:themeColor="accent1" w:themeShade="BF"/>
          <w:shd w:val="clear" w:color="auto" w:fill="F0F0F0"/>
        </w:rPr>
        <w:t>过滤</w:t>
      </w:r>
      <w:r w:rsidRPr="00EC36EE">
        <w:rPr>
          <w:rStyle w:val="HTML"/>
          <w:rFonts w:ascii="Consolas" w:hAnsi="Consolas" w:cs="Consolas"/>
          <w:color w:val="2E74B5" w:themeColor="accent1" w:themeShade="BF"/>
          <w:shd w:val="clear" w:color="auto" w:fill="F0F0F0"/>
        </w:rPr>
        <w:t>器名称</w:t>
      </w:r>
    </w:p>
    <w:p w:rsidR="0007377B" w:rsidRPr="00EC36EE"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tabs>
          <w:tab w:val="clear" w:pos="6412"/>
          <w:tab w:val="left" w:pos="6285"/>
        </w:tabs>
        <w:wordWrap w:val="0"/>
        <w:ind w:left="-120" w:right="-120"/>
        <w:rPr>
          <w:rStyle w:val="HTML"/>
          <w:rFonts w:ascii="Consolas" w:hAnsi="Consolas" w:cs="Consolas"/>
          <w:color w:val="2E74B5" w:themeColor="accent1" w:themeShade="BF"/>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'only'</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'index'</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'view'</w:t>
      </w:r>
      <w:r>
        <w:rPr>
          <w:rStyle w:val="HTML"/>
          <w:rFonts w:ascii="Consolas" w:hAnsi="Consolas" w:cs="Consolas"/>
          <w:color w:val="444444"/>
          <w:shd w:val="clear" w:color="auto" w:fill="F0F0F0"/>
        </w:rPr>
        <w:t>],</w:t>
      </w:r>
      <w:r>
        <w:rPr>
          <w:rStyle w:val="HTML"/>
          <w:rFonts w:ascii="Consolas" w:hAnsi="Consolas" w:cs="Consolas"/>
          <w:color w:val="444444"/>
          <w:shd w:val="clear" w:color="auto" w:fill="F0F0F0"/>
        </w:rPr>
        <w:tab/>
      </w:r>
      <w:r>
        <w:rPr>
          <w:rStyle w:val="HTML"/>
          <w:rFonts w:ascii="Consolas" w:hAnsi="Consolas" w:cs="Consolas"/>
          <w:color w:val="444444"/>
          <w:shd w:val="clear" w:color="auto" w:fill="F0F0F0"/>
        </w:rPr>
        <w:tab/>
      </w:r>
      <w:r w:rsidRPr="00EC36EE">
        <w:rPr>
          <w:rStyle w:val="HTML"/>
          <w:rFonts w:ascii="Consolas" w:hAnsi="Consolas" w:cs="Consolas" w:hint="eastAsia"/>
          <w:color w:val="2E74B5" w:themeColor="accent1" w:themeShade="BF"/>
          <w:shd w:val="clear" w:color="auto" w:fill="F0F0F0"/>
        </w:rPr>
        <w:t>//</w:t>
      </w:r>
      <w:r w:rsidRPr="00EC36EE">
        <w:rPr>
          <w:rStyle w:val="HTML"/>
          <w:rFonts w:ascii="Consolas" w:hAnsi="Consolas" w:cs="Consolas" w:hint="eastAsia"/>
          <w:color w:val="2E74B5" w:themeColor="accent1" w:themeShade="BF"/>
          <w:shd w:val="clear" w:color="auto" w:fill="F0F0F0"/>
        </w:rPr>
        <w:t>应</w:t>
      </w:r>
      <w:r w:rsidRPr="00EC36EE">
        <w:rPr>
          <w:rStyle w:val="HTML"/>
          <w:rFonts w:ascii="Consolas" w:hAnsi="Consolas" w:cs="Consolas"/>
          <w:color w:val="2E74B5" w:themeColor="accent1" w:themeShade="BF"/>
          <w:shd w:val="clear" w:color="auto" w:fill="F0F0F0"/>
        </w:rPr>
        <w:t>用到这些操作</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tabs>
          <w:tab w:val="clear" w:pos="1832"/>
          <w:tab w:val="clear" w:pos="6412"/>
          <w:tab w:val="left" w:pos="1470"/>
          <w:tab w:val="left" w:pos="6285"/>
        </w:tabs>
        <w:wordWrap w:val="0"/>
        <w:ind w:left="-120" w:right="-120"/>
        <w:rPr>
          <w:rStyle w:val="HTML"/>
          <w:rFonts w:ascii="Consolas" w:hAnsi="Consolas" w:cs="Consolas"/>
          <w:color w:val="444444"/>
          <w:shd w:val="clear" w:color="auto" w:fill="F0F0F0"/>
        </w:rPr>
      </w:pPr>
      <w:r>
        <w:rPr>
          <w:rStyle w:val="hljs-string"/>
          <w:rFonts w:ascii="Consolas" w:hAnsi="Consolas" w:cs="Consolas"/>
          <w:color w:val="880000"/>
          <w:shd w:val="clear" w:color="auto" w:fill="F0F0F0"/>
        </w:rPr>
        <w:tab/>
      </w:r>
      <w:r>
        <w:rPr>
          <w:rStyle w:val="hljs-string"/>
          <w:rFonts w:ascii="Consolas" w:hAnsi="Consolas" w:cs="Consolas"/>
          <w:color w:val="880000"/>
          <w:shd w:val="clear" w:color="auto" w:fill="F0F0F0"/>
        </w:rPr>
        <w:tab/>
        <w:t>//'except'</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'index'</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'view'</w:t>
      </w:r>
      <w:r>
        <w:rPr>
          <w:rStyle w:val="HTML"/>
          <w:rFonts w:ascii="Consolas" w:hAnsi="Consolas" w:cs="Consolas"/>
          <w:color w:val="444444"/>
          <w:shd w:val="clear" w:color="auto" w:fill="F0F0F0"/>
        </w:rPr>
        <w:t>],</w:t>
      </w:r>
      <w:r>
        <w:rPr>
          <w:rStyle w:val="HTML"/>
          <w:rFonts w:ascii="Consolas" w:hAnsi="Consolas" w:cs="Consolas"/>
          <w:color w:val="444444"/>
          <w:shd w:val="clear" w:color="auto" w:fill="F0F0F0"/>
        </w:rPr>
        <w:tab/>
      </w:r>
      <w:r w:rsidRPr="00EC36EE">
        <w:rPr>
          <w:rStyle w:val="HTML"/>
          <w:rFonts w:ascii="Consolas" w:hAnsi="Consolas" w:cs="Consolas"/>
          <w:color w:val="2E74B5" w:themeColor="accent1" w:themeShade="BF"/>
          <w:shd w:val="clear" w:color="auto" w:fill="F0F0F0"/>
        </w:rPr>
        <w:t>//</w:t>
      </w:r>
      <w:r w:rsidRPr="00EC36EE">
        <w:rPr>
          <w:rStyle w:val="HTML"/>
          <w:rFonts w:ascii="Consolas" w:hAnsi="Consolas" w:cs="Consolas" w:hint="eastAsia"/>
          <w:color w:val="2E74B5" w:themeColor="accent1" w:themeShade="BF"/>
          <w:shd w:val="clear" w:color="auto" w:fill="F0F0F0"/>
        </w:rPr>
        <w:t>不</w:t>
      </w:r>
      <w:r w:rsidRPr="00EC36EE">
        <w:rPr>
          <w:rStyle w:val="HTML"/>
          <w:rFonts w:ascii="Consolas" w:hAnsi="Consolas" w:cs="Consolas"/>
          <w:color w:val="2E74B5" w:themeColor="accent1" w:themeShade="BF"/>
          <w:shd w:val="clear" w:color="auto" w:fill="F0F0F0"/>
        </w:rPr>
        <w:t>应用到这些操作</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'lastModified'</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params"/>
          <w:rFonts w:ascii="Consolas" w:hAnsi="Consolas" w:cs="Consolas"/>
          <w:color w:val="444444"/>
          <w:shd w:val="clear" w:color="auto" w:fill="F0F0F0"/>
        </w:rPr>
        <w:t>(</w:t>
      </w:r>
      <w:r>
        <w:rPr>
          <w:rStyle w:val="hljs-variable"/>
          <w:rFonts w:ascii="Consolas" w:hAnsi="Consolas" w:cs="Consolas"/>
          <w:color w:val="BC6060"/>
          <w:shd w:val="clear" w:color="auto" w:fill="F0F0F0"/>
        </w:rPr>
        <w:t>$action</w:t>
      </w:r>
      <w:r>
        <w:rPr>
          <w:rStyle w:val="hljs-params"/>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$params</w:t>
      </w:r>
      <w:r>
        <w:rPr>
          <w:rStyle w:val="hljs-params"/>
          <w:rFonts w:ascii="Consolas" w:hAnsi="Consolas" w:cs="Consolas"/>
          <w:color w:val="444444"/>
          <w:shd w:val="clear" w:color="auto" w:fill="F0F0F0"/>
        </w:rPr>
        <w:t>)</w:t>
      </w: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$q</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\yii\db\Query();</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$q</w:t>
      </w:r>
      <w:r>
        <w:rPr>
          <w:rStyle w:val="HTML"/>
          <w:rFonts w:ascii="Consolas" w:hAnsi="Consolas" w:cs="Consolas"/>
          <w:color w:val="444444"/>
          <w:shd w:val="clear" w:color="auto" w:fill="F0F0F0"/>
        </w:rPr>
        <w:t>-&gt;from(</w:t>
      </w:r>
      <w:r>
        <w:rPr>
          <w:rStyle w:val="hljs-string"/>
          <w:rFonts w:ascii="Consolas" w:hAnsi="Consolas" w:cs="Consolas"/>
          <w:color w:val="880000"/>
          <w:shd w:val="clear" w:color="auto" w:fill="F0F0F0"/>
        </w:rPr>
        <w:t>'user'</w:t>
      </w:r>
      <w:r>
        <w:rPr>
          <w:rStyle w:val="HTML"/>
          <w:rFonts w:ascii="Consolas" w:hAnsi="Consolas" w:cs="Consolas"/>
          <w:color w:val="444444"/>
          <w:shd w:val="clear" w:color="auto" w:fill="F0F0F0"/>
        </w:rPr>
        <w:t>)-&gt;max(</w:t>
      </w:r>
      <w:r>
        <w:rPr>
          <w:rStyle w:val="hljs-string"/>
          <w:rFonts w:ascii="Consolas" w:hAnsi="Consolas" w:cs="Consolas"/>
          <w:color w:val="880000"/>
          <w:shd w:val="clear" w:color="auto" w:fill="F0F0F0"/>
        </w:rPr>
        <w:t>'updated_at'</w:t>
      </w:r>
      <w:r>
        <w:rPr>
          <w:rStyle w:val="HTML"/>
          <w:rFonts w:ascii="Consolas" w:hAnsi="Consolas" w:cs="Consolas"/>
          <w:color w:val="444444"/>
          <w:shd w:val="clear" w:color="auto" w:fill="F0F0F0"/>
        </w:rPr>
        <w:t>);</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7377B" w:rsidRDefault="0007377B" w:rsidP="0007377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7377B" w:rsidRDefault="0007377B" w:rsidP="0007377B">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控制器类的过滤器默认应用到该类的</w:t>
      </w:r>
      <w:r>
        <w:rPr>
          <w:rFonts w:ascii="Helvetica" w:hAnsi="Helvetica" w:cs="Helvetica"/>
          <w:color w:val="333333"/>
          <w:sz w:val="21"/>
          <w:szCs w:val="21"/>
        </w:rPr>
        <w:t> </w:t>
      </w:r>
      <w:r>
        <w:rPr>
          <w:rStyle w:val="ad"/>
          <w:rFonts w:ascii="Helvetica" w:hAnsi="Helvetica" w:cs="Helvetica"/>
          <w:color w:val="333333"/>
        </w:rPr>
        <w:t>所有</w:t>
      </w:r>
      <w:r>
        <w:rPr>
          <w:rFonts w:ascii="Helvetica" w:hAnsi="Helvetica" w:cs="Helvetica"/>
          <w:color w:val="333333"/>
          <w:sz w:val="21"/>
          <w:szCs w:val="21"/>
        </w:rPr>
        <w:t> </w:t>
      </w:r>
      <w:r>
        <w:rPr>
          <w:rFonts w:ascii="Helvetica" w:hAnsi="Helvetica" w:cs="Helvetica"/>
          <w:color w:val="333333"/>
          <w:sz w:val="21"/>
          <w:szCs w:val="21"/>
        </w:rPr>
        <w:t>动作，</w:t>
      </w:r>
      <w:r>
        <w:rPr>
          <w:rFonts w:ascii="Helvetica" w:hAnsi="Helvetica" w:cs="Helvetica"/>
          <w:color w:val="333333"/>
          <w:sz w:val="21"/>
          <w:szCs w:val="21"/>
        </w:rPr>
        <w:t xml:space="preserve"> </w:t>
      </w:r>
      <w:r>
        <w:rPr>
          <w:rFonts w:ascii="Helvetica" w:hAnsi="Helvetica" w:cs="Helvetica"/>
          <w:color w:val="333333"/>
          <w:sz w:val="21"/>
          <w:szCs w:val="21"/>
        </w:rPr>
        <w:t>你可以配置</w:t>
      </w:r>
      <w:hyperlink r:id="rId51" w:anchor="$only-detail" w:history="1">
        <w:r>
          <w:rPr>
            <w:rStyle w:val="a4"/>
            <w:rFonts w:ascii="Helvetica" w:hAnsi="Helvetica" w:cs="Helvetica"/>
            <w:color w:val="337AB7"/>
            <w:sz w:val="21"/>
            <w:szCs w:val="21"/>
            <w:u w:val="none"/>
          </w:rPr>
          <w:t>only</w:t>
        </w:r>
      </w:hyperlink>
      <w:r>
        <w:rPr>
          <w:rFonts w:ascii="Helvetica" w:hAnsi="Helvetica" w:cs="Helvetica"/>
          <w:color w:val="333333"/>
          <w:sz w:val="21"/>
          <w:szCs w:val="21"/>
        </w:rPr>
        <w:t>属性明确指定控制器应用到哪些动作。</w:t>
      </w:r>
      <w:r>
        <w:rPr>
          <w:rFonts w:ascii="Helvetica" w:hAnsi="Helvetica" w:cs="Helvetica"/>
          <w:color w:val="333333"/>
          <w:sz w:val="21"/>
          <w:szCs w:val="21"/>
        </w:rPr>
        <w:t xml:space="preserve"> </w:t>
      </w:r>
      <w:r>
        <w:rPr>
          <w:rFonts w:ascii="Helvetica" w:hAnsi="Helvetica" w:cs="Helvetica"/>
          <w:color w:val="333333"/>
          <w:sz w:val="21"/>
          <w:szCs w:val="21"/>
        </w:rPr>
        <w:t>在上述例子中，</w:t>
      </w:r>
      <w:r>
        <w:rPr>
          <w:rStyle w:val="HTML"/>
          <w:rFonts w:ascii="Consolas" w:hAnsi="Consolas" w:cs="Consolas"/>
          <w:color w:val="C7254E"/>
          <w:sz w:val="19"/>
          <w:szCs w:val="19"/>
          <w:shd w:val="clear" w:color="auto" w:fill="F9F2F4"/>
        </w:rPr>
        <w:t>HttpCache</w:t>
      </w:r>
      <w:r>
        <w:rPr>
          <w:rFonts w:ascii="Helvetica" w:hAnsi="Helvetica" w:cs="Helvetica"/>
          <w:color w:val="333333"/>
          <w:sz w:val="21"/>
          <w:szCs w:val="21"/>
        </w:rPr>
        <w:t> </w:t>
      </w:r>
      <w:r>
        <w:rPr>
          <w:rFonts w:ascii="Helvetica" w:hAnsi="Helvetica" w:cs="Helvetica"/>
          <w:color w:val="333333"/>
          <w:sz w:val="21"/>
          <w:szCs w:val="21"/>
        </w:rPr>
        <w:t>过滤器只应用到</w:t>
      </w:r>
      <w:r>
        <w:rPr>
          <w:rStyle w:val="HTML"/>
          <w:rFonts w:ascii="Consolas" w:hAnsi="Consolas" w:cs="Consolas"/>
          <w:color w:val="C7254E"/>
          <w:sz w:val="19"/>
          <w:szCs w:val="19"/>
          <w:shd w:val="clear" w:color="auto" w:fill="F9F2F4"/>
        </w:rPr>
        <w:t>index</w:t>
      </w:r>
      <w:r>
        <w:rPr>
          <w:rFonts w:ascii="Helvetica" w:hAnsi="Helvetica" w:cs="Helvetica"/>
          <w:color w:val="333333"/>
          <w:sz w:val="21"/>
          <w:szCs w:val="21"/>
        </w:rPr>
        <w:t>和</w:t>
      </w:r>
      <w:r>
        <w:rPr>
          <w:rStyle w:val="HTML"/>
          <w:rFonts w:ascii="Consolas" w:hAnsi="Consolas" w:cs="Consolas"/>
          <w:color w:val="C7254E"/>
          <w:sz w:val="19"/>
          <w:szCs w:val="19"/>
          <w:shd w:val="clear" w:color="auto" w:fill="F9F2F4"/>
        </w:rPr>
        <w:t>view</w:t>
      </w:r>
      <w:r>
        <w:rPr>
          <w:rFonts w:ascii="Helvetica" w:hAnsi="Helvetica" w:cs="Helvetica"/>
          <w:color w:val="333333"/>
          <w:sz w:val="21"/>
          <w:szCs w:val="21"/>
        </w:rPr>
        <w:t>动作。</w:t>
      </w:r>
      <w:r>
        <w:rPr>
          <w:rFonts w:ascii="Helvetica" w:hAnsi="Helvetica" w:cs="Helvetica"/>
          <w:color w:val="333333"/>
          <w:sz w:val="21"/>
          <w:szCs w:val="21"/>
        </w:rPr>
        <w:t xml:space="preserve"> </w:t>
      </w:r>
      <w:r>
        <w:rPr>
          <w:rFonts w:ascii="Helvetica" w:hAnsi="Helvetica" w:cs="Helvetica"/>
          <w:color w:val="333333"/>
          <w:sz w:val="21"/>
          <w:szCs w:val="21"/>
        </w:rPr>
        <w:t>也可以配置</w:t>
      </w:r>
      <w:hyperlink r:id="rId52" w:anchor="$except-detail" w:history="1">
        <w:r>
          <w:rPr>
            <w:rStyle w:val="a4"/>
            <w:rFonts w:ascii="Helvetica" w:hAnsi="Helvetica" w:cs="Helvetica"/>
            <w:color w:val="337AB7"/>
            <w:sz w:val="21"/>
            <w:szCs w:val="21"/>
            <w:u w:val="none"/>
          </w:rPr>
          <w:t>except</w:t>
        </w:r>
      </w:hyperlink>
      <w:r>
        <w:rPr>
          <w:rFonts w:ascii="Helvetica" w:hAnsi="Helvetica" w:cs="Helvetica"/>
          <w:color w:val="333333"/>
          <w:sz w:val="21"/>
          <w:szCs w:val="21"/>
        </w:rPr>
        <w:t>属性</w:t>
      </w:r>
      <w:r>
        <w:rPr>
          <w:rFonts w:ascii="Helvetica" w:hAnsi="Helvetica" w:cs="Helvetica"/>
          <w:color w:val="333333"/>
          <w:sz w:val="21"/>
          <w:szCs w:val="21"/>
        </w:rPr>
        <w:t xml:space="preserve"> </w:t>
      </w:r>
      <w:r>
        <w:rPr>
          <w:rFonts w:ascii="Helvetica" w:hAnsi="Helvetica" w:cs="Helvetica"/>
          <w:color w:val="333333"/>
          <w:sz w:val="21"/>
          <w:szCs w:val="21"/>
        </w:rPr>
        <w:t>使一些动作不执行过滤器。</w:t>
      </w:r>
    </w:p>
    <w:p w:rsidR="00EC36EE" w:rsidRDefault="0007377B" w:rsidP="00EC36EE">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除了控制器外，可在</w:t>
      </w:r>
      <w:r>
        <w:rPr>
          <w:rFonts w:ascii="Helvetica" w:hAnsi="Helvetica" w:cs="Helvetica"/>
          <w:color w:val="333333"/>
          <w:sz w:val="21"/>
          <w:szCs w:val="21"/>
        </w:rPr>
        <w:t> </w:t>
      </w:r>
      <w:hyperlink r:id="rId53" w:history="1">
        <w:r>
          <w:rPr>
            <w:rStyle w:val="a4"/>
            <w:rFonts w:ascii="Helvetica" w:hAnsi="Helvetica" w:cs="Helvetica"/>
            <w:color w:val="337AB7"/>
            <w:sz w:val="21"/>
            <w:szCs w:val="21"/>
            <w:u w:val="none"/>
          </w:rPr>
          <w:t>模块</w:t>
        </w:r>
      </w:hyperlink>
      <w:r>
        <w:rPr>
          <w:rFonts w:ascii="Helvetica" w:hAnsi="Helvetica" w:cs="Helvetica"/>
          <w:color w:val="333333"/>
          <w:sz w:val="21"/>
          <w:szCs w:val="21"/>
        </w:rPr>
        <w:t>或</w:t>
      </w:r>
      <w:hyperlink r:id="rId54" w:history="1">
        <w:r>
          <w:rPr>
            <w:rStyle w:val="a4"/>
            <w:rFonts w:ascii="Helvetica" w:hAnsi="Helvetica" w:cs="Helvetica"/>
            <w:color w:val="337AB7"/>
            <w:sz w:val="21"/>
            <w:szCs w:val="21"/>
            <w:u w:val="none"/>
          </w:rPr>
          <w:t>应用主体</w:t>
        </w:r>
      </w:hyperlink>
      <w:r>
        <w:rPr>
          <w:rFonts w:ascii="Helvetica" w:hAnsi="Helvetica" w:cs="Helvetica"/>
          <w:color w:val="333333"/>
          <w:sz w:val="21"/>
          <w:szCs w:val="21"/>
        </w:rPr>
        <w:t> </w:t>
      </w:r>
      <w:r>
        <w:rPr>
          <w:rFonts w:ascii="Helvetica" w:hAnsi="Helvetica" w:cs="Helvetica"/>
          <w:color w:val="333333"/>
          <w:sz w:val="21"/>
          <w:szCs w:val="21"/>
        </w:rPr>
        <w:t>中申明过滤器。</w:t>
      </w:r>
      <w:r>
        <w:rPr>
          <w:rFonts w:ascii="Helvetica" w:hAnsi="Helvetica" w:cs="Helvetica"/>
          <w:color w:val="333333"/>
          <w:sz w:val="21"/>
          <w:szCs w:val="21"/>
        </w:rPr>
        <w:t xml:space="preserve"> </w:t>
      </w:r>
      <w:r>
        <w:rPr>
          <w:rFonts w:ascii="Helvetica" w:hAnsi="Helvetica" w:cs="Helvetica"/>
          <w:color w:val="333333"/>
          <w:sz w:val="21"/>
          <w:szCs w:val="21"/>
        </w:rPr>
        <w:t>申明之后，过滤器会应用到所属该模块或应用主体的</w:t>
      </w:r>
      <w:r>
        <w:rPr>
          <w:rFonts w:ascii="Helvetica" w:hAnsi="Helvetica" w:cs="Helvetica"/>
          <w:color w:val="333333"/>
          <w:sz w:val="21"/>
          <w:szCs w:val="21"/>
        </w:rPr>
        <w:t> </w:t>
      </w:r>
      <w:r>
        <w:rPr>
          <w:rStyle w:val="ad"/>
          <w:rFonts w:ascii="Helvetica" w:hAnsi="Helvetica" w:cs="Helvetica"/>
          <w:color w:val="333333"/>
        </w:rPr>
        <w:t>所有</w:t>
      </w:r>
      <w:r>
        <w:rPr>
          <w:rFonts w:ascii="Helvetica" w:hAnsi="Helvetica" w:cs="Helvetica"/>
          <w:color w:val="333333"/>
          <w:sz w:val="21"/>
          <w:szCs w:val="21"/>
        </w:rPr>
        <w:t> </w:t>
      </w:r>
      <w:r>
        <w:rPr>
          <w:rFonts w:ascii="Helvetica" w:hAnsi="Helvetica" w:cs="Helvetica"/>
          <w:color w:val="333333"/>
          <w:sz w:val="21"/>
          <w:szCs w:val="21"/>
        </w:rPr>
        <w:t>控制器动作，</w:t>
      </w:r>
      <w:r w:rsidR="00EC36EE">
        <w:rPr>
          <w:rFonts w:ascii="Helvetica" w:hAnsi="Helvetica" w:cs="Helvetica"/>
          <w:color w:val="333333"/>
          <w:sz w:val="21"/>
          <w:szCs w:val="21"/>
        </w:rPr>
        <w:t> </w:t>
      </w:r>
      <w:r w:rsidR="00EC36EE">
        <w:rPr>
          <w:rFonts w:ascii="Helvetica" w:hAnsi="Helvetica" w:cs="Helvetica"/>
          <w:color w:val="333333"/>
          <w:sz w:val="21"/>
          <w:szCs w:val="21"/>
        </w:rPr>
        <w:t>除非像上述一样配置过滤器的</w:t>
      </w:r>
      <w:r w:rsidR="00EC36EE">
        <w:rPr>
          <w:rFonts w:ascii="Helvetica" w:hAnsi="Helvetica" w:cs="Helvetica"/>
          <w:color w:val="333333"/>
          <w:sz w:val="21"/>
          <w:szCs w:val="21"/>
        </w:rPr>
        <w:t> </w:t>
      </w:r>
      <w:hyperlink r:id="rId55" w:anchor="$only-detail" w:history="1">
        <w:r w:rsidR="00EC36EE">
          <w:rPr>
            <w:rStyle w:val="a4"/>
            <w:rFonts w:ascii="Helvetica" w:hAnsi="Helvetica" w:cs="Helvetica"/>
            <w:color w:val="337AB7"/>
            <w:sz w:val="21"/>
            <w:szCs w:val="21"/>
            <w:u w:val="none"/>
          </w:rPr>
          <w:t>only</w:t>
        </w:r>
      </w:hyperlink>
      <w:r w:rsidR="00EC36EE">
        <w:rPr>
          <w:rFonts w:ascii="Helvetica" w:hAnsi="Helvetica" w:cs="Helvetica"/>
          <w:color w:val="333333"/>
          <w:sz w:val="21"/>
          <w:szCs w:val="21"/>
        </w:rPr>
        <w:t> </w:t>
      </w:r>
      <w:r w:rsidR="00EC36EE">
        <w:rPr>
          <w:rFonts w:ascii="Helvetica" w:hAnsi="Helvetica" w:cs="Helvetica"/>
          <w:color w:val="333333"/>
          <w:sz w:val="21"/>
          <w:szCs w:val="21"/>
        </w:rPr>
        <w:t>和</w:t>
      </w:r>
      <w:r w:rsidR="00EC36EE">
        <w:rPr>
          <w:rFonts w:ascii="Helvetica" w:hAnsi="Helvetica" w:cs="Helvetica"/>
          <w:color w:val="333333"/>
          <w:sz w:val="21"/>
          <w:szCs w:val="21"/>
        </w:rPr>
        <w:t> </w:t>
      </w:r>
      <w:hyperlink r:id="rId56" w:anchor="$except-detail" w:history="1">
        <w:r w:rsidR="00EC36EE">
          <w:rPr>
            <w:rStyle w:val="a4"/>
            <w:rFonts w:ascii="Helvetica" w:hAnsi="Helvetica" w:cs="Helvetica"/>
            <w:color w:val="337AB7"/>
            <w:sz w:val="21"/>
            <w:szCs w:val="21"/>
            <w:u w:val="none"/>
          </w:rPr>
          <w:t>except</w:t>
        </w:r>
      </w:hyperlink>
      <w:r w:rsidR="00EC36EE">
        <w:rPr>
          <w:rFonts w:ascii="Helvetica" w:hAnsi="Helvetica" w:cs="Helvetica"/>
          <w:color w:val="333333"/>
          <w:sz w:val="21"/>
          <w:szCs w:val="21"/>
        </w:rPr>
        <w:t> </w:t>
      </w:r>
      <w:r w:rsidR="00EC36EE">
        <w:rPr>
          <w:rFonts w:ascii="Helvetica" w:hAnsi="Helvetica" w:cs="Helvetica"/>
          <w:color w:val="333333"/>
          <w:sz w:val="21"/>
          <w:szCs w:val="21"/>
        </w:rPr>
        <w:t>属性。</w:t>
      </w:r>
    </w:p>
    <w:p w:rsidR="00EC36EE" w:rsidRDefault="00EC36EE" w:rsidP="00EC36EE">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sz w:val="21"/>
          <w:szCs w:val="21"/>
        </w:rPr>
        <w:t>注意：</w:t>
      </w:r>
      <w:r>
        <w:rPr>
          <w:rFonts w:ascii="Helvetica" w:hAnsi="Helvetica" w:cs="Helvetica"/>
          <w:color w:val="8A6D3B"/>
          <w:sz w:val="21"/>
          <w:szCs w:val="21"/>
        </w:rPr>
        <w:t>在模块或应用主体中申明过滤器，在</w:t>
      </w:r>
      <w:hyperlink r:id="rId57" w:anchor="$only-detail" w:history="1">
        <w:r>
          <w:rPr>
            <w:rStyle w:val="a4"/>
            <w:rFonts w:ascii="Helvetica" w:hAnsi="Helvetica" w:cs="Helvetica"/>
            <w:color w:val="337AB7"/>
            <w:sz w:val="21"/>
            <w:szCs w:val="21"/>
            <w:u w:val="none"/>
          </w:rPr>
          <w:t>only</w:t>
        </w:r>
      </w:hyperlink>
      <w:r>
        <w:rPr>
          <w:rFonts w:ascii="Helvetica" w:hAnsi="Helvetica" w:cs="Helvetica"/>
          <w:color w:val="8A6D3B"/>
          <w:sz w:val="21"/>
          <w:szCs w:val="21"/>
        </w:rPr>
        <w:t> </w:t>
      </w:r>
      <w:r>
        <w:rPr>
          <w:rFonts w:ascii="Helvetica" w:hAnsi="Helvetica" w:cs="Helvetica"/>
          <w:color w:val="8A6D3B"/>
          <w:sz w:val="21"/>
          <w:szCs w:val="21"/>
        </w:rPr>
        <w:t>和</w:t>
      </w:r>
      <w:r>
        <w:rPr>
          <w:rFonts w:ascii="Helvetica" w:hAnsi="Helvetica" w:cs="Helvetica"/>
          <w:color w:val="8A6D3B"/>
          <w:sz w:val="21"/>
          <w:szCs w:val="21"/>
        </w:rPr>
        <w:t> </w:t>
      </w:r>
      <w:hyperlink r:id="rId58" w:anchor="$except-detail" w:history="1">
        <w:r>
          <w:rPr>
            <w:rStyle w:val="a4"/>
            <w:rFonts w:ascii="Helvetica" w:hAnsi="Helvetica" w:cs="Helvetica"/>
            <w:color w:val="337AB7"/>
            <w:sz w:val="21"/>
            <w:szCs w:val="21"/>
            <w:u w:val="none"/>
          </w:rPr>
          <w:t>except</w:t>
        </w:r>
      </w:hyperlink>
      <w:r>
        <w:rPr>
          <w:rFonts w:ascii="Helvetica" w:hAnsi="Helvetica" w:cs="Helvetica"/>
          <w:color w:val="8A6D3B"/>
          <w:sz w:val="21"/>
          <w:szCs w:val="21"/>
        </w:rPr>
        <w:t> </w:t>
      </w:r>
      <w:r>
        <w:rPr>
          <w:rFonts w:ascii="Helvetica" w:hAnsi="Helvetica" w:cs="Helvetica"/>
          <w:color w:val="8A6D3B"/>
          <w:sz w:val="21"/>
          <w:szCs w:val="21"/>
        </w:rPr>
        <w:t>属性中使用</w:t>
      </w:r>
      <w:hyperlink r:id="rId59" w:anchor="routes" w:history="1">
        <w:r>
          <w:rPr>
            <w:rStyle w:val="a4"/>
            <w:rFonts w:ascii="Helvetica" w:hAnsi="Helvetica" w:cs="Helvetica"/>
            <w:color w:val="337AB7"/>
            <w:sz w:val="21"/>
            <w:szCs w:val="21"/>
            <w:u w:val="none"/>
          </w:rPr>
          <w:t>路由</w:t>
        </w:r>
      </w:hyperlink>
      <w:r>
        <w:rPr>
          <w:rFonts w:ascii="Helvetica" w:hAnsi="Helvetica" w:cs="Helvetica"/>
          <w:color w:val="8A6D3B"/>
          <w:sz w:val="21"/>
          <w:szCs w:val="21"/>
        </w:rPr>
        <w:t> </w:t>
      </w:r>
      <w:r>
        <w:rPr>
          <w:rFonts w:ascii="Helvetica" w:hAnsi="Helvetica" w:cs="Helvetica"/>
          <w:color w:val="8A6D3B"/>
          <w:sz w:val="21"/>
          <w:szCs w:val="21"/>
        </w:rPr>
        <w:t>代替动作</w:t>
      </w:r>
      <w:r>
        <w:rPr>
          <w:rFonts w:ascii="Helvetica" w:hAnsi="Helvetica" w:cs="Helvetica"/>
          <w:color w:val="8A6D3B"/>
          <w:sz w:val="21"/>
          <w:szCs w:val="21"/>
        </w:rPr>
        <w:t>ID</w:t>
      </w:r>
      <w:r>
        <w:rPr>
          <w:rFonts w:ascii="Helvetica" w:hAnsi="Helvetica" w:cs="Helvetica"/>
          <w:color w:val="8A6D3B"/>
          <w:sz w:val="21"/>
          <w:szCs w:val="21"/>
        </w:rPr>
        <w:t>，</w:t>
      </w:r>
      <w:r>
        <w:rPr>
          <w:rFonts w:ascii="Helvetica" w:hAnsi="Helvetica" w:cs="Helvetica"/>
          <w:color w:val="8A6D3B"/>
          <w:sz w:val="21"/>
          <w:szCs w:val="21"/>
        </w:rPr>
        <w:t xml:space="preserve"> </w:t>
      </w:r>
      <w:r>
        <w:rPr>
          <w:rFonts w:ascii="Helvetica" w:hAnsi="Helvetica" w:cs="Helvetica"/>
          <w:color w:val="8A6D3B"/>
          <w:sz w:val="21"/>
          <w:szCs w:val="21"/>
        </w:rPr>
        <w:t>因为在模块或应用主体中只用动作</w:t>
      </w:r>
      <w:r>
        <w:rPr>
          <w:rFonts w:ascii="Helvetica" w:hAnsi="Helvetica" w:cs="Helvetica"/>
          <w:color w:val="8A6D3B"/>
          <w:sz w:val="21"/>
          <w:szCs w:val="21"/>
        </w:rPr>
        <w:t>ID</w:t>
      </w:r>
      <w:r>
        <w:rPr>
          <w:rFonts w:ascii="Helvetica" w:hAnsi="Helvetica" w:cs="Helvetica"/>
          <w:color w:val="8A6D3B"/>
          <w:sz w:val="21"/>
          <w:szCs w:val="21"/>
        </w:rPr>
        <w:t>并不能唯一指定到具体动作。</w:t>
      </w:r>
    </w:p>
    <w:p w:rsidR="00EC36EE" w:rsidRDefault="00EC36EE" w:rsidP="00EC36EE">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当一个动作有多个过滤器时，根据以下规则先后执行：</w:t>
      </w:r>
    </w:p>
    <w:p w:rsidR="00EC36EE" w:rsidRDefault="00EC36EE" w:rsidP="00EC36EE">
      <w:pPr>
        <w:widowControl/>
        <w:numPr>
          <w:ilvl w:val="0"/>
          <w:numId w:val="1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预过滤</w:t>
      </w:r>
    </w:p>
    <w:p w:rsidR="00EC36EE" w:rsidRDefault="00EC36EE" w:rsidP="00EC36EE">
      <w:pPr>
        <w:widowControl/>
        <w:numPr>
          <w:ilvl w:val="1"/>
          <w:numId w:val="1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按顺序执行应用主体中</w:t>
      </w:r>
      <w:r>
        <w:rPr>
          <w:rStyle w:val="HTML"/>
          <w:rFonts w:ascii="Consolas" w:hAnsi="Consolas" w:cs="Consolas"/>
          <w:color w:val="C7254E"/>
          <w:sz w:val="19"/>
          <w:szCs w:val="19"/>
          <w:shd w:val="clear" w:color="auto" w:fill="F9F2F4"/>
        </w:rPr>
        <w:t>behaviors()</w:t>
      </w:r>
      <w:r>
        <w:rPr>
          <w:rFonts w:ascii="Helvetica" w:hAnsi="Helvetica" w:cs="Helvetica"/>
          <w:color w:val="333333"/>
          <w:szCs w:val="21"/>
        </w:rPr>
        <w:t>列出的过滤器。</w:t>
      </w:r>
    </w:p>
    <w:p w:rsidR="00EC36EE" w:rsidRDefault="00EC36EE" w:rsidP="00EC36EE">
      <w:pPr>
        <w:widowControl/>
        <w:numPr>
          <w:ilvl w:val="1"/>
          <w:numId w:val="1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按顺序执行模块中</w:t>
      </w:r>
      <w:r>
        <w:rPr>
          <w:rStyle w:val="HTML"/>
          <w:rFonts w:ascii="Consolas" w:hAnsi="Consolas" w:cs="Consolas"/>
          <w:color w:val="C7254E"/>
          <w:sz w:val="19"/>
          <w:szCs w:val="19"/>
          <w:shd w:val="clear" w:color="auto" w:fill="F9F2F4"/>
        </w:rPr>
        <w:t>behaviors()</w:t>
      </w:r>
      <w:r>
        <w:rPr>
          <w:rFonts w:ascii="Helvetica" w:hAnsi="Helvetica" w:cs="Helvetica"/>
          <w:color w:val="333333"/>
          <w:szCs w:val="21"/>
        </w:rPr>
        <w:t>列出的过滤器。</w:t>
      </w:r>
    </w:p>
    <w:p w:rsidR="00EC36EE" w:rsidRDefault="00EC36EE" w:rsidP="00EC36EE">
      <w:pPr>
        <w:widowControl/>
        <w:numPr>
          <w:ilvl w:val="1"/>
          <w:numId w:val="1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按顺序执行控制器中</w:t>
      </w:r>
      <w:r>
        <w:rPr>
          <w:rStyle w:val="HTML"/>
          <w:rFonts w:ascii="Consolas" w:hAnsi="Consolas" w:cs="Consolas"/>
          <w:color w:val="C7254E"/>
          <w:sz w:val="19"/>
          <w:szCs w:val="19"/>
          <w:shd w:val="clear" w:color="auto" w:fill="F9F2F4"/>
        </w:rPr>
        <w:t>behaviors()</w:t>
      </w:r>
      <w:r>
        <w:rPr>
          <w:rFonts w:ascii="Helvetica" w:hAnsi="Helvetica" w:cs="Helvetica"/>
          <w:color w:val="333333"/>
          <w:szCs w:val="21"/>
        </w:rPr>
        <w:t>列出的过滤器。</w:t>
      </w:r>
    </w:p>
    <w:p w:rsidR="00EC36EE" w:rsidRDefault="00EC36EE" w:rsidP="00EC36EE">
      <w:pPr>
        <w:widowControl/>
        <w:numPr>
          <w:ilvl w:val="1"/>
          <w:numId w:val="1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如果任意过滤器终止动作执行，</w:t>
      </w:r>
      <w:r>
        <w:rPr>
          <w:rFonts w:ascii="Helvetica" w:hAnsi="Helvetica" w:cs="Helvetica"/>
          <w:color w:val="333333"/>
          <w:szCs w:val="21"/>
        </w:rPr>
        <w:t xml:space="preserve"> </w:t>
      </w:r>
      <w:r>
        <w:rPr>
          <w:rFonts w:ascii="Helvetica" w:hAnsi="Helvetica" w:cs="Helvetica"/>
          <w:color w:val="333333"/>
          <w:szCs w:val="21"/>
        </w:rPr>
        <w:t>后面的过滤器（包括预过滤和后过滤）不再执行。</w:t>
      </w:r>
    </w:p>
    <w:p w:rsidR="00EC36EE" w:rsidRDefault="00EC36EE" w:rsidP="00EC36EE">
      <w:pPr>
        <w:widowControl/>
        <w:numPr>
          <w:ilvl w:val="0"/>
          <w:numId w:val="1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成功通过预过滤后执行动作。</w:t>
      </w:r>
    </w:p>
    <w:p w:rsidR="00EC36EE" w:rsidRDefault="00EC36EE" w:rsidP="00EC36EE">
      <w:pPr>
        <w:widowControl/>
        <w:numPr>
          <w:ilvl w:val="0"/>
          <w:numId w:val="1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后过滤</w:t>
      </w:r>
    </w:p>
    <w:p w:rsidR="00EC36EE" w:rsidRDefault="00EC36EE" w:rsidP="00EC36EE">
      <w:pPr>
        <w:widowControl/>
        <w:numPr>
          <w:ilvl w:val="1"/>
          <w:numId w:val="1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倒序执行控制器中</w:t>
      </w:r>
      <w:r>
        <w:rPr>
          <w:rStyle w:val="HTML"/>
          <w:rFonts w:ascii="Consolas" w:hAnsi="Consolas" w:cs="Consolas"/>
          <w:color w:val="C7254E"/>
          <w:sz w:val="19"/>
          <w:szCs w:val="19"/>
          <w:shd w:val="clear" w:color="auto" w:fill="F9F2F4"/>
        </w:rPr>
        <w:t>behaviors()</w:t>
      </w:r>
      <w:r>
        <w:rPr>
          <w:rFonts w:ascii="Helvetica" w:hAnsi="Helvetica" w:cs="Helvetica"/>
          <w:color w:val="333333"/>
          <w:szCs w:val="21"/>
        </w:rPr>
        <w:t>列出的过滤器。</w:t>
      </w:r>
    </w:p>
    <w:p w:rsidR="00EC36EE" w:rsidRDefault="00EC36EE" w:rsidP="00EC36EE">
      <w:pPr>
        <w:widowControl/>
        <w:numPr>
          <w:ilvl w:val="1"/>
          <w:numId w:val="1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倒序执行模块中</w:t>
      </w:r>
      <w:r>
        <w:rPr>
          <w:rStyle w:val="HTML"/>
          <w:rFonts w:ascii="Consolas" w:hAnsi="Consolas" w:cs="Consolas"/>
          <w:color w:val="C7254E"/>
          <w:sz w:val="19"/>
          <w:szCs w:val="19"/>
          <w:shd w:val="clear" w:color="auto" w:fill="F9F2F4"/>
        </w:rPr>
        <w:t>behaviors()</w:t>
      </w:r>
      <w:r>
        <w:rPr>
          <w:rFonts w:ascii="Helvetica" w:hAnsi="Helvetica" w:cs="Helvetica"/>
          <w:color w:val="333333"/>
          <w:szCs w:val="21"/>
        </w:rPr>
        <w:t>列出的过滤器。</w:t>
      </w:r>
    </w:p>
    <w:p w:rsidR="00EC36EE" w:rsidRDefault="00EC36EE" w:rsidP="00EC36EE">
      <w:pPr>
        <w:widowControl/>
        <w:numPr>
          <w:ilvl w:val="1"/>
          <w:numId w:val="1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倒序执行应用主体中</w:t>
      </w:r>
      <w:r>
        <w:rPr>
          <w:rStyle w:val="HTML"/>
          <w:rFonts w:ascii="Consolas" w:hAnsi="Consolas" w:cs="Consolas"/>
          <w:color w:val="C7254E"/>
          <w:sz w:val="19"/>
          <w:szCs w:val="19"/>
          <w:shd w:val="clear" w:color="auto" w:fill="F9F2F4"/>
        </w:rPr>
        <w:t>behaviors()</w:t>
      </w:r>
      <w:r>
        <w:rPr>
          <w:rFonts w:ascii="Helvetica" w:hAnsi="Helvetica" w:cs="Helvetica"/>
          <w:color w:val="333333"/>
          <w:szCs w:val="21"/>
        </w:rPr>
        <w:t>列出的过滤器。</w:t>
      </w:r>
    </w:p>
    <w:p w:rsidR="009306F4" w:rsidRDefault="00D27AA7" w:rsidP="00D27AA7">
      <w:pPr>
        <w:pStyle w:val="a9"/>
        <w:shd w:val="clear" w:color="auto" w:fill="FFFFFF"/>
        <w:spacing w:before="0" w:beforeAutospacing="0" w:after="150" w:afterAutospacing="0"/>
        <w:outlineLvl w:val="2"/>
        <w:rPr>
          <w:noProof/>
        </w:rPr>
      </w:pPr>
      <w:r>
        <w:rPr>
          <w:rFonts w:hint="eastAsia"/>
          <w:noProof/>
        </w:rPr>
        <w:t>4、</w:t>
      </w:r>
      <w:r>
        <w:rPr>
          <w:noProof/>
        </w:rPr>
        <w:t>核心过滤器</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ii </w:t>
      </w:r>
      <w:r>
        <w:rPr>
          <w:rFonts w:ascii="Helvetica" w:hAnsi="Helvetica" w:cs="Helvetica"/>
          <w:color w:val="333333"/>
          <w:sz w:val="21"/>
          <w:szCs w:val="21"/>
        </w:rPr>
        <w:t>提供了一组常用过滤器，在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yii\filters</w:t>
      </w:r>
      <w:r>
        <w:rPr>
          <w:rFonts w:ascii="Helvetica" w:hAnsi="Helvetica" w:cs="Helvetica"/>
          <w:color w:val="333333"/>
          <w:sz w:val="21"/>
          <w:szCs w:val="21"/>
        </w:rPr>
        <w:t> </w:t>
      </w:r>
      <w:r>
        <w:rPr>
          <w:rFonts w:ascii="Helvetica" w:hAnsi="Helvetica" w:cs="Helvetica"/>
          <w:color w:val="333333"/>
          <w:sz w:val="21"/>
          <w:szCs w:val="21"/>
        </w:rPr>
        <w:t>命名空间下，</w:t>
      </w:r>
      <w:r>
        <w:rPr>
          <w:rFonts w:ascii="Helvetica" w:hAnsi="Helvetica" w:cs="Helvetica"/>
          <w:color w:val="333333"/>
          <w:sz w:val="21"/>
          <w:szCs w:val="21"/>
        </w:rPr>
        <w:t xml:space="preserve"> </w:t>
      </w:r>
      <w:r>
        <w:rPr>
          <w:rFonts w:ascii="Helvetica" w:hAnsi="Helvetica" w:cs="Helvetica"/>
          <w:color w:val="333333"/>
          <w:sz w:val="21"/>
          <w:szCs w:val="21"/>
        </w:rPr>
        <w:t>接下来我们简要介绍这些过滤器。</w:t>
      </w:r>
    </w:p>
    <w:p w:rsidR="00D27AA7" w:rsidRPr="00D27AA7" w:rsidRDefault="00602F22" w:rsidP="00D27AA7">
      <w:pPr>
        <w:pStyle w:val="4"/>
        <w:shd w:val="clear" w:color="auto" w:fill="FFFFFF"/>
        <w:spacing w:before="300" w:after="150"/>
        <w:rPr>
          <w:rFonts w:ascii="Helvetica" w:hAnsi="Helvetica" w:cs="Helvetica"/>
          <w:b w:val="0"/>
          <w:bCs w:val="0"/>
          <w:color w:val="333333"/>
          <w:sz w:val="24"/>
          <w:szCs w:val="30"/>
        </w:rPr>
      </w:pPr>
      <w:hyperlink r:id="rId60" w:history="1">
        <w:r w:rsidR="00D27AA7" w:rsidRPr="00D27AA7">
          <w:rPr>
            <w:rStyle w:val="a4"/>
            <w:rFonts w:ascii="Helvetica" w:hAnsi="Helvetica" w:cs="Helvetica"/>
            <w:b w:val="0"/>
            <w:bCs w:val="0"/>
            <w:color w:val="337AB7"/>
            <w:sz w:val="24"/>
            <w:szCs w:val="30"/>
          </w:rPr>
          <w:t>AccessControl</w:t>
        </w:r>
      </w:hyperlink>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AccessControl </w:t>
      </w:r>
      <w:r>
        <w:rPr>
          <w:rFonts w:ascii="Helvetica" w:hAnsi="Helvetica" w:cs="Helvetica"/>
          <w:color w:val="333333"/>
          <w:sz w:val="21"/>
          <w:szCs w:val="21"/>
        </w:rPr>
        <w:t>提供基于</w:t>
      </w:r>
      <w:r>
        <w:rPr>
          <w:rFonts w:ascii="Helvetica" w:hAnsi="Helvetica" w:cs="Helvetica"/>
          <w:color w:val="333333"/>
          <w:sz w:val="21"/>
          <w:szCs w:val="21"/>
        </w:rPr>
        <w:t> </w:t>
      </w:r>
      <w:hyperlink r:id="rId61" w:anchor="$rules-detail" w:history="1">
        <w:r>
          <w:rPr>
            <w:rStyle w:val="a4"/>
            <w:rFonts w:ascii="Helvetica" w:hAnsi="Helvetica" w:cs="Helvetica"/>
            <w:color w:val="337AB7"/>
            <w:sz w:val="21"/>
            <w:szCs w:val="21"/>
          </w:rPr>
          <w:t>rules</w:t>
        </w:r>
      </w:hyperlink>
      <w:r>
        <w:rPr>
          <w:rFonts w:ascii="Helvetica" w:hAnsi="Helvetica" w:cs="Helvetica"/>
          <w:color w:val="333333"/>
          <w:sz w:val="21"/>
          <w:szCs w:val="21"/>
        </w:rPr>
        <w:t> </w:t>
      </w:r>
      <w:r>
        <w:rPr>
          <w:rFonts w:ascii="Helvetica" w:hAnsi="Helvetica" w:cs="Helvetica"/>
          <w:color w:val="333333"/>
          <w:sz w:val="21"/>
          <w:szCs w:val="21"/>
        </w:rPr>
        <w:t>规则的访问控制。</w:t>
      </w:r>
      <w:r>
        <w:rPr>
          <w:rFonts w:ascii="Helvetica" w:hAnsi="Helvetica" w:cs="Helvetica"/>
          <w:color w:val="333333"/>
          <w:sz w:val="21"/>
          <w:szCs w:val="21"/>
        </w:rPr>
        <w:t xml:space="preserve"> </w:t>
      </w:r>
      <w:r>
        <w:rPr>
          <w:rFonts w:ascii="Helvetica" w:hAnsi="Helvetica" w:cs="Helvetica"/>
          <w:color w:val="333333"/>
          <w:sz w:val="21"/>
          <w:szCs w:val="21"/>
        </w:rPr>
        <w:t>特别是在动作执行之前，访问控制会检测所有规则</w:t>
      </w:r>
      <w:r>
        <w:rPr>
          <w:rFonts w:ascii="Helvetica" w:hAnsi="Helvetica" w:cs="Helvetica"/>
          <w:color w:val="333333"/>
          <w:sz w:val="21"/>
          <w:szCs w:val="21"/>
        </w:rPr>
        <w:t xml:space="preserve"> </w:t>
      </w:r>
      <w:r>
        <w:rPr>
          <w:rFonts w:ascii="Helvetica" w:hAnsi="Helvetica" w:cs="Helvetica"/>
          <w:color w:val="333333"/>
          <w:sz w:val="21"/>
          <w:szCs w:val="21"/>
        </w:rPr>
        <w:t>并找到第一个符合上下文的变量（比如用户</w:t>
      </w:r>
      <w:r>
        <w:rPr>
          <w:rFonts w:ascii="Helvetica" w:hAnsi="Helvetica" w:cs="Helvetica"/>
          <w:color w:val="333333"/>
          <w:sz w:val="21"/>
          <w:szCs w:val="21"/>
        </w:rPr>
        <w:t>IP</w:t>
      </w:r>
      <w:r>
        <w:rPr>
          <w:rFonts w:ascii="Helvetica" w:hAnsi="Helvetica" w:cs="Helvetica"/>
          <w:color w:val="333333"/>
          <w:sz w:val="21"/>
          <w:szCs w:val="21"/>
        </w:rPr>
        <w:t>地址、登录状态等等）的规则，</w:t>
      </w:r>
      <w:r>
        <w:rPr>
          <w:rFonts w:ascii="Helvetica" w:hAnsi="Helvetica" w:cs="Helvetica"/>
          <w:color w:val="333333"/>
          <w:sz w:val="21"/>
          <w:szCs w:val="21"/>
        </w:rPr>
        <w:t xml:space="preserve"> </w:t>
      </w:r>
      <w:r>
        <w:rPr>
          <w:rFonts w:ascii="Helvetica" w:hAnsi="Helvetica" w:cs="Helvetica"/>
          <w:color w:val="333333"/>
          <w:sz w:val="21"/>
          <w:szCs w:val="21"/>
        </w:rPr>
        <w:t>来决定允许还是拒绝请求动作的执行，</w:t>
      </w:r>
      <w:r>
        <w:rPr>
          <w:rFonts w:ascii="Helvetica" w:hAnsi="Helvetica" w:cs="Helvetica"/>
          <w:color w:val="333333"/>
          <w:sz w:val="21"/>
          <w:szCs w:val="21"/>
        </w:rPr>
        <w:t xml:space="preserve"> </w:t>
      </w:r>
      <w:r>
        <w:rPr>
          <w:rFonts w:ascii="Helvetica" w:hAnsi="Helvetica" w:cs="Helvetica"/>
          <w:color w:val="333333"/>
          <w:sz w:val="21"/>
          <w:szCs w:val="21"/>
        </w:rPr>
        <w:t>如果没有规则符合，访问就会被拒绝。</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如下示例表示表示允许已认证用户访问</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create</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update</w:t>
      </w:r>
      <w:r>
        <w:rPr>
          <w:rFonts w:ascii="Helvetica" w:hAnsi="Helvetica" w:cs="Helvetica"/>
          <w:color w:val="333333"/>
          <w:sz w:val="21"/>
          <w:szCs w:val="21"/>
        </w:rPr>
        <w:t> </w:t>
      </w:r>
      <w:r>
        <w:rPr>
          <w:rFonts w:ascii="Helvetica" w:hAnsi="Helvetica" w:cs="Helvetica"/>
          <w:color w:val="333333"/>
          <w:sz w:val="21"/>
          <w:szCs w:val="21"/>
        </w:rPr>
        <w:t>动作，</w:t>
      </w:r>
      <w:r>
        <w:rPr>
          <w:rFonts w:ascii="Helvetica" w:hAnsi="Helvetica" w:cs="Helvetica"/>
          <w:color w:val="333333"/>
          <w:sz w:val="21"/>
          <w:szCs w:val="21"/>
        </w:rPr>
        <w:t xml:space="preserve"> </w:t>
      </w:r>
      <w:r>
        <w:rPr>
          <w:rFonts w:ascii="Helvetica" w:hAnsi="Helvetica" w:cs="Helvetica"/>
          <w:color w:val="333333"/>
          <w:sz w:val="21"/>
          <w:szCs w:val="21"/>
        </w:rPr>
        <w:t>拒绝其他用户访问这两个动作。</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AccessControl</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'access'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AccessControl::className(),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'only'</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'create'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'update'</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'rules'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允许认证用户</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'allow'</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true</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'roles'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默认禁止其他用户</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更多关于访问控制的详情请参阅</w:t>
      </w:r>
      <w:r>
        <w:rPr>
          <w:rFonts w:ascii="Helvetica" w:hAnsi="Helvetica" w:cs="Helvetica"/>
          <w:color w:val="333333"/>
          <w:sz w:val="21"/>
          <w:szCs w:val="21"/>
        </w:rPr>
        <w:t> </w:t>
      </w:r>
      <w:hyperlink r:id="rId62" w:history="1">
        <w:r>
          <w:rPr>
            <w:rStyle w:val="a4"/>
            <w:rFonts w:ascii="Helvetica" w:hAnsi="Helvetica" w:cs="Helvetica"/>
            <w:color w:val="337AB7"/>
            <w:sz w:val="21"/>
            <w:szCs w:val="21"/>
          </w:rPr>
          <w:t>授权</w:t>
        </w:r>
      </w:hyperlink>
      <w:r>
        <w:rPr>
          <w:rFonts w:ascii="Helvetica" w:hAnsi="Helvetica" w:cs="Helvetica"/>
          <w:color w:val="333333"/>
          <w:sz w:val="21"/>
          <w:szCs w:val="21"/>
        </w:rPr>
        <w:t> </w:t>
      </w:r>
      <w:r>
        <w:rPr>
          <w:rFonts w:ascii="Helvetica" w:hAnsi="Helvetica" w:cs="Helvetica"/>
          <w:color w:val="333333"/>
          <w:sz w:val="21"/>
          <w:szCs w:val="21"/>
        </w:rPr>
        <w:t>一节。</w:t>
      </w:r>
    </w:p>
    <w:p w:rsidR="00D27AA7" w:rsidRPr="00D27AA7" w:rsidRDefault="00D27AA7" w:rsidP="00D27AA7">
      <w:pPr>
        <w:pStyle w:val="4"/>
        <w:shd w:val="clear" w:color="auto" w:fill="FFFFFF"/>
        <w:spacing w:before="300" w:after="150"/>
        <w:rPr>
          <w:rFonts w:ascii="Helvetica" w:hAnsi="Helvetica" w:cs="Helvetica"/>
          <w:b w:val="0"/>
          <w:bCs w:val="0"/>
          <w:color w:val="333333"/>
          <w:sz w:val="24"/>
          <w:szCs w:val="30"/>
        </w:rPr>
      </w:pPr>
      <w:r w:rsidRPr="00D27AA7">
        <w:rPr>
          <w:rFonts w:ascii="Helvetica" w:hAnsi="Helvetica" w:cs="Helvetica"/>
          <w:b w:val="0"/>
          <w:bCs w:val="0"/>
          <w:color w:val="333333"/>
          <w:sz w:val="24"/>
          <w:szCs w:val="30"/>
        </w:rPr>
        <w:t>认证方法过滤器</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认证方法过滤器通过</w:t>
      </w:r>
      <w:hyperlink r:id="rId63" w:history="1">
        <w:r>
          <w:rPr>
            <w:rStyle w:val="a4"/>
            <w:rFonts w:ascii="Helvetica" w:hAnsi="Helvetica" w:cs="Helvetica"/>
            <w:color w:val="337AB7"/>
            <w:sz w:val="21"/>
            <w:szCs w:val="21"/>
          </w:rPr>
          <w:t>HTTP Basic Auth</w:t>
        </w:r>
      </w:hyperlink>
      <w:r>
        <w:rPr>
          <w:rFonts w:ascii="Helvetica" w:hAnsi="Helvetica" w:cs="Helvetica"/>
          <w:color w:val="333333"/>
          <w:sz w:val="21"/>
          <w:szCs w:val="21"/>
        </w:rPr>
        <w:t> </w:t>
      </w:r>
      <w:r>
        <w:rPr>
          <w:rFonts w:ascii="Helvetica" w:hAnsi="Helvetica" w:cs="Helvetica"/>
          <w:color w:val="333333"/>
          <w:sz w:val="21"/>
          <w:szCs w:val="21"/>
        </w:rPr>
        <w:t>或</w:t>
      </w:r>
      <w:hyperlink r:id="rId64" w:history="1">
        <w:r>
          <w:rPr>
            <w:rStyle w:val="a4"/>
            <w:rFonts w:ascii="Helvetica" w:hAnsi="Helvetica" w:cs="Helvetica"/>
            <w:color w:val="337AB7"/>
            <w:sz w:val="21"/>
            <w:szCs w:val="21"/>
          </w:rPr>
          <w:t>OAuth 2</w:t>
        </w:r>
      </w:hyperlink>
      <w:r>
        <w:rPr>
          <w:rFonts w:ascii="Helvetica" w:hAnsi="Helvetica" w:cs="Helvetica"/>
          <w:color w:val="333333"/>
          <w:sz w:val="21"/>
          <w:szCs w:val="21"/>
        </w:rPr>
        <w:t> </w:t>
      </w:r>
      <w:r>
        <w:rPr>
          <w:rFonts w:ascii="Helvetica" w:hAnsi="Helvetica" w:cs="Helvetica"/>
          <w:color w:val="333333"/>
          <w:sz w:val="21"/>
          <w:szCs w:val="21"/>
        </w:rPr>
        <w:t>来认证一个用户，认证方法过滤器类在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yii\filters\auth</w:t>
      </w:r>
      <w:r>
        <w:rPr>
          <w:rFonts w:ascii="Helvetica" w:hAnsi="Helvetica" w:cs="Helvetica"/>
          <w:color w:val="333333"/>
          <w:sz w:val="21"/>
          <w:szCs w:val="21"/>
        </w:rPr>
        <w:t> </w:t>
      </w:r>
      <w:r>
        <w:rPr>
          <w:rFonts w:ascii="Helvetica" w:hAnsi="Helvetica" w:cs="Helvetica"/>
          <w:color w:val="333333"/>
          <w:sz w:val="21"/>
          <w:szCs w:val="21"/>
        </w:rPr>
        <w:t>命名空间下。</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如下示例表示可使用</w:t>
      </w:r>
      <w:hyperlink r:id="rId65" w:history="1">
        <w:r>
          <w:rPr>
            <w:rStyle w:val="a4"/>
            <w:rFonts w:ascii="Helvetica" w:hAnsi="Helvetica" w:cs="Helvetica"/>
            <w:color w:val="337AB7"/>
            <w:sz w:val="21"/>
            <w:szCs w:val="21"/>
          </w:rPr>
          <w:t>yii\filters\auth\HttpBasicAuth</w:t>
        </w:r>
      </w:hyperlink>
      <w:r>
        <w:rPr>
          <w:rFonts w:ascii="Helvetica" w:hAnsi="Helvetica" w:cs="Helvetica"/>
          <w:color w:val="333333"/>
          <w:sz w:val="21"/>
          <w:szCs w:val="21"/>
        </w:rPr>
        <w:t>来认证一个用户，</w:t>
      </w:r>
      <w:r>
        <w:rPr>
          <w:rFonts w:ascii="Helvetica" w:hAnsi="Helvetica" w:cs="Helvetica"/>
          <w:color w:val="333333"/>
          <w:sz w:val="21"/>
          <w:szCs w:val="21"/>
        </w:rPr>
        <w:t xml:space="preserve"> </w:t>
      </w:r>
      <w:r>
        <w:rPr>
          <w:rFonts w:ascii="Helvetica" w:hAnsi="Helvetica" w:cs="Helvetica"/>
          <w:color w:val="333333"/>
          <w:sz w:val="21"/>
          <w:szCs w:val="21"/>
        </w:rPr>
        <w:t>它使用基于</w:t>
      </w:r>
      <w:r>
        <w:rPr>
          <w:rFonts w:ascii="Helvetica" w:hAnsi="Helvetica" w:cs="Helvetica"/>
          <w:color w:val="333333"/>
          <w:sz w:val="21"/>
          <w:szCs w:val="21"/>
        </w:rPr>
        <w:t>HTTP</w:t>
      </w:r>
      <w:r>
        <w:rPr>
          <w:rFonts w:ascii="Helvetica" w:hAnsi="Helvetica" w:cs="Helvetica"/>
          <w:color w:val="333333"/>
          <w:sz w:val="21"/>
          <w:szCs w:val="21"/>
        </w:rPr>
        <w:t>基础认证方法的令牌。</w:t>
      </w:r>
      <w:r>
        <w:rPr>
          <w:rFonts w:ascii="Helvetica" w:hAnsi="Helvetica" w:cs="Helvetica"/>
          <w:color w:val="333333"/>
          <w:sz w:val="21"/>
          <w:szCs w:val="21"/>
        </w:rPr>
        <w:t xml:space="preserve"> </w:t>
      </w:r>
      <w:r>
        <w:rPr>
          <w:rFonts w:ascii="Helvetica" w:hAnsi="Helvetica" w:cs="Helvetica"/>
          <w:color w:val="333333"/>
          <w:sz w:val="21"/>
          <w:szCs w:val="21"/>
        </w:rPr>
        <w:t>注意为了可运行，</w:t>
      </w:r>
      <w:hyperlink r:id="rId66" w:anchor="$identityClass-detail" w:history="1">
        <w:r>
          <w:rPr>
            <w:rStyle w:val="a4"/>
            <w:rFonts w:ascii="Helvetica" w:hAnsi="Helvetica" w:cs="Helvetica"/>
            <w:color w:val="337AB7"/>
            <w:sz w:val="21"/>
            <w:szCs w:val="21"/>
          </w:rPr>
          <w:t>user identity class</w:t>
        </w:r>
      </w:hyperlink>
      <w:r>
        <w:rPr>
          <w:rFonts w:ascii="Helvetica" w:hAnsi="Helvetica" w:cs="Helvetica"/>
          <w:color w:val="333333"/>
          <w:sz w:val="21"/>
          <w:szCs w:val="21"/>
        </w:rPr>
        <w:t> </w:t>
      </w:r>
      <w:r>
        <w:rPr>
          <w:rFonts w:ascii="Helvetica" w:hAnsi="Helvetica" w:cs="Helvetica"/>
          <w:color w:val="333333"/>
          <w:sz w:val="21"/>
          <w:szCs w:val="21"/>
        </w:rPr>
        <w:t>类必须</w:t>
      </w:r>
      <w:r>
        <w:rPr>
          <w:rFonts w:ascii="Helvetica" w:hAnsi="Helvetica" w:cs="Helvetica"/>
          <w:color w:val="333333"/>
          <w:sz w:val="21"/>
          <w:szCs w:val="21"/>
        </w:rPr>
        <w:t xml:space="preserve"> </w:t>
      </w:r>
      <w:r>
        <w:rPr>
          <w:rFonts w:ascii="Helvetica" w:hAnsi="Helvetica" w:cs="Helvetica"/>
          <w:color w:val="333333"/>
          <w:sz w:val="21"/>
          <w:szCs w:val="21"/>
        </w:rPr>
        <w:t>实现</w:t>
      </w:r>
      <w:r>
        <w:rPr>
          <w:rFonts w:ascii="Helvetica" w:hAnsi="Helvetica" w:cs="Helvetica"/>
          <w:color w:val="333333"/>
          <w:sz w:val="21"/>
          <w:szCs w:val="21"/>
        </w:rPr>
        <w:t> </w:t>
      </w:r>
      <w:hyperlink r:id="rId67" w:anchor="findIdentityByAccessToken()-detail" w:history="1">
        <w:r>
          <w:rPr>
            <w:rStyle w:val="a4"/>
            <w:rFonts w:ascii="Helvetica" w:hAnsi="Helvetica" w:cs="Helvetica"/>
            <w:color w:val="337AB7"/>
            <w:sz w:val="21"/>
            <w:szCs w:val="21"/>
          </w:rPr>
          <w:t>findIdentityByAccessToken()</w:t>
        </w:r>
      </w:hyperlink>
      <w:r>
        <w:rPr>
          <w:rFonts w:ascii="Helvetica" w:hAnsi="Helvetica" w:cs="Helvetica"/>
          <w:color w:val="333333"/>
          <w:sz w:val="21"/>
          <w:szCs w:val="21"/>
        </w:rPr>
        <w:t>方法。</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auth</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HttpBasicAuth</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'basicAuth'</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HttpBasicAuth::className(),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认证方法过滤器通常在实现</w:t>
      </w:r>
      <w:r>
        <w:rPr>
          <w:rFonts w:ascii="Helvetica" w:hAnsi="Helvetica" w:cs="Helvetica"/>
          <w:color w:val="333333"/>
          <w:sz w:val="21"/>
          <w:szCs w:val="21"/>
        </w:rPr>
        <w:t>RESTful API</w:t>
      </w:r>
      <w:r>
        <w:rPr>
          <w:rFonts w:ascii="Helvetica" w:hAnsi="Helvetica" w:cs="Helvetica"/>
          <w:color w:val="333333"/>
          <w:sz w:val="21"/>
          <w:szCs w:val="21"/>
        </w:rPr>
        <w:t>中使用，</w:t>
      </w:r>
      <w:r>
        <w:rPr>
          <w:rFonts w:ascii="Helvetica" w:hAnsi="Helvetica" w:cs="Helvetica"/>
          <w:color w:val="333333"/>
          <w:sz w:val="21"/>
          <w:szCs w:val="21"/>
        </w:rPr>
        <w:t xml:space="preserve"> </w:t>
      </w:r>
      <w:r>
        <w:rPr>
          <w:rFonts w:ascii="Helvetica" w:hAnsi="Helvetica" w:cs="Helvetica"/>
          <w:color w:val="333333"/>
          <w:sz w:val="21"/>
          <w:szCs w:val="21"/>
        </w:rPr>
        <w:t>更多关于访问控制的详情请参阅</w:t>
      </w:r>
      <w:r>
        <w:rPr>
          <w:rFonts w:ascii="Helvetica" w:hAnsi="Helvetica" w:cs="Helvetica"/>
          <w:color w:val="333333"/>
          <w:sz w:val="21"/>
          <w:szCs w:val="21"/>
        </w:rPr>
        <w:t xml:space="preserve"> RESTful </w:t>
      </w:r>
      <w:hyperlink r:id="rId68" w:history="1">
        <w:r>
          <w:rPr>
            <w:rStyle w:val="a4"/>
            <w:rFonts w:ascii="Helvetica" w:hAnsi="Helvetica" w:cs="Helvetica"/>
            <w:color w:val="337AB7"/>
            <w:sz w:val="21"/>
            <w:szCs w:val="21"/>
          </w:rPr>
          <w:t>认证</w:t>
        </w:r>
      </w:hyperlink>
      <w:r>
        <w:rPr>
          <w:rFonts w:ascii="Helvetica" w:hAnsi="Helvetica" w:cs="Helvetica"/>
          <w:color w:val="333333"/>
          <w:sz w:val="21"/>
          <w:szCs w:val="21"/>
        </w:rPr>
        <w:t> </w:t>
      </w:r>
      <w:r>
        <w:rPr>
          <w:rFonts w:ascii="Helvetica" w:hAnsi="Helvetica" w:cs="Helvetica"/>
          <w:color w:val="333333"/>
          <w:sz w:val="21"/>
          <w:szCs w:val="21"/>
        </w:rPr>
        <w:t>一节。</w:t>
      </w:r>
    </w:p>
    <w:p w:rsidR="00D27AA7" w:rsidRPr="00D27AA7" w:rsidRDefault="00602F22" w:rsidP="00D27AA7">
      <w:pPr>
        <w:pStyle w:val="4"/>
        <w:shd w:val="clear" w:color="auto" w:fill="FFFFFF"/>
        <w:spacing w:before="300" w:after="150"/>
        <w:rPr>
          <w:rFonts w:ascii="Helvetica" w:hAnsi="Helvetica" w:cs="Helvetica"/>
          <w:b w:val="0"/>
          <w:bCs w:val="0"/>
          <w:color w:val="333333"/>
          <w:sz w:val="22"/>
          <w:szCs w:val="30"/>
        </w:rPr>
      </w:pPr>
      <w:hyperlink r:id="rId69" w:history="1">
        <w:r w:rsidR="00D27AA7" w:rsidRPr="00D27AA7">
          <w:rPr>
            <w:rStyle w:val="a4"/>
            <w:rFonts w:ascii="Helvetica" w:hAnsi="Helvetica" w:cs="Helvetica"/>
            <w:b w:val="0"/>
            <w:bCs w:val="0"/>
            <w:color w:val="337AB7"/>
            <w:sz w:val="22"/>
            <w:szCs w:val="30"/>
          </w:rPr>
          <w:t>ContentNegotiator</w:t>
        </w:r>
      </w:hyperlink>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ContentNegotiator</w:t>
      </w:r>
      <w:r>
        <w:rPr>
          <w:rFonts w:ascii="Helvetica" w:hAnsi="Helvetica" w:cs="Helvetica"/>
          <w:color w:val="333333"/>
          <w:sz w:val="21"/>
          <w:szCs w:val="21"/>
        </w:rPr>
        <w:t>支持响应内容格式处理和语言处理。</w:t>
      </w:r>
      <w:r>
        <w:rPr>
          <w:rFonts w:ascii="Helvetica" w:hAnsi="Helvetica" w:cs="Helvetica"/>
          <w:color w:val="333333"/>
          <w:sz w:val="21"/>
          <w:szCs w:val="21"/>
        </w:rPr>
        <w:t xml:space="preserve"> </w:t>
      </w:r>
      <w:r>
        <w:rPr>
          <w:rFonts w:ascii="Helvetica" w:hAnsi="Helvetica" w:cs="Helvetica"/>
          <w:color w:val="333333"/>
          <w:sz w:val="21"/>
          <w:szCs w:val="21"/>
        </w:rPr>
        <w:t>通过检查</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GET</w:t>
      </w:r>
      <w:r>
        <w:rPr>
          <w:rFonts w:ascii="Helvetica" w:hAnsi="Helvetica" w:cs="Helvetica"/>
          <w:color w:val="333333"/>
          <w:sz w:val="21"/>
          <w:szCs w:val="21"/>
        </w:rPr>
        <w:t> </w:t>
      </w:r>
      <w:r>
        <w:rPr>
          <w:rFonts w:ascii="Helvetica" w:hAnsi="Helvetica" w:cs="Helvetica"/>
          <w:color w:val="333333"/>
          <w:sz w:val="21"/>
          <w:szCs w:val="21"/>
        </w:rPr>
        <w:t>参数和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Accept</w:t>
      </w:r>
      <w:r>
        <w:rPr>
          <w:rFonts w:ascii="Helvetica" w:hAnsi="Helvetica" w:cs="Helvetica"/>
          <w:color w:val="333333"/>
          <w:sz w:val="21"/>
          <w:szCs w:val="21"/>
        </w:rPr>
        <w:t> HTTP</w:t>
      </w:r>
      <w:r>
        <w:rPr>
          <w:rFonts w:ascii="Helvetica" w:hAnsi="Helvetica" w:cs="Helvetica"/>
          <w:color w:val="333333"/>
          <w:sz w:val="21"/>
          <w:szCs w:val="21"/>
        </w:rPr>
        <w:t>头部来决定响应内容格式和语言。</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如下示例，配置</w:t>
      </w:r>
      <w:r>
        <w:rPr>
          <w:rFonts w:ascii="Helvetica" w:hAnsi="Helvetica" w:cs="Helvetica"/>
          <w:color w:val="333333"/>
          <w:sz w:val="21"/>
          <w:szCs w:val="21"/>
        </w:rPr>
        <w:t>ContentNegotiator</w:t>
      </w:r>
      <w:r>
        <w:rPr>
          <w:rFonts w:ascii="Helvetica" w:hAnsi="Helvetica" w:cs="Helvetica"/>
          <w:color w:val="333333"/>
          <w:sz w:val="21"/>
          <w:szCs w:val="21"/>
        </w:rPr>
        <w:t>支持</w:t>
      </w:r>
      <w:r>
        <w:rPr>
          <w:rFonts w:ascii="Helvetica" w:hAnsi="Helvetica" w:cs="Helvetica"/>
          <w:color w:val="333333"/>
          <w:sz w:val="21"/>
          <w:szCs w:val="21"/>
        </w:rPr>
        <w:t>JSON</w:t>
      </w:r>
      <w:r>
        <w:rPr>
          <w:rFonts w:ascii="Helvetica" w:hAnsi="Helvetica" w:cs="Helvetica"/>
          <w:color w:val="333333"/>
          <w:sz w:val="21"/>
          <w:szCs w:val="21"/>
        </w:rPr>
        <w:t>和</w:t>
      </w:r>
      <w:r>
        <w:rPr>
          <w:rFonts w:ascii="Helvetica" w:hAnsi="Helvetica" w:cs="Helvetica"/>
          <w:color w:val="333333"/>
          <w:sz w:val="21"/>
          <w:szCs w:val="21"/>
        </w:rPr>
        <w:t xml:space="preserve">XML </w:t>
      </w:r>
      <w:r>
        <w:rPr>
          <w:rFonts w:ascii="Helvetica" w:hAnsi="Helvetica" w:cs="Helvetica"/>
          <w:color w:val="333333"/>
          <w:sz w:val="21"/>
          <w:szCs w:val="21"/>
        </w:rPr>
        <w:t>响应格式和英语（美国）和德语。</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ContentNegotiator</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web</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Response</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ContentNegotiator::className(),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'formats'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'application/json'</w:t>
      </w:r>
      <w:r>
        <w:rPr>
          <w:rStyle w:val="HTML"/>
          <w:rFonts w:ascii="Consolas" w:hAnsi="Consolas" w:cs="Consolas"/>
          <w:color w:val="444444"/>
          <w:shd w:val="clear" w:color="auto" w:fill="F0F0F0"/>
        </w:rPr>
        <w:t xml:space="preserve"> =&gt; Response::FORMAT_JSON,</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'application/xml'</w:t>
      </w:r>
      <w:r>
        <w:rPr>
          <w:rStyle w:val="HTML"/>
          <w:rFonts w:ascii="Consolas" w:hAnsi="Consolas" w:cs="Consolas"/>
          <w:color w:val="444444"/>
          <w:shd w:val="clear" w:color="auto" w:fill="F0F0F0"/>
        </w:rPr>
        <w:t xml:space="preserve"> =&gt; Response::FORMAT_XML,</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'languages'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'en-US'</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w:t>
      </w:r>
      <w:hyperlink r:id="rId70" w:anchor="application-lifecycle" w:history="1">
        <w:r>
          <w:rPr>
            <w:rStyle w:val="a4"/>
            <w:rFonts w:ascii="Helvetica" w:hAnsi="Helvetica" w:cs="Helvetica"/>
            <w:color w:val="337AB7"/>
            <w:sz w:val="21"/>
            <w:szCs w:val="21"/>
          </w:rPr>
          <w:t>应用主体生命周期</w:t>
        </w:r>
      </w:hyperlink>
      <w:r>
        <w:rPr>
          <w:rFonts w:ascii="Helvetica" w:hAnsi="Helvetica" w:cs="Helvetica"/>
          <w:color w:val="333333"/>
          <w:sz w:val="21"/>
          <w:szCs w:val="21"/>
        </w:rPr>
        <w:t>过程中检测响应格式和语言简单很多，</w:t>
      </w:r>
      <w:r>
        <w:rPr>
          <w:rFonts w:ascii="Helvetica" w:hAnsi="Helvetica" w:cs="Helvetica"/>
          <w:color w:val="333333"/>
          <w:sz w:val="21"/>
          <w:szCs w:val="21"/>
        </w:rPr>
        <w:t xml:space="preserve"> </w:t>
      </w:r>
      <w:r>
        <w:rPr>
          <w:rFonts w:ascii="Helvetica" w:hAnsi="Helvetica" w:cs="Helvetica"/>
          <w:color w:val="333333"/>
          <w:sz w:val="21"/>
          <w:szCs w:val="21"/>
        </w:rPr>
        <w:t>因此</w:t>
      </w:r>
      <w:r>
        <w:rPr>
          <w:rFonts w:ascii="Helvetica" w:hAnsi="Helvetica" w:cs="Helvetica"/>
          <w:color w:val="333333"/>
          <w:sz w:val="21"/>
          <w:szCs w:val="21"/>
        </w:rPr>
        <w:t>ContentNegotiator</w:t>
      </w:r>
      <w:r>
        <w:rPr>
          <w:rFonts w:ascii="Helvetica" w:hAnsi="Helvetica" w:cs="Helvetica"/>
          <w:color w:val="333333"/>
          <w:sz w:val="21"/>
          <w:szCs w:val="21"/>
        </w:rPr>
        <w:t>设计可被</w:t>
      </w:r>
      <w:r>
        <w:rPr>
          <w:rFonts w:ascii="Helvetica" w:hAnsi="Helvetica" w:cs="Helvetica"/>
          <w:color w:val="333333"/>
          <w:sz w:val="21"/>
          <w:szCs w:val="21"/>
        </w:rPr>
        <w:t> </w:t>
      </w:r>
      <w:hyperlink r:id="rId71" w:anchor="bootstrap" w:history="1">
        <w:r>
          <w:rPr>
            <w:rStyle w:val="a4"/>
            <w:rFonts w:ascii="Helvetica" w:hAnsi="Helvetica" w:cs="Helvetica"/>
            <w:color w:val="337AB7"/>
            <w:sz w:val="21"/>
            <w:szCs w:val="21"/>
          </w:rPr>
          <w:t>引导启动组件</w:t>
        </w:r>
      </w:hyperlink>
      <w:r>
        <w:rPr>
          <w:rFonts w:ascii="Helvetica" w:hAnsi="Helvetica" w:cs="Helvetica"/>
          <w:color w:val="333333"/>
          <w:sz w:val="21"/>
          <w:szCs w:val="21"/>
        </w:rPr>
        <w:t>调用的过滤器。</w:t>
      </w:r>
      <w:r>
        <w:rPr>
          <w:rFonts w:ascii="Helvetica" w:hAnsi="Helvetica" w:cs="Helvetica"/>
          <w:color w:val="333333"/>
          <w:sz w:val="21"/>
          <w:szCs w:val="21"/>
        </w:rPr>
        <w:t xml:space="preserve"> </w:t>
      </w:r>
      <w:r>
        <w:rPr>
          <w:rFonts w:ascii="Helvetica" w:hAnsi="Helvetica" w:cs="Helvetica"/>
          <w:color w:val="333333"/>
          <w:sz w:val="21"/>
          <w:szCs w:val="21"/>
        </w:rPr>
        <w:t>如下例所示可以将它配置在</w:t>
      </w:r>
      <w:r>
        <w:rPr>
          <w:rFonts w:ascii="Helvetica" w:hAnsi="Helvetica" w:cs="Helvetica"/>
          <w:color w:val="333333"/>
          <w:sz w:val="21"/>
          <w:szCs w:val="21"/>
        </w:rPr>
        <w:t> </w:t>
      </w:r>
      <w:hyperlink r:id="rId72" w:anchor="application-configurations" w:history="1">
        <w:r>
          <w:rPr>
            <w:rStyle w:val="a4"/>
            <w:rFonts w:ascii="Helvetica" w:hAnsi="Helvetica" w:cs="Helvetica"/>
            <w:color w:val="337AB7"/>
            <w:sz w:val="21"/>
            <w:szCs w:val="21"/>
          </w:rPr>
          <w:t>应用主体配置</w:t>
        </w:r>
      </w:hyperlink>
      <w:r>
        <w:rPr>
          <w:rFonts w:ascii="Helvetica" w:hAnsi="Helvetica" w:cs="Helvetica"/>
          <w:color w:val="333333"/>
          <w:sz w:val="21"/>
          <w:szCs w:val="21"/>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ContentNegotiator</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web</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Response</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'bootstrap'</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ContentNegotiator::className(),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'formats'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'application/json'</w:t>
      </w:r>
      <w:r>
        <w:rPr>
          <w:rStyle w:val="HTML"/>
          <w:rFonts w:ascii="Consolas" w:hAnsi="Consolas" w:cs="Consolas"/>
          <w:color w:val="444444"/>
          <w:shd w:val="clear" w:color="auto" w:fill="F0F0F0"/>
        </w:rPr>
        <w:t xml:space="preserve"> =&gt; Response::FORMAT_JSON,</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'application/xml'</w:t>
      </w:r>
      <w:r>
        <w:rPr>
          <w:rStyle w:val="HTML"/>
          <w:rFonts w:ascii="Consolas" w:hAnsi="Consolas" w:cs="Consolas"/>
          <w:color w:val="444444"/>
          <w:shd w:val="clear" w:color="auto" w:fill="F0F0F0"/>
        </w:rPr>
        <w:t xml:space="preserve"> =&gt; Response::FORMAT_XML,</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'languages'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'en-US'</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rPr>
        <w:t>信息：</w:t>
      </w:r>
      <w:r>
        <w:rPr>
          <w:rFonts w:ascii="Helvetica" w:hAnsi="Helvetica" w:cs="Helvetica"/>
          <w:color w:val="31708F"/>
          <w:sz w:val="21"/>
          <w:szCs w:val="21"/>
        </w:rPr>
        <w:t>如果请求中没有检测到内容格式和语言，</w:t>
      </w:r>
      <w:r>
        <w:rPr>
          <w:rFonts w:ascii="Helvetica" w:hAnsi="Helvetica" w:cs="Helvetica"/>
          <w:color w:val="31708F"/>
          <w:sz w:val="21"/>
          <w:szCs w:val="21"/>
        </w:rPr>
        <w:t xml:space="preserve"> </w:t>
      </w:r>
      <w:r>
        <w:rPr>
          <w:rFonts w:ascii="Helvetica" w:hAnsi="Helvetica" w:cs="Helvetica"/>
          <w:color w:val="31708F"/>
          <w:sz w:val="21"/>
          <w:szCs w:val="21"/>
        </w:rPr>
        <w:t>使用</w:t>
      </w:r>
      <w:r>
        <w:rPr>
          <w:rFonts w:ascii="Helvetica" w:hAnsi="Helvetica" w:cs="Helvetica"/>
          <w:color w:val="31708F"/>
          <w:sz w:val="21"/>
          <w:szCs w:val="21"/>
        </w:rPr>
        <w:t> </w:t>
      </w:r>
      <w:r>
        <w:rPr>
          <w:rStyle w:val="broken-link"/>
          <w:rFonts w:ascii="Helvetica" w:hAnsi="Helvetica" w:cs="Helvetica"/>
          <w:color w:val="31708F"/>
          <w:sz w:val="21"/>
          <w:szCs w:val="21"/>
        </w:rPr>
        <w:t>formats</w:t>
      </w:r>
      <w:r>
        <w:rPr>
          <w:rFonts w:ascii="Helvetica" w:hAnsi="Helvetica" w:cs="Helvetica"/>
          <w:color w:val="31708F"/>
          <w:sz w:val="21"/>
          <w:szCs w:val="21"/>
        </w:rPr>
        <w:t> </w:t>
      </w:r>
      <w:r>
        <w:rPr>
          <w:rFonts w:ascii="Helvetica" w:hAnsi="Helvetica" w:cs="Helvetica"/>
          <w:color w:val="31708F"/>
          <w:sz w:val="21"/>
          <w:szCs w:val="21"/>
        </w:rPr>
        <w:t>和</w:t>
      </w:r>
      <w:r>
        <w:rPr>
          <w:rFonts w:ascii="Helvetica" w:hAnsi="Helvetica" w:cs="Helvetica"/>
          <w:color w:val="31708F"/>
          <w:sz w:val="21"/>
          <w:szCs w:val="21"/>
        </w:rPr>
        <w:t> </w:t>
      </w:r>
      <w:r>
        <w:rPr>
          <w:rStyle w:val="broken-link"/>
          <w:rFonts w:ascii="Helvetica" w:hAnsi="Helvetica" w:cs="Helvetica"/>
          <w:color w:val="31708F"/>
          <w:sz w:val="21"/>
          <w:szCs w:val="21"/>
        </w:rPr>
        <w:t>languages</w:t>
      </w:r>
      <w:r>
        <w:rPr>
          <w:rFonts w:ascii="Helvetica" w:hAnsi="Helvetica" w:cs="Helvetica"/>
          <w:color w:val="31708F"/>
          <w:sz w:val="21"/>
          <w:szCs w:val="21"/>
        </w:rPr>
        <w:t> </w:t>
      </w:r>
      <w:r>
        <w:rPr>
          <w:rFonts w:ascii="Helvetica" w:hAnsi="Helvetica" w:cs="Helvetica"/>
          <w:color w:val="31708F"/>
          <w:sz w:val="21"/>
          <w:szCs w:val="21"/>
        </w:rPr>
        <w:t>第一个配置项。</w:t>
      </w:r>
    </w:p>
    <w:p w:rsidR="00D27AA7" w:rsidRPr="00D27AA7" w:rsidRDefault="00602F22" w:rsidP="00D27AA7">
      <w:pPr>
        <w:pStyle w:val="4"/>
        <w:shd w:val="clear" w:color="auto" w:fill="FFFFFF"/>
        <w:spacing w:before="300" w:after="150"/>
        <w:rPr>
          <w:rFonts w:ascii="Helvetica" w:hAnsi="Helvetica" w:cs="Helvetica"/>
          <w:b w:val="0"/>
          <w:bCs w:val="0"/>
          <w:color w:val="333333"/>
          <w:sz w:val="22"/>
          <w:szCs w:val="30"/>
        </w:rPr>
      </w:pPr>
      <w:hyperlink r:id="rId73" w:history="1">
        <w:r w:rsidR="00D27AA7" w:rsidRPr="00D27AA7">
          <w:rPr>
            <w:rStyle w:val="a4"/>
            <w:rFonts w:ascii="Helvetica" w:hAnsi="Helvetica" w:cs="Helvetica"/>
            <w:b w:val="0"/>
            <w:bCs w:val="0"/>
            <w:color w:val="337AB7"/>
            <w:sz w:val="22"/>
            <w:szCs w:val="30"/>
          </w:rPr>
          <w:t>HttpCache</w:t>
        </w:r>
      </w:hyperlink>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HttpCache </w:t>
      </w:r>
      <w:r>
        <w:rPr>
          <w:rFonts w:ascii="Helvetica" w:hAnsi="Helvetica" w:cs="Helvetica"/>
          <w:color w:val="333333"/>
          <w:sz w:val="21"/>
          <w:szCs w:val="21"/>
        </w:rPr>
        <w:t>利用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Last-Modified</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Etag</w:t>
      </w:r>
      <w:r>
        <w:rPr>
          <w:rFonts w:ascii="Helvetica" w:hAnsi="Helvetica" w:cs="Helvetica"/>
          <w:color w:val="333333"/>
          <w:sz w:val="21"/>
          <w:szCs w:val="21"/>
        </w:rPr>
        <w:t> HTTP</w:t>
      </w:r>
      <w:r>
        <w:rPr>
          <w:rFonts w:ascii="Helvetica" w:hAnsi="Helvetica" w:cs="Helvetica"/>
          <w:color w:val="333333"/>
          <w:sz w:val="21"/>
          <w:szCs w:val="21"/>
        </w:rPr>
        <w:t>头实现客户端缓存。</w:t>
      </w:r>
      <w:r>
        <w:rPr>
          <w:rFonts w:ascii="Helvetica" w:hAnsi="Helvetica" w:cs="Helvetica"/>
          <w:color w:val="333333"/>
          <w:sz w:val="21"/>
          <w:szCs w:val="21"/>
        </w:rPr>
        <w:t xml:space="preserve"> </w:t>
      </w:r>
      <w:r>
        <w:rPr>
          <w:rFonts w:ascii="Helvetica" w:hAnsi="Helvetica" w:cs="Helvetica"/>
          <w:color w:val="333333"/>
          <w:sz w:val="21"/>
          <w:szCs w:val="21"/>
        </w:rPr>
        <w:t>例如：</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HttpCache</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HttpCache::className(),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'only'</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'index'</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'lastModified'</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params"/>
          <w:rFonts w:ascii="Consolas" w:hAnsi="Consolas" w:cs="Consolas"/>
          <w:color w:val="444444"/>
          <w:shd w:val="clear" w:color="auto" w:fill="F0F0F0"/>
        </w:rPr>
        <w:t>(</w:t>
      </w:r>
      <w:r>
        <w:rPr>
          <w:rStyle w:val="hljs-variable"/>
          <w:rFonts w:ascii="Consolas" w:hAnsi="Consolas" w:cs="Consolas"/>
          <w:color w:val="BC6060"/>
          <w:shd w:val="clear" w:color="auto" w:fill="F0F0F0"/>
        </w:rPr>
        <w:t>$action</w:t>
      </w:r>
      <w:r>
        <w:rPr>
          <w:rStyle w:val="hljs-params"/>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$params</w:t>
      </w:r>
      <w:r>
        <w:rPr>
          <w:rStyle w:val="hljs-params"/>
          <w:rFonts w:ascii="Consolas" w:hAnsi="Consolas" w:cs="Consolas"/>
          <w:color w:val="444444"/>
          <w:shd w:val="clear" w:color="auto" w:fill="F0F0F0"/>
        </w:rPr>
        <w:t>)</w:t>
      </w: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$q</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\yii\db\Query();</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$q</w:t>
      </w:r>
      <w:r>
        <w:rPr>
          <w:rStyle w:val="HTML"/>
          <w:rFonts w:ascii="Consolas" w:hAnsi="Consolas" w:cs="Consolas"/>
          <w:color w:val="444444"/>
          <w:shd w:val="clear" w:color="auto" w:fill="F0F0F0"/>
        </w:rPr>
        <w:t>-&gt;from(</w:t>
      </w:r>
      <w:r>
        <w:rPr>
          <w:rStyle w:val="hljs-string"/>
          <w:rFonts w:ascii="Consolas" w:hAnsi="Consolas" w:cs="Consolas"/>
          <w:color w:val="880000"/>
          <w:shd w:val="clear" w:color="auto" w:fill="F0F0F0"/>
        </w:rPr>
        <w:t>'user'</w:t>
      </w:r>
      <w:r>
        <w:rPr>
          <w:rStyle w:val="HTML"/>
          <w:rFonts w:ascii="Consolas" w:hAnsi="Consolas" w:cs="Consolas"/>
          <w:color w:val="444444"/>
          <w:shd w:val="clear" w:color="auto" w:fill="F0F0F0"/>
        </w:rPr>
        <w:t>)-&gt;max(</w:t>
      </w:r>
      <w:r>
        <w:rPr>
          <w:rStyle w:val="hljs-string"/>
          <w:rFonts w:ascii="Consolas" w:hAnsi="Consolas" w:cs="Consolas"/>
          <w:color w:val="880000"/>
          <w:shd w:val="clear" w:color="auto" w:fill="F0F0F0"/>
        </w:rPr>
        <w:t>'updated_at'</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更多关于使用</w:t>
      </w:r>
      <w:r>
        <w:rPr>
          <w:rFonts w:ascii="Helvetica" w:hAnsi="Helvetica" w:cs="Helvetica"/>
          <w:color w:val="333333"/>
          <w:sz w:val="21"/>
          <w:szCs w:val="21"/>
        </w:rPr>
        <w:t xml:space="preserve"> HttpCache </w:t>
      </w:r>
      <w:r>
        <w:rPr>
          <w:rFonts w:ascii="Helvetica" w:hAnsi="Helvetica" w:cs="Helvetica"/>
          <w:color w:val="333333"/>
          <w:sz w:val="21"/>
          <w:szCs w:val="21"/>
        </w:rPr>
        <w:t>详情请参阅</w:t>
      </w:r>
      <w:r>
        <w:rPr>
          <w:rFonts w:ascii="Helvetica" w:hAnsi="Helvetica" w:cs="Helvetica"/>
          <w:color w:val="333333"/>
          <w:sz w:val="21"/>
          <w:szCs w:val="21"/>
        </w:rPr>
        <w:t> </w:t>
      </w:r>
      <w:hyperlink r:id="rId74" w:history="1">
        <w:r>
          <w:rPr>
            <w:rStyle w:val="a4"/>
            <w:rFonts w:ascii="Helvetica" w:hAnsi="Helvetica" w:cs="Helvetica"/>
            <w:color w:val="337AB7"/>
            <w:sz w:val="21"/>
            <w:szCs w:val="21"/>
          </w:rPr>
          <w:t xml:space="preserve">HTTP </w:t>
        </w:r>
        <w:r>
          <w:rPr>
            <w:rStyle w:val="a4"/>
            <w:rFonts w:ascii="Helvetica" w:hAnsi="Helvetica" w:cs="Helvetica"/>
            <w:color w:val="337AB7"/>
            <w:sz w:val="21"/>
            <w:szCs w:val="21"/>
          </w:rPr>
          <w:t>缓存</w:t>
        </w:r>
      </w:hyperlink>
      <w:r>
        <w:rPr>
          <w:rFonts w:ascii="Helvetica" w:hAnsi="Helvetica" w:cs="Helvetica"/>
          <w:color w:val="333333"/>
          <w:sz w:val="21"/>
          <w:szCs w:val="21"/>
        </w:rPr>
        <w:t> </w:t>
      </w:r>
      <w:r>
        <w:rPr>
          <w:rFonts w:ascii="Helvetica" w:hAnsi="Helvetica" w:cs="Helvetica"/>
          <w:color w:val="333333"/>
          <w:sz w:val="21"/>
          <w:szCs w:val="21"/>
        </w:rPr>
        <w:t>一节。</w:t>
      </w:r>
    </w:p>
    <w:p w:rsidR="00D27AA7" w:rsidRPr="00D27AA7" w:rsidRDefault="00602F22" w:rsidP="00D27AA7">
      <w:pPr>
        <w:pStyle w:val="4"/>
        <w:shd w:val="clear" w:color="auto" w:fill="FFFFFF"/>
        <w:spacing w:before="300" w:after="150"/>
        <w:rPr>
          <w:rFonts w:ascii="Helvetica" w:hAnsi="Helvetica" w:cs="Helvetica"/>
          <w:b w:val="0"/>
          <w:bCs w:val="0"/>
          <w:color w:val="333333"/>
          <w:sz w:val="22"/>
          <w:szCs w:val="30"/>
        </w:rPr>
      </w:pPr>
      <w:hyperlink r:id="rId75" w:history="1">
        <w:r w:rsidR="00D27AA7" w:rsidRPr="00D27AA7">
          <w:rPr>
            <w:rStyle w:val="a4"/>
            <w:rFonts w:ascii="Helvetica" w:hAnsi="Helvetica" w:cs="Helvetica"/>
            <w:b w:val="0"/>
            <w:bCs w:val="0"/>
            <w:color w:val="337AB7"/>
            <w:sz w:val="22"/>
            <w:szCs w:val="30"/>
          </w:rPr>
          <w:t>PageCache</w:t>
        </w:r>
      </w:hyperlink>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PageCache </w:t>
      </w:r>
      <w:r>
        <w:rPr>
          <w:rFonts w:ascii="Helvetica" w:hAnsi="Helvetica" w:cs="Helvetica"/>
          <w:color w:val="333333"/>
          <w:sz w:val="21"/>
          <w:szCs w:val="21"/>
        </w:rPr>
        <w:t>实现服务器端整个页面的缓存。如下示例所示，</w:t>
      </w:r>
      <w:r>
        <w:rPr>
          <w:rFonts w:ascii="Helvetica" w:hAnsi="Helvetica" w:cs="Helvetica"/>
          <w:color w:val="333333"/>
          <w:sz w:val="21"/>
          <w:szCs w:val="21"/>
        </w:rPr>
        <w:t>PageCache</w:t>
      </w:r>
      <w:r>
        <w:rPr>
          <w:rFonts w:ascii="Helvetica" w:hAnsi="Helvetica" w:cs="Helvetica"/>
          <w:color w:val="333333"/>
          <w:sz w:val="21"/>
          <w:szCs w:val="21"/>
        </w:rPr>
        <w:t>应用在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index</w:t>
      </w:r>
      <w:r>
        <w:rPr>
          <w:rFonts w:ascii="Helvetica" w:hAnsi="Helvetica" w:cs="Helvetica"/>
          <w:color w:val="333333"/>
          <w:sz w:val="21"/>
          <w:szCs w:val="21"/>
        </w:rPr>
        <w:t> </w:t>
      </w:r>
      <w:r>
        <w:rPr>
          <w:rFonts w:ascii="Helvetica" w:hAnsi="Helvetica" w:cs="Helvetica"/>
          <w:color w:val="333333"/>
          <w:sz w:val="21"/>
          <w:szCs w:val="21"/>
        </w:rPr>
        <w:t>动作，</w:t>
      </w:r>
      <w:r>
        <w:rPr>
          <w:rFonts w:ascii="Helvetica" w:hAnsi="Helvetica" w:cs="Helvetica"/>
          <w:color w:val="333333"/>
          <w:sz w:val="21"/>
          <w:szCs w:val="21"/>
        </w:rPr>
        <w:t xml:space="preserve"> </w:t>
      </w:r>
      <w:r>
        <w:rPr>
          <w:rFonts w:ascii="Helvetica" w:hAnsi="Helvetica" w:cs="Helvetica"/>
          <w:color w:val="333333"/>
          <w:sz w:val="21"/>
          <w:szCs w:val="21"/>
        </w:rPr>
        <w:t>缓存整个页面</w:t>
      </w:r>
      <w:r>
        <w:rPr>
          <w:rFonts w:ascii="Helvetica" w:hAnsi="Helvetica" w:cs="Helvetica"/>
          <w:color w:val="333333"/>
          <w:sz w:val="21"/>
          <w:szCs w:val="21"/>
        </w:rPr>
        <w:t xml:space="preserve"> 60 </w:t>
      </w:r>
      <w:r>
        <w:rPr>
          <w:rFonts w:ascii="Helvetica" w:hAnsi="Helvetica" w:cs="Helvetica"/>
          <w:color w:val="333333"/>
          <w:sz w:val="21"/>
          <w:szCs w:val="21"/>
        </w:rPr>
        <w:t>秒或</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post</w:t>
      </w:r>
      <w:r>
        <w:rPr>
          <w:rFonts w:ascii="Helvetica" w:hAnsi="Helvetica" w:cs="Helvetica"/>
          <w:color w:val="333333"/>
          <w:sz w:val="21"/>
          <w:szCs w:val="21"/>
        </w:rPr>
        <w:t> </w:t>
      </w:r>
      <w:r>
        <w:rPr>
          <w:rFonts w:ascii="Helvetica" w:hAnsi="Helvetica" w:cs="Helvetica"/>
          <w:color w:val="333333"/>
          <w:sz w:val="21"/>
          <w:szCs w:val="21"/>
        </w:rPr>
        <w:t>表的记录数发生变化。</w:t>
      </w:r>
      <w:r>
        <w:rPr>
          <w:rFonts w:ascii="Helvetica" w:hAnsi="Helvetica" w:cs="Helvetica"/>
          <w:color w:val="333333"/>
          <w:sz w:val="21"/>
          <w:szCs w:val="21"/>
        </w:rPr>
        <w:t xml:space="preserve"> </w:t>
      </w:r>
      <w:r>
        <w:rPr>
          <w:rFonts w:ascii="Helvetica" w:hAnsi="Helvetica" w:cs="Helvetica"/>
          <w:color w:val="333333"/>
          <w:sz w:val="21"/>
          <w:szCs w:val="21"/>
        </w:rPr>
        <w:t>它也会根据不同应用语言保存不同的页面版本。</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PageCache</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caching</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DbDependency</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'pageCache'</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PageCache::className(),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'only'</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'index'</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'duration'</w:t>
      </w:r>
      <w:r>
        <w:rPr>
          <w:rStyle w:val="HTML"/>
          <w:rFonts w:ascii="Consolas" w:hAnsi="Consolas" w:cs="Consolas"/>
          <w:color w:val="444444"/>
          <w:shd w:val="clear" w:color="auto" w:fill="F0F0F0"/>
        </w:rPr>
        <w:t xml:space="preserve"> =&gt; </w:t>
      </w:r>
      <w:r>
        <w:rPr>
          <w:rStyle w:val="hljs-number"/>
          <w:rFonts w:ascii="Consolas" w:hAnsi="Consolas" w:cs="Consolas"/>
          <w:color w:val="880000"/>
          <w:shd w:val="clear" w:color="auto" w:fill="F0F0F0"/>
        </w:rPr>
        <w:t>60</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'dependency'</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DbDependency::className(),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'sql'</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'SELECT COUNT(*) FROM post'</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'variations'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-&gt;language,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更多关于使用</w:t>
      </w:r>
      <w:r>
        <w:rPr>
          <w:rFonts w:ascii="Helvetica" w:hAnsi="Helvetica" w:cs="Helvetica"/>
          <w:color w:val="333333"/>
          <w:sz w:val="21"/>
          <w:szCs w:val="21"/>
        </w:rPr>
        <w:t>PageCache</w:t>
      </w:r>
      <w:r>
        <w:rPr>
          <w:rFonts w:ascii="Helvetica" w:hAnsi="Helvetica" w:cs="Helvetica"/>
          <w:color w:val="333333"/>
          <w:sz w:val="21"/>
          <w:szCs w:val="21"/>
        </w:rPr>
        <w:t>详情请参阅</w:t>
      </w:r>
      <w:r>
        <w:rPr>
          <w:rFonts w:ascii="Helvetica" w:hAnsi="Helvetica" w:cs="Helvetica"/>
          <w:color w:val="333333"/>
          <w:sz w:val="21"/>
          <w:szCs w:val="21"/>
        </w:rPr>
        <w:t> </w:t>
      </w:r>
      <w:hyperlink r:id="rId76" w:history="1">
        <w:r>
          <w:rPr>
            <w:rStyle w:val="a4"/>
            <w:rFonts w:ascii="Helvetica" w:hAnsi="Helvetica" w:cs="Helvetica"/>
            <w:color w:val="337AB7"/>
            <w:sz w:val="21"/>
            <w:szCs w:val="21"/>
          </w:rPr>
          <w:t>页面缓存</w:t>
        </w:r>
      </w:hyperlink>
      <w:r>
        <w:rPr>
          <w:rFonts w:ascii="Helvetica" w:hAnsi="Helvetica" w:cs="Helvetica"/>
          <w:color w:val="333333"/>
          <w:sz w:val="21"/>
          <w:szCs w:val="21"/>
        </w:rPr>
        <w:t> </w:t>
      </w:r>
      <w:r>
        <w:rPr>
          <w:rFonts w:ascii="Helvetica" w:hAnsi="Helvetica" w:cs="Helvetica"/>
          <w:color w:val="333333"/>
          <w:sz w:val="21"/>
          <w:szCs w:val="21"/>
        </w:rPr>
        <w:t>一节。</w:t>
      </w:r>
    </w:p>
    <w:p w:rsidR="00D27AA7" w:rsidRPr="00D27AA7" w:rsidRDefault="00602F22" w:rsidP="00D27AA7">
      <w:pPr>
        <w:pStyle w:val="4"/>
        <w:shd w:val="clear" w:color="auto" w:fill="FFFFFF"/>
        <w:spacing w:before="300" w:after="150"/>
        <w:rPr>
          <w:rFonts w:ascii="Helvetica" w:hAnsi="Helvetica" w:cs="Helvetica"/>
          <w:b w:val="0"/>
          <w:bCs w:val="0"/>
          <w:color w:val="333333"/>
          <w:sz w:val="22"/>
          <w:szCs w:val="30"/>
        </w:rPr>
      </w:pPr>
      <w:hyperlink r:id="rId77" w:history="1">
        <w:r w:rsidR="00D27AA7" w:rsidRPr="00D27AA7">
          <w:rPr>
            <w:rStyle w:val="a4"/>
            <w:rFonts w:ascii="Helvetica" w:hAnsi="Helvetica" w:cs="Helvetica"/>
            <w:b w:val="0"/>
            <w:bCs w:val="0"/>
            <w:color w:val="337AB7"/>
            <w:sz w:val="22"/>
            <w:szCs w:val="30"/>
          </w:rPr>
          <w:t>RateLimiter</w:t>
        </w:r>
      </w:hyperlink>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RateLimiter </w:t>
      </w:r>
      <w:r>
        <w:rPr>
          <w:rFonts w:ascii="Helvetica" w:hAnsi="Helvetica" w:cs="Helvetica"/>
          <w:color w:val="333333"/>
          <w:sz w:val="21"/>
          <w:szCs w:val="21"/>
        </w:rPr>
        <w:t>根据</w:t>
      </w:r>
      <w:r>
        <w:rPr>
          <w:rFonts w:ascii="Helvetica" w:hAnsi="Helvetica" w:cs="Helvetica"/>
          <w:color w:val="333333"/>
          <w:sz w:val="21"/>
          <w:szCs w:val="21"/>
        </w:rPr>
        <w:t> </w:t>
      </w:r>
      <w:hyperlink r:id="rId78" w:history="1">
        <w:r>
          <w:rPr>
            <w:rStyle w:val="a4"/>
            <w:rFonts w:ascii="Helvetica" w:hAnsi="Helvetica" w:cs="Helvetica"/>
            <w:color w:val="337AB7"/>
            <w:sz w:val="21"/>
            <w:szCs w:val="21"/>
          </w:rPr>
          <w:t>漏桶算法</w:t>
        </w:r>
      </w:hyperlink>
      <w:r>
        <w:rPr>
          <w:rFonts w:ascii="Helvetica" w:hAnsi="Helvetica" w:cs="Helvetica"/>
          <w:color w:val="333333"/>
          <w:sz w:val="21"/>
          <w:szCs w:val="21"/>
        </w:rPr>
        <w:t> </w:t>
      </w:r>
      <w:r>
        <w:rPr>
          <w:rFonts w:ascii="Helvetica" w:hAnsi="Helvetica" w:cs="Helvetica"/>
          <w:color w:val="333333"/>
          <w:sz w:val="21"/>
          <w:szCs w:val="21"/>
        </w:rPr>
        <w:t>来实现速率限制。</w:t>
      </w:r>
      <w:r>
        <w:rPr>
          <w:rFonts w:ascii="Helvetica" w:hAnsi="Helvetica" w:cs="Helvetica"/>
          <w:color w:val="333333"/>
          <w:sz w:val="21"/>
          <w:szCs w:val="21"/>
        </w:rPr>
        <w:t xml:space="preserve"> </w:t>
      </w:r>
      <w:r>
        <w:rPr>
          <w:rFonts w:ascii="Helvetica" w:hAnsi="Helvetica" w:cs="Helvetica"/>
          <w:color w:val="333333"/>
          <w:sz w:val="21"/>
          <w:szCs w:val="21"/>
        </w:rPr>
        <w:t>主要用在实现</w:t>
      </w:r>
      <w:r>
        <w:rPr>
          <w:rFonts w:ascii="Helvetica" w:hAnsi="Helvetica" w:cs="Helvetica"/>
          <w:color w:val="333333"/>
          <w:sz w:val="21"/>
          <w:szCs w:val="21"/>
        </w:rPr>
        <w:t>RESTful APIs</w:t>
      </w:r>
      <w:r>
        <w:rPr>
          <w:rFonts w:ascii="Helvetica" w:hAnsi="Helvetica" w:cs="Helvetica"/>
          <w:color w:val="333333"/>
          <w:sz w:val="21"/>
          <w:szCs w:val="21"/>
        </w:rPr>
        <w:t>，更多关于该过滤器详情请参阅</w:t>
      </w:r>
      <w:r>
        <w:rPr>
          <w:rFonts w:ascii="Helvetica" w:hAnsi="Helvetica" w:cs="Helvetica"/>
          <w:color w:val="333333"/>
          <w:sz w:val="21"/>
          <w:szCs w:val="21"/>
        </w:rPr>
        <w:t> </w:t>
      </w:r>
      <w:hyperlink r:id="rId79" w:history="1">
        <w:r>
          <w:rPr>
            <w:rStyle w:val="a4"/>
            <w:rFonts w:ascii="Helvetica" w:hAnsi="Helvetica" w:cs="Helvetica"/>
            <w:color w:val="337AB7"/>
            <w:sz w:val="21"/>
            <w:szCs w:val="21"/>
          </w:rPr>
          <w:t>Rate Limiting</w:t>
        </w:r>
      </w:hyperlink>
      <w:r>
        <w:rPr>
          <w:rFonts w:ascii="Helvetica" w:hAnsi="Helvetica" w:cs="Helvetica"/>
          <w:color w:val="333333"/>
          <w:sz w:val="21"/>
          <w:szCs w:val="21"/>
        </w:rPr>
        <w:t> </w:t>
      </w:r>
      <w:r>
        <w:rPr>
          <w:rFonts w:ascii="Helvetica" w:hAnsi="Helvetica" w:cs="Helvetica"/>
          <w:color w:val="333333"/>
          <w:sz w:val="21"/>
          <w:szCs w:val="21"/>
        </w:rPr>
        <w:t>一节。</w:t>
      </w:r>
    </w:p>
    <w:p w:rsidR="00D27AA7" w:rsidRPr="00D27AA7" w:rsidRDefault="00602F22" w:rsidP="00D27AA7">
      <w:pPr>
        <w:pStyle w:val="4"/>
        <w:shd w:val="clear" w:color="auto" w:fill="FFFFFF"/>
        <w:spacing w:before="300" w:after="150"/>
        <w:rPr>
          <w:rFonts w:ascii="Helvetica" w:hAnsi="Helvetica" w:cs="Helvetica"/>
          <w:b w:val="0"/>
          <w:bCs w:val="0"/>
          <w:color w:val="333333"/>
          <w:sz w:val="21"/>
          <w:szCs w:val="30"/>
        </w:rPr>
      </w:pPr>
      <w:hyperlink r:id="rId80" w:history="1">
        <w:r w:rsidR="00D27AA7" w:rsidRPr="00D27AA7">
          <w:rPr>
            <w:rStyle w:val="a4"/>
            <w:rFonts w:ascii="Helvetica" w:hAnsi="Helvetica" w:cs="Helvetica"/>
            <w:b w:val="0"/>
            <w:bCs w:val="0"/>
            <w:color w:val="337AB7"/>
            <w:sz w:val="21"/>
            <w:szCs w:val="30"/>
          </w:rPr>
          <w:t>VerbFilter</w:t>
        </w:r>
      </w:hyperlink>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VerbFilter</w:t>
      </w:r>
      <w:r>
        <w:rPr>
          <w:rFonts w:ascii="Helvetica" w:hAnsi="Helvetica" w:cs="Helvetica"/>
          <w:color w:val="333333"/>
          <w:sz w:val="21"/>
          <w:szCs w:val="21"/>
        </w:rPr>
        <w:t>检查请求动作的</w:t>
      </w:r>
      <w:r>
        <w:rPr>
          <w:rFonts w:ascii="Helvetica" w:hAnsi="Helvetica" w:cs="Helvetica"/>
          <w:color w:val="333333"/>
          <w:sz w:val="21"/>
          <w:szCs w:val="21"/>
        </w:rPr>
        <w:t>HTTP</w:t>
      </w:r>
      <w:r>
        <w:rPr>
          <w:rFonts w:ascii="Helvetica" w:hAnsi="Helvetica" w:cs="Helvetica"/>
          <w:color w:val="333333"/>
          <w:sz w:val="21"/>
          <w:szCs w:val="21"/>
        </w:rPr>
        <w:t>请求方式是否允许执行，</w:t>
      </w:r>
      <w:r>
        <w:rPr>
          <w:rFonts w:ascii="Helvetica" w:hAnsi="Helvetica" w:cs="Helvetica"/>
          <w:color w:val="333333"/>
          <w:sz w:val="21"/>
          <w:szCs w:val="21"/>
        </w:rPr>
        <w:t xml:space="preserve"> </w:t>
      </w:r>
      <w:r>
        <w:rPr>
          <w:rFonts w:ascii="Helvetica" w:hAnsi="Helvetica" w:cs="Helvetica"/>
          <w:color w:val="333333"/>
          <w:sz w:val="21"/>
          <w:szCs w:val="21"/>
        </w:rPr>
        <w:t>如果不允许，会抛出</w:t>
      </w:r>
      <w:r>
        <w:rPr>
          <w:rFonts w:ascii="Helvetica" w:hAnsi="Helvetica" w:cs="Helvetica"/>
          <w:color w:val="333333"/>
          <w:sz w:val="21"/>
          <w:szCs w:val="21"/>
        </w:rPr>
        <w:t>HTTP 405</w:t>
      </w:r>
      <w:r>
        <w:rPr>
          <w:rFonts w:ascii="Helvetica" w:hAnsi="Helvetica" w:cs="Helvetica"/>
          <w:color w:val="333333"/>
          <w:sz w:val="21"/>
          <w:szCs w:val="21"/>
        </w:rPr>
        <w:t>异常。</w:t>
      </w:r>
      <w:r>
        <w:rPr>
          <w:rFonts w:ascii="Helvetica" w:hAnsi="Helvetica" w:cs="Helvetica"/>
          <w:color w:val="333333"/>
          <w:sz w:val="21"/>
          <w:szCs w:val="21"/>
        </w:rPr>
        <w:t xml:space="preserve"> </w:t>
      </w:r>
      <w:r>
        <w:rPr>
          <w:rFonts w:ascii="Helvetica" w:hAnsi="Helvetica" w:cs="Helvetica"/>
          <w:color w:val="333333"/>
          <w:sz w:val="21"/>
          <w:szCs w:val="21"/>
        </w:rPr>
        <w:t>如下示例，</w:t>
      </w:r>
      <w:r>
        <w:rPr>
          <w:rFonts w:ascii="Helvetica" w:hAnsi="Helvetica" w:cs="Helvetica"/>
          <w:color w:val="333333"/>
          <w:sz w:val="21"/>
          <w:szCs w:val="21"/>
        </w:rPr>
        <w:t>VerbFilter</w:t>
      </w:r>
      <w:r>
        <w:rPr>
          <w:rFonts w:ascii="Helvetica" w:hAnsi="Helvetica" w:cs="Helvetica"/>
          <w:color w:val="333333"/>
          <w:sz w:val="21"/>
          <w:szCs w:val="21"/>
        </w:rPr>
        <w:t>指定</w:t>
      </w:r>
      <w:r>
        <w:rPr>
          <w:rFonts w:ascii="Helvetica" w:hAnsi="Helvetica" w:cs="Helvetica"/>
          <w:color w:val="333333"/>
          <w:sz w:val="21"/>
          <w:szCs w:val="21"/>
        </w:rPr>
        <w:t>CRUD</w:t>
      </w:r>
      <w:r>
        <w:rPr>
          <w:rFonts w:ascii="Helvetica" w:hAnsi="Helvetica" w:cs="Helvetica"/>
          <w:color w:val="333333"/>
          <w:sz w:val="21"/>
          <w:szCs w:val="21"/>
        </w:rPr>
        <w:t>动作所允许的请求方式。</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VerbFilter</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'verbs'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VerbFilter::className(),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'actions'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'index'</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'view'</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'create'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'post'</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'update'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'put'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'post'</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'delete'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'post'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'delete'</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Pr="00D27AA7" w:rsidRDefault="00602F22" w:rsidP="00D27AA7">
      <w:pPr>
        <w:pStyle w:val="4"/>
        <w:shd w:val="clear" w:color="auto" w:fill="FFFFFF"/>
        <w:spacing w:before="300" w:after="150"/>
        <w:rPr>
          <w:rFonts w:ascii="Helvetica" w:hAnsi="Helvetica" w:cs="Helvetica"/>
          <w:b w:val="0"/>
          <w:bCs w:val="0"/>
          <w:color w:val="333333"/>
          <w:sz w:val="21"/>
          <w:szCs w:val="30"/>
        </w:rPr>
      </w:pPr>
      <w:hyperlink r:id="rId81" w:history="1">
        <w:r w:rsidR="00D27AA7" w:rsidRPr="00D27AA7">
          <w:rPr>
            <w:rStyle w:val="a4"/>
            <w:rFonts w:ascii="Helvetica" w:hAnsi="Helvetica" w:cs="Helvetica"/>
            <w:b w:val="0"/>
            <w:bCs w:val="0"/>
            <w:color w:val="337AB7"/>
            <w:sz w:val="21"/>
            <w:szCs w:val="30"/>
          </w:rPr>
          <w:t>Cors</w:t>
        </w:r>
      </w:hyperlink>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跨域资源共享</w:t>
      </w:r>
      <w:r>
        <w:rPr>
          <w:rFonts w:ascii="Helvetica" w:hAnsi="Helvetica" w:cs="Helvetica"/>
          <w:color w:val="333333"/>
          <w:sz w:val="21"/>
          <w:szCs w:val="21"/>
        </w:rPr>
        <w:t> </w:t>
      </w:r>
      <w:hyperlink r:id="rId82" w:history="1">
        <w:r>
          <w:rPr>
            <w:rStyle w:val="a4"/>
            <w:rFonts w:ascii="Helvetica" w:hAnsi="Helvetica" w:cs="Helvetica"/>
            <w:color w:val="337AB7"/>
            <w:sz w:val="21"/>
            <w:szCs w:val="21"/>
          </w:rPr>
          <w:t>CORS</w:t>
        </w:r>
      </w:hyperlink>
      <w:r>
        <w:rPr>
          <w:rFonts w:ascii="Helvetica" w:hAnsi="Helvetica" w:cs="Helvetica"/>
          <w:color w:val="333333"/>
          <w:sz w:val="21"/>
          <w:szCs w:val="21"/>
        </w:rPr>
        <w:t> </w:t>
      </w:r>
      <w:r>
        <w:rPr>
          <w:rFonts w:ascii="Helvetica" w:hAnsi="Helvetica" w:cs="Helvetica"/>
          <w:color w:val="333333"/>
          <w:sz w:val="21"/>
          <w:szCs w:val="21"/>
        </w:rPr>
        <w:t>机制允许一个网页的许多资源（例如字体、</w:t>
      </w:r>
      <w:r>
        <w:rPr>
          <w:rFonts w:ascii="Helvetica" w:hAnsi="Helvetica" w:cs="Helvetica"/>
          <w:color w:val="333333"/>
          <w:sz w:val="21"/>
          <w:szCs w:val="21"/>
        </w:rPr>
        <w:t>JavaScript</w:t>
      </w:r>
      <w:r>
        <w:rPr>
          <w:rFonts w:ascii="Helvetica" w:hAnsi="Helvetica" w:cs="Helvetica"/>
          <w:color w:val="333333"/>
          <w:sz w:val="21"/>
          <w:szCs w:val="21"/>
        </w:rPr>
        <w:t>等）</w:t>
      </w:r>
      <w:r>
        <w:rPr>
          <w:rFonts w:ascii="Helvetica" w:hAnsi="Helvetica" w:cs="Helvetica"/>
          <w:color w:val="333333"/>
          <w:sz w:val="21"/>
          <w:szCs w:val="21"/>
        </w:rPr>
        <w:t xml:space="preserve"> </w:t>
      </w:r>
      <w:r>
        <w:rPr>
          <w:rFonts w:ascii="Helvetica" w:hAnsi="Helvetica" w:cs="Helvetica"/>
          <w:color w:val="333333"/>
          <w:sz w:val="21"/>
          <w:szCs w:val="21"/>
        </w:rPr>
        <w:t>这些资源可以通过其他域名访问获取。</w:t>
      </w:r>
      <w:r>
        <w:rPr>
          <w:rFonts w:ascii="Helvetica" w:hAnsi="Helvetica" w:cs="Helvetica"/>
          <w:color w:val="333333"/>
          <w:sz w:val="21"/>
          <w:szCs w:val="21"/>
        </w:rPr>
        <w:t xml:space="preserve"> </w:t>
      </w:r>
      <w:r>
        <w:rPr>
          <w:rFonts w:ascii="Helvetica" w:hAnsi="Helvetica" w:cs="Helvetica"/>
          <w:color w:val="333333"/>
          <w:sz w:val="21"/>
          <w:szCs w:val="21"/>
        </w:rPr>
        <w:t>特别是</w:t>
      </w:r>
      <w:r>
        <w:rPr>
          <w:rFonts w:ascii="Helvetica" w:hAnsi="Helvetica" w:cs="Helvetica"/>
          <w:color w:val="333333"/>
          <w:sz w:val="21"/>
          <w:szCs w:val="21"/>
        </w:rPr>
        <w:t xml:space="preserve"> JavaScript </w:t>
      </w:r>
      <w:r>
        <w:rPr>
          <w:rFonts w:ascii="Helvetica" w:hAnsi="Helvetica" w:cs="Helvetica"/>
          <w:color w:val="333333"/>
          <w:sz w:val="21"/>
          <w:szCs w:val="21"/>
        </w:rPr>
        <w:t>的</w:t>
      </w:r>
      <w:r>
        <w:rPr>
          <w:rFonts w:ascii="Helvetica" w:hAnsi="Helvetica" w:cs="Helvetica"/>
          <w:color w:val="333333"/>
          <w:sz w:val="21"/>
          <w:szCs w:val="21"/>
        </w:rPr>
        <w:t xml:space="preserve"> AJAX </w:t>
      </w:r>
      <w:r>
        <w:rPr>
          <w:rFonts w:ascii="Helvetica" w:hAnsi="Helvetica" w:cs="Helvetica"/>
          <w:color w:val="333333"/>
          <w:sz w:val="21"/>
          <w:szCs w:val="21"/>
        </w:rPr>
        <w:t>调用可使用</w:t>
      </w:r>
      <w:r>
        <w:rPr>
          <w:rFonts w:ascii="Helvetica" w:hAnsi="Helvetica" w:cs="Helvetica"/>
          <w:color w:val="333333"/>
          <w:sz w:val="21"/>
          <w:szCs w:val="21"/>
        </w:rPr>
        <w:t xml:space="preserve"> XMLHttpRequest </w:t>
      </w:r>
      <w:r>
        <w:rPr>
          <w:rFonts w:ascii="Helvetica" w:hAnsi="Helvetica" w:cs="Helvetica"/>
          <w:color w:val="333333"/>
          <w:sz w:val="21"/>
          <w:szCs w:val="21"/>
        </w:rPr>
        <w:t>机制，</w:t>
      </w:r>
      <w:r>
        <w:rPr>
          <w:rFonts w:ascii="Helvetica" w:hAnsi="Helvetica" w:cs="Helvetica"/>
          <w:color w:val="333333"/>
          <w:sz w:val="21"/>
          <w:szCs w:val="21"/>
        </w:rPr>
        <w:t xml:space="preserve"> </w:t>
      </w:r>
      <w:r>
        <w:rPr>
          <w:rFonts w:ascii="Helvetica" w:hAnsi="Helvetica" w:cs="Helvetica"/>
          <w:color w:val="333333"/>
          <w:sz w:val="21"/>
          <w:szCs w:val="21"/>
        </w:rPr>
        <w:t>由于同源安全策略该跨域请求会被网页浏览器禁止</w:t>
      </w:r>
      <w:r>
        <w:rPr>
          <w:rFonts w:ascii="Helvetica" w:hAnsi="Helvetica" w:cs="Helvetica"/>
          <w:color w:val="333333"/>
          <w:sz w:val="21"/>
          <w:szCs w:val="21"/>
        </w:rPr>
        <w:t>. CORS</w:t>
      </w:r>
      <w:r>
        <w:rPr>
          <w:rFonts w:ascii="Helvetica" w:hAnsi="Helvetica" w:cs="Helvetica"/>
          <w:color w:val="333333"/>
          <w:sz w:val="21"/>
          <w:szCs w:val="21"/>
        </w:rPr>
        <w:t>定义浏览器和服务器交互时哪些跨域请求允许和禁止。</w:t>
      </w:r>
    </w:p>
    <w:p w:rsidR="00D27AA7" w:rsidRDefault="00602F22" w:rsidP="00D27AA7">
      <w:pPr>
        <w:pStyle w:val="a9"/>
        <w:shd w:val="clear" w:color="auto" w:fill="FFFFFF"/>
        <w:spacing w:before="0" w:beforeAutospacing="0" w:after="150" w:afterAutospacing="0"/>
        <w:rPr>
          <w:rFonts w:ascii="Helvetica" w:hAnsi="Helvetica" w:cs="Helvetica"/>
          <w:color w:val="333333"/>
          <w:sz w:val="21"/>
          <w:szCs w:val="21"/>
        </w:rPr>
      </w:pPr>
      <w:hyperlink r:id="rId83" w:history="1">
        <w:r w:rsidR="00D27AA7">
          <w:rPr>
            <w:rStyle w:val="a4"/>
            <w:rFonts w:ascii="Helvetica" w:hAnsi="Helvetica" w:cs="Helvetica"/>
            <w:color w:val="337AB7"/>
            <w:sz w:val="21"/>
            <w:szCs w:val="21"/>
          </w:rPr>
          <w:t>Cors filter</w:t>
        </w:r>
      </w:hyperlink>
      <w:r w:rsidR="00D27AA7">
        <w:rPr>
          <w:rFonts w:ascii="Helvetica" w:hAnsi="Helvetica" w:cs="Helvetica"/>
          <w:color w:val="333333"/>
          <w:sz w:val="21"/>
          <w:szCs w:val="21"/>
        </w:rPr>
        <w:t> </w:t>
      </w:r>
      <w:r w:rsidR="00D27AA7">
        <w:rPr>
          <w:rFonts w:ascii="Helvetica" w:hAnsi="Helvetica" w:cs="Helvetica"/>
          <w:color w:val="333333"/>
          <w:sz w:val="21"/>
          <w:szCs w:val="21"/>
        </w:rPr>
        <w:t>应在</w:t>
      </w:r>
      <w:r w:rsidR="00D27AA7">
        <w:rPr>
          <w:rFonts w:ascii="Helvetica" w:hAnsi="Helvetica" w:cs="Helvetica"/>
          <w:color w:val="333333"/>
          <w:sz w:val="21"/>
          <w:szCs w:val="21"/>
        </w:rPr>
        <w:t xml:space="preserve"> </w:t>
      </w:r>
      <w:r w:rsidR="00D27AA7">
        <w:rPr>
          <w:rFonts w:ascii="Helvetica" w:hAnsi="Helvetica" w:cs="Helvetica"/>
          <w:color w:val="333333"/>
          <w:sz w:val="21"/>
          <w:szCs w:val="21"/>
        </w:rPr>
        <w:t>授权</w:t>
      </w:r>
      <w:r w:rsidR="00D27AA7">
        <w:rPr>
          <w:rFonts w:ascii="Helvetica" w:hAnsi="Helvetica" w:cs="Helvetica"/>
          <w:color w:val="333333"/>
          <w:sz w:val="21"/>
          <w:szCs w:val="21"/>
        </w:rPr>
        <w:t xml:space="preserve"> / </w:t>
      </w:r>
      <w:r w:rsidR="00D27AA7">
        <w:rPr>
          <w:rFonts w:ascii="Helvetica" w:hAnsi="Helvetica" w:cs="Helvetica"/>
          <w:color w:val="333333"/>
          <w:sz w:val="21"/>
          <w:szCs w:val="21"/>
        </w:rPr>
        <w:t>认证</w:t>
      </w:r>
      <w:r w:rsidR="00D27AA7">
        <w:rPr>
          <w:rFonts w:ascii="Helvetica" w:hAnsi="Helvetica" w:cs="Helvetica"/>
          <w:color w:val="333333"/>
          <w:sz w:val="21"/>
          <w:szCs w:val="21"/>
        </w:rPr>
        <w:t xml:space="preserve"> </w:t>
      </w:r>
      <w:r w:rsidR="00D27AA7">
        <w:rPr>
          <w:rFonts w:ascii="Helvetica" w:hAnsi="Helvetica" w:cs="Helvetica"/>
          <w:color w:val="333333"/>
          <w:sz w:val="21"/>
          <w:szCs w:val="21"/>
        </w:rPr>
        <w:t>过滤器之前定义，</w:t>
      </w:r>
      <w:r w:rsidR="00D27AA7">
        <w:rPr>
          <w:rFonts w:ascii="Helvetica" w:hAnsi="Helvetica" w:cs="Helvetica"/>
          <w:color w:val="333333"/>
          <w:sz w:val="21"/>
          <w:szCs w:val="21"/>
        </w:rPr>
        <w:t xml:space="preserve"> </w:t>
      </w:r>
      <w:r w:rsidR="00D27AA7">
        <w:rPr>
          <w:rFonts w:ascii="Helvetica" w:hAnsi="Helvetica" w:cs="Helvetica"/>
          <w:color w:val="333333"/>
          <w:sz w:val="21"/>
          <w:szCs w:val="21"/>
        </w:rPr>
        <w:t>以保证</w:t>
      </w:r>
      <w:r w:rsidR="00D27AA7">
        <w:rPr>
          <w:rFonts w:ascii="Helvetica" w:hAnsi="Helvetica" w:cs="Helvetica"/>
          <w:color w:val="333333"/>
          <w:sz w:val="21"/>
          <w:szCs w:val="21"/>
        </w:rPr>
        <w:t>CORS</w:t>
      </w:r>
      <w:r w:rsidR="00D27AA7">
        <w:rPr>
          <w:rFonts w:ascii="Helvetica" w:hAnsi="Helvetica" w:cs="Helvetica"/>
          <w:color w:val="333333"/>
          <w:sz w:val="21"/>
          <w:szCs w:val="21"/>
        </w:rPr>
        <w:t>头部被发送。</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Cors</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helpers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ArrayHelper</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ArrayHelper::merge([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Cors::className(),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::behaviors());</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如果要将</w:t>
      </w:r>
      <w:r>
        <w:rPr>
          <w:rFonts w:ascii="Helvetica" w:hAnsi="Helvetica" w:cs="Helvetica"/>
          <w:color w:val="333333"/>
          <w:sz w:val="21"/>
          <w:szCs w:val="21"/>
        </w:rPr>
        <w:t>CORS</w:t>
      </w:r>
      <w:r>
        <w:rPr>
          <w:rFonts w:ascii="Helvetica" w:hAnsi="Helvetica" w:cs="Helvetica"/>
          <w:color w:val="333333"/>
          <w:sz w:val="21"/>
          <w:szCs w:val="21"/>
        </w:rPr>
        <w:t>过滤器添加到你的</w:t>
      </w:r>
      <w:r>
        <w:rPr>
          <w:rFonts w:ascii="Helvetica" w:hAnsi="Helvetica" w:cs="Helvetica"/>
          <w:color w:val="333333"/>
          <w:sz w:val="21"/>
          <w:szCs w:val="21"/>
        </w:rPr>
        <w:t xml:space="preserve"> API </w:t>
      </w:r>
      <w:r>
        <w:rPr>
          <w:rFonts w:ascii="Helvetica" w:hAnsi="Helvetica" w:cs="Helvetica"/>
          <w:color w:val="333333"/>
          <w:sz w:val="21"/>
          <w:szCs w:val="21"/>
        </w:rPr>
        <w:t>中的</w:t>
      </w:r>
      <w:r>
        <w:rPr>
          <w:rFonts w:ascii="Helvetica" w:hAnsi="Helvetica" w:cs="Helvetica"/>
          <w:color w:val="333333"/>
          <w:sz w:val="21"/>
          <w:szCs w:val="21"/>
        </w:rPr>
        <w:t> </w:t>
      </w:r>
      <w:hyperlink r:id="rId84" w:history="1">
        <w:r>
          <w:rPr>
            <w:rStyle w:val="a4"/>
            <w:rFonts w:ascii="Helvetica" w:hAnsi="Helvetica" w:cs="Helvetica"/>
            <w:color w:val="337AB7"/>
            <w:sz w:val="21"/>
            <w:szCs w:val="21"/>
          </w:rPr>
          <w:t>yii\rest\ActiveController</w:t>
        </w:r>
      </w:hyperlink>
      <w:r>
        <w:rPr>
          <w:rFonts w:ascii="Helvetica" w:hAnsi="Helvetica" w:cs="Helvetica"/>
          <w:color w:val="333333"/>
          <w:sz w:val="21"/>
          <w:szCs w:val="21"/>
        </w:rPr>
        <w:t> </w:t>
      </w:r>
      <w:r>
        <w:rPr>
          <w:rFonts w:ascii="Helvetica" w:hAnsi="Helvetica" w:cs="Helvetica"/>
          <w:color w:val="333333"/>
          <w:sz w:val="21"/>
          <w:szCs w:val="21"/>
        </w:rPr>
        <w:t>类，</w:t>
      </w:r>
      <w:r>
        <w:rPr>
          <w:rFonts w:ascii="Helvetica" w:hAnsi="Helvetica" w:cs="Helvetica"/>
          <w:color w:val="333333"/>
          <w:sz w:val="21"/>
          <w:szCs w:val="21"/>
        </w:rPr>
        <w:t xml:space="preserve"> </w:t>
      </w:r>
      <w:r>
        <w:rPr>
          <w:rFonts w:ascii="Helvetica" w:hAnsi="Helvetica" w:cs="Helvetica"/>
          <w:color w:val="333333"/>
          <w:sz w:val="21"/>
          <w:szCs w:val="21"/>
        </w:rPr>
        <w:t>还要检查</w:t>
      </w:r>
      <w:r>
        <w:rPr>
          <w:rFonts w:ascii="Helvetica" w:hAnsi="Helvetica" w:cs="Helvetica"/>
          <w:color w:val="333333"/>
          <w:sz w:val="21"/>
          <w:szCs w:val="21"/>
        </w:rPr>
        <w:t> </w:t>
      </w:r>
      <w:hyperlink r:id="rId85" w:history="1">
        <w:r>
          <w:rPr>
            <w:rStyle w:val="a4"/>
            <w:rFonts w:ascii="Helvetica" w:hAnsi="Helvetica" w:cs="Helvetica"/>
            <w:color w:val="337AB7"/>
            <w:sz w:val="21"/>
            <w:szCs w:val="21"/>
          </w:rPr>
          <w:t>REST Controllers</w:t>
        </w:r>
      </w:hyperlink>
      <w:r>
        <w:rPr>
          <w:rFonts w:ascii="Helvetica" w:hAnsi="Helvetica" w:cs="Helvetica"/>
          <w:color w:val="333333"/>
          <w:sz w:val="21"/>
          <w:szCs w:val="21"/>
        </w:rPr>
        <w:t> </w:t>
      </w:r>
      <w:r>
        <w:rPr>
          <w:rFonts w:ascii="Helvetica" w:hAnsi="Helvetica" w:cs="Helvetica"/>
          <w:color w:val="333333"/>
          <w:sz w:val="21"/>
          <w:szCs w:val="21"/>
        </w:rPr>
        <w:t>中的部分。</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CROS</w:t>
      </w:r>
      <w:r>
        <w:rPr>
          <w:rFonts w:ascii="Helvetica" w:hAnsi="Helvetica" w:cs="Helvetica"/>
          <w:color w:val="333333"/>
          <w:sz w:val="21"/>
          <w:szCs w:val="21"/>
        </w:rPr>
        <w:t>过滤器可以通过</w:t>
      </w:r>
      <w:r>
        <w:rPr>
          <w:rFonts w:ascii="Helvetica" w:hAnsi="Helvetica" w:cs="Helvetica"/>
          <w:color w:val="333333"/>
          <w:sz w:val="21"/>
          <w:szCs w:val="21"/>
        </w:rPr>
        <w:t> </w:t>
      </w:r>
      <w:hyperlink r:id="rId86" w:anchor="$cors-detail" w:history="1">
        <w:r>
          <w:rPr>
            <w:rStyle w:val="a4"/>
            <w:rFonts w:ascii="Helvetica" w:hAnsi="Helvetica" w:cs="Helvetica"/>
            <w:color w:val="337AB7"/>
            <w:sz w:val="21"/>
            <w:szCs w:val="21"/>
          </w:rPr>
          <w:t>$cors</w:t>
        </w:r>
      </w:hyperlink>
      <w:r>
        <w:rPr>
          <w:rFonts w:ascii="Helvetica" w:hAnsi="Helvetica" w:cs="Helvetica"/>
          <w:color w:val="333333"/>
          <w:sz w:val="21"/>
          <w:szCs w:val="21"/>
        </w:rPr>
        <w:t> </w:t>
      </w:r>
      <w:r>
        <w:rPr>
          <w:rFonts w:ascii="Helvetica" w:hAnsi="Helvetica" w:cs="Helvetica"/>
          <w:color w:val="333333"/>
          <w:sz w:val="21"/>
          <w:szCs w:val="21"/>
        </w:rPr>
        <w:t>属性进行调整。</w:t>
      </w:r>
    </w:p>
    <w:p w:rsidR="00D27AA7" w:rsidRDefault="00D27AA7" w:rsidP="00D27AA7">
      <w:pPr>
        <w:widowControl/>
        <w:numPr>
          <w:ilvl w:val="0"/>
          <w:numId w:val="17"/>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cors['Origin']</w:t>
      </w:r>
      <w:r>
        <w:rPr>
          <w:rFonts w:ascii="Helvetica" w:hAnsi="Helvetica" w:cs="Helvetica"/>
          <w:color w:val="333333"/>
          <w:szCs w:val="21"/>
        </w:rPr>
        <w:t>：定义允许来源的数组，可为</w:t>
      </w:r>
      <w:r>
        <w:rPr>
          <w:rFonts w:ascii="Helvetica" w:hAnsi="Helvetica" w:cs="Helvetica"/>
          <w:color w:val="333333"/>
          <w:szCs w:val="21"/>
        </w:rPr>
        <w:t> </w:t>
      </w:r>
      <w:r>
        <w:rPr>
          <w:rStyle w:val="HTML"/>
          <w:rFonts w:ascii="Consolas" w:hAnsi="Consolas" w:cs="Consolas"/>
          <w:color w:val="C7254E"/>
          <w:sz w:val="19"/>
          <w:szCs w:val="19"/>
          <w:shd w:val="clear" w:color="auto" w:fill="F9F2F4"/>
        </w:rPr>
        <w:t>['*']</w:t>
      </w:r>
      <w:r>
        <w:rPr>
          <w:rFonts w:ascii="Helvetica" w:hAnsi="Helvetica" w:cs="Helvetica"/>
          <w:color w:val="333333"/>
          <w:szCs w:val="21"/>
        </w:rPr>
        <w:t>（任何用户）或</w:t>
      </w:r>
      <w:r>
        <w:rPr>
          <w:rFonts w:ascii="Helvetica" w:hAnsi="Helvetica" w:cs="Helvetica"/>
          <w:color w:val="333333"/>
          <w:szCs w:val="21"/>
        </w:rPr>
        <w:t> </w:t>
      </w:r>
      <w:r>
        <w:rPr>
          <w:rStyle w:val="HTML"/>
          <w:rFonts w:ascii="Consolas" w:hAnsi="Consolas" w:cs="Consolas"/>
          <w:color w:val="C7254E"/>
          <w:sz w:val="19"/>
          <w:szCs w:val="19"/>
          <w:shd w:val="clear" w:color="auto" w:fill="F9F2F4"/>
        </w:rPr>
        <w:t>['http://www.myserver.net', 'http://www.myotherserver.com']</w:t>
      </w:r>
      <w:r>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color w:val="333333"/>
          <w:szCs w:val="21"/>
        </w:rPr>
        <w:t>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w:t>
      </w:r>
      <w:r>
        <w:rPr>
          <w:rFonts w:ascii="Helvetica" w:hAnsi="Helvetica" w:cs="Helvetica"/>
          <w:color w:val="333333"/>
          <w:szCs w:val="21"/>
        </w:rPr>
        <w:t>。</w:t>
      </w:r>
    </w:p>
    <w:p w:rsidR="00D27AA7" w:rsidRDefault="00D27AA7" w:rsidP="00D27AA7">
      <w:pPr>
        <w:widowControl/>
        <w:numPr>
          <w:ilvl w:val="0"/>
          <w:numId w:val="17"/>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cors['Access-Control-Request-Method']</w:t>
      </w:r>
      <w:r>
        <w:rPr>
          <w:rFonts w:ascii="Helvetica" w:hAnsi="Helvetica" w:cs="Helvetica"/>
          <w:color w:val="333333"/>
          <w:szCs w:val="21"/>
        </w:rPr>
        <w:t>：允许动作数组如</w:t>
      </w:r>
      <w:r>
        <w:rPr>
          <w:rFonts w:ascii="Helvetica" w:hAnsi="Helvetica" w:cs="Helvetica"/>
          <w:color w:val="333333"/>
          <w:szCs w:val="21"/>
        </w:rPr>
        <w:t> </w:t>
      </w:r>
      <w:r>
        <w:rPr>
          <w:rStyle w:val="HTML"/>
          <w:rFonts w:ascii="Consolas" w:hAnsi="Consolas" w:cs="Consolas"/>
          <w:color w:val="C7254E"/>
          <w:sz w:val="19"/>
          <w:szCs w:val="19"/>
          <w:shd w:val="clear" w:color="auto" w:fill="F9F2F4"/>
        </w:rPr>
        <w:t>['GET', 'OPTIONS', 'HEAD']</w:t>
      </w:r>
      <w:r>
        <w:rPr>
          <w:rFonts w:ascii="Helvetica" w:hAnsi="Helvetica" w:cs="Helvetica"/>
          <w:color w:val="333333"/>
          <w:szCs w:val="21"/>
        </w:rPr>
        <w:t>。默认为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['GET', 'POST', 'PUT', 'PATCH', 'DELETE', 'HEAD', 'OPTIONS']</w:t>
      </w:r>
      <w:r>
        <w:rPr>
          <w:rFonts w:ascii="Helvetica" w:hAnsi="Helvetica" w:cs="Helvetica"/>
          <w:color w:val="333333"/>
          <w:szCs w:val="21"/>
        </w:rPr>
        <w:t>。</w:t>
      </w:r>
    </w:p>
    <w:p w:rsidR="00D27AA7" w:rsidRDefault="00D27AA7" w:rsidP="00D27AA7">
      <w:pPr>
        <w:widowControl/>
        <w:numPr>
          <w:ilvl w:val="0"/>
          <w:numId w:val="17"/>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cors['Access-Control-Request-Headers']</w:t>
      </w:r>
      <w:r>
        <w:rPr>
          <w:rFonts w:ascii="Helvetica" w:hAnsi="Helvetica" w:cs="Helvetica"/>
          <w:color w:val="333333"/>
          <w:szCs w:val="21"/>
        </w:rPr>
        <w:t>：允许请求头部数组，可为</w:t>
      </w:r>
      <w:r>
        <w:rPr>
          <w:rFonts w:ascii="Helvetica" w:hAnsi="Helvetica" w:cs="Helvetica"/>
          <w:color w:val="333333"/>
          <w:szCs w:val="21"/>
        </w:rPr>
        <w:t> </w:t>
      </w:r>
      <w:r>
        <w:rPr>
          <w:rStyle w:val="HTML"/>
          <w:rFonts w:ascii="Consolas" w:hAnsi="Consolas" w:cs="Consolas"/>
          <w:color w:val="C7254E"/>
          <w:sz w:val="19"/>
          <w:szCs w:val="19"/>
          <w:shd w:val="clear" w:color="auto" w:fill="F9F2F4"/>
        </w:rPr>
        <w:t>['*']</w:t>
      </w:r>
      <w:r>
        <w:rPr>
          <w:rFonts w:ascii="Helvetica" w:hAnsi="Helvetica" w:cs="Helvetica"/>
          <w:color w:val="333333"/>
          <w:szCs w:val="21"/>
        </w:rPr>
        <w:t> </w:t>
      </w:r>
      <w:r>
        <w:rPr>
          <w:rFonts w:ascii="Helvetica" w:hAnsi="Helvetica" w:cs="Helvetica"/>
          <w:color w:val="333333"/>
          <w:szCs w:val="21"/>
        </w:rPr>
        <w:t>所有类型头部</w:t>
      </w:r>
      <w:r>
        <w:rPr>
          <w:rFonts w:ascii="Helvetica" w:hAnsi="Helvetica" w:cs="Helvetica"/>
          <w:color w:val="333333"/>
          <w:szCs w:val="21"/>
        </w:rPr>
        <w:t xml:space="preserve"> </w:t>
      </w:r>
      <w:r>
        <w:rPr>
          <w:rFonts w:ascii="Helvetica" w:hAnsi="Helvetica" w:cs="Helvetica"/>
          <w:color w:val="333333"/>
          <w:szCs w:val="21"/>
        </w:rPr>
        <w:t>或</w:t>
      </w:r>
      <w:r>
        <w:rPr>
          <w:rFonts w:ascii="Helvetica" w:hAnsi="Helvetica" w:cs="Helvetica"/>
          <w:color w:val="333333"/>
          <w:szCs w:val="21"/>
        </w:rPr>
        <w:t> </w:t>
      </w:r>
      <w:r>
        <w:rPr>
          <w:rStyle w:val="HTML"/>
          <w:rFonts w:ascii="Consolas" w:hAnsi="Consolas" w:cs="Consolas"/>
          <w:color w:val="C7254E"/>
          <w:sz w:val="19"/>
          <w:szCs w:val="19"/>
          <w:shd w:val="clear" w:color="auto" w:fill="F9F2F4"/>
        </w:rPr>
        <w:t>['X-Request-With']</w:t>
      </w:r>
      <w:r>
        <w:rPr>
          <w:rFonts w:ascii="Helvetica" w:hAnsi="Helvetica" w:cs="Helvetica"/>
          <w:color w:val="333333"/>
          <w:szCs w:val="21"/>
        </w:rPr>
        <w:t> </w:t>
      </w:r>
      <w:r>
        <w:rPr>
          <w:rFonts w:ascii="Helvetica" w:hAnsi="Helvetica" w:cs="Helvetica"/>
          <w:color w:val="333333"/>
          <w:szCs w:val="21"/>
        </w:rPr>
        <w:t>指定类型头部。默认为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w:t>
      </w:r>
      <w:r>
        <w:rPr>
          <w:rFonts w:ascii="Helvetica" w:hAnsi="Helvetica" w:cs="Helvetica"/>
          <w:color w:val="333333"/>
          <w:szCs w:val="21"/>
        </w:rPr>
        <w:t>。</w:t>
      </w:r>
    </w:p>
    <w:p w:rsidR="00D27AA7" w:rsidRDefault="00D27AA7" w:rsidP="00D27AA7">
      <w:pPr>
        <w:widowControl/>
        <w:numPr>
          <w:ilvl w:val="0"/>
          <w:numId w:val="17"/>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cors['Access-Control-Allow-Credentials']</w:t>
      </w:r>
      <w:r>
        <w:rPr>
          <w:rFonts w:ascii="Helvetica" w:hAnsi="Helvetica" w:cs="Helvetica"/>
          <w:color w:val="333333"/>
          <w:szCs w:val="21"/>
        </w:rPr>
        <w:t>：定义当前请求是否使用证书，可为</w:t>
      </w:r>
      <w:r>
        <w:rPr>
          <w:rFonts w:ascii="Helvetica" w:hAnsi="Helvetica" w:cs="Helvetica"/>
          <w:color w:val="333333"/>
          <w:szCs w:val="21"/>
        </w:rPr>
        <w:t> </w:t>
      </w:r>
      <w:r>
        <w:rPr>
          <w:rStyle w:val="HTML"/>
          <w:rFonts w:ascii="Consolas" w:hAnsi="Consolas" w:cs="Consolas"/>
          <w:color w:val="C7254E"/>
          <w:sz w:val="19"/>
          <w:szCs w:val="19"/>
          <w:shd w:val="clear" w:color="auto" w:fill="F9F2F4"/>
        </w:rPr>
        <w:t>true</w:t>
      </w:r>
      <w:r>
        <w:rPr>
          <w:rFonts w:ascii="Helvetica" w:hAnsi="Helvetica" w:cs="Helvetica"/>
          <w:color w:val="333333"/>
          <w:szCs w:val="21"/>
        </w:rPr>
        <w:t>, </w:t>
      </w:r>
      <w:r>
        <w:rPr>
          <w:rStyle w:val="HTML"/>
          <w:rFonts w:ascii="Consolas" w:hAnsi="Consolas" w:cs="Consolas"/>
          <w:color w:val="C7254E"/>
          <w:sz w:val="19"/>
          <w:szCs w:val="19"/>
          <w:shd w:val="clear" w:color="auto" w:fill="F9F2F4"/>
        </w:rPr>
        <w:t>false</w:t>
      </w:r>
      <w:r>
        <w:rPr>
          <w:rFonts w:ascii="Helvetica" w:hAnsi="Helvetica" w:cs="Helvetica"/>
          <w:color w:val="333333"/>
          <w:szCs w:val="21"/>
        </w:rPr>
        <w:t> </w:t>
      </w:r>
      <w:r>
        <w:rPr>
          <w:rFonts w:ascii="Helvetica" w:hAnsi="Helvetica" w:cs="Helvetica"/>
          <w:color w:val="333333"/>
          <w:szCs w:val="21"/>
        </w:rPr>
        <w:t>或</w:t>
      </w:r>
      <w:r>
        <w:rPr>
          <w:rFonts w:ascii="Helvetica" w:hAnsi="Helvetica" w:cs="Helvetica"/>
          <w:color w:val="333333"/>
          <w:szCs w:val="21"/>
        </w:rPr>
        <w:t> </w:t>
      </w:r>
      <w:r>
        <w:rPr>
          <w:rStyle w:val="HTML"/>
          <w:rFonts w:ascii="Consolas" w:hAnsi="Consolas" w:cs="Consolas"/>
          <w:color w:val="C7254E"/>
          <w:sz w:val="19"/>
          <w:szCs w:val="19"/>
          <w:shd w:val="clear" w:color="auto" w:fill="F9F2F4"/>
        </w:rPr>
        <w:t>null</w:t>
      </w:r>
      <w:r>
        <w:rPr>
          <w:rFonts w:ascii="Helvetica" w:hAnsi="Helvetica" w:cs="Helvetica"/>
          <w:color w:val="333333"/>
          <w:szCs w:val="21"/>
        </w:rPr>
        <w:t> (</w:t>
      </w:r>
      <w:r>
        <w:rPr>
          <w:rFonts w:ascii="Helvetica" w:hAnsi="Helvetica" w:cs="Helvetica"/>
          <w:color w:val="333333"/>
          <w:szCs w:val="21"/>
        </w:rPr>
        <w:t>不设置</w:t>
      </w:r>
      <w:r>
        <w:rPr>
          <w:rFonts w:ascii="Helvetica" w:hAnsi="Helvetica" w:cs="Helvetica"/>
          <w:color w:val="333333"/>
          <w:szCs w:val="21"/>
        </w:rPr>
        <w:t xml:space="preserve">). </w:t>
      </w:r>
      <w:r>
        <w:rPr>
          <w:rFonts w:ascii="Helvetica" w:hAnsi="Helvetica" w:cs="Helvetica"/>
          <w:color w:val="333333"/>
          <w:szCs w:val="21"/>
        </w:rPr>
        <w:t>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null</w:t>
      </w:r>
      <w:r>
        <w:rPr>
          <w:rFonts w:ascii="Helvetica" w:hAnsi="Helvetica" w:cs="Helvetica"/>
          <w:color w:val="333333"/>
          <w:szCs w:val="21"/>
        </w:rPr>
        <w:t>。</w:t>
      </w:r>
    </w:p>
    <w:p w:rsidR="00D27AA7" w:rsidRDefault="00D27AA7" w:rsidP="00D27AA7">
      <w:pPr>
        <w:widowControl/>
        <w:numPr>
          <w:ilvl w:val="0"/>
          <w:numId w:val="17"/>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cors['Access-Control-Max-Age']</w:t>
      </w:r>
      <w:r>
        <w:rPr>
          <w:rFonts w:ascii="Helvetica" w:hAnsi="Helvetica" w:cs="Helvetica"/>
          <w:color w:val="333333"/>
          <w:szCs w:val="21"/>
        </w:rPr>
        <w:t xml:space="preserve">: </w:t>
      </w:r>
      <w:r>
        <w:rPr>
          <w:rFonts w:ascii="Helvetica" w:hAnsi="Helvetica" w:cs="Helvetica"/>
          <w:color w:val="333333"/>
          <w:szCs w:val="21"/>
        </w:rPr>
        <w:t>定义请求的有效时间，默认为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86400</w:t>
      </w:r>
      <w:r>
        <w:rPr>
          <w:rFonts w:ascii="Helvetica" w:hAnsi="Helvetica" w:cs="Helvetica"/>
          <w:color w:val="333333"/>
          <w:szCs w:val="21"/>
        </w:rPr>
        <w:t>。</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例如，允许来源为</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http://www.myserver.net</w:t>
      </w:r>
      <w:r>
        <w:rPr>
          <w:rFonts w:ascii="Helvetica" w:hAnsi="Helvetica" w:cs="Helvetica"/>
          <w:color w:val="333333"/>
          <w:sz w:val="21"/>
          <w:szCs w:val="21"/>
        </w:rPr>
        <w:t> </w:t>
      </w:r>
      <w:r>
        <w:rPr>
          <w:rFonts w:ascii="Helvetica" w:hAnsi="Helvetica" w:cs="Helvetica"/>
          <w:color w:val="333333"/>
          <w:sz w:val="21"/>
          <w:szCs w:val="21"/>
        </w:rPr>
        <w:t>和方式为</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GET</w:t>
      </w:r>
      <w:r>
        <w:rPr>
          <w:rFonts w:ascii="Helvetica" w:hAnsi="Helvetica" w:cs="Helvetica"/>
          <w:color w:val="333333"/>
          <w:sz w:val="21"/>
          <w:szCs w:val="21"/>
        </w:rPr>
        <w:t>，</w:t>
      </w:r>
      <w:r>
        <w:rPr>
          <w:rStyle w:val="HTML"/>
          <w:rFonts w:ascii="Consolas" w:hAnsi="Consolas" w:cs="Consolas"/>
          <w:color w:val="C7254E"/>
          <w:sz w:val="19"/>
          <w:szCs w:val="19"/>
          <w:shd w:val="clear" w:color="auto" w:fill="F9F2F4"/>
        </w:rPr>
        <w:t>HEAD</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OPTIONS</w:t>
      </w:r>
      <w:r>
        <w:rPr>
          <w:rFonts w:ascii="Helvetica" w:hAnsi="Helvetica" w:cs="Helvetica"/>
          <w:color w:val="333333"/>
          <w:sz w:val="21"/>
          <w:szCs w:val="21"/>
        </w:rPr>
        <w:t> </w:t>
      </w:r>
      <w:r>
        <w:rPr>
          <w:rFonts w:ascii="Helvetica" w:hAnsi="Helvetica" w:cs="Helvetica"/>
          <w:color w:val="333333"/>
          <w:sz w:val="21"/>
          <w:szCs w:val="21"/>
        </w:rPr>
        <w:t>的</w:t>
      </w:r>
      <w:r>
        <w:rPr>
          <w:rFonts w:ascii="Helvetica" w:hAnsi="Helvetica" w:cs="Helvetica"/>
          <w:color w:val="333333"/>
          <w:sz w:val="21"/>
          <w:szCs w:val="21"/>
        </w:rPr>
        <w:t xml:space="preserve"> CORS </w:t>
      </w:r>
      <w:r>
        <w:rPr>
          <w:rFonts w:ascii="Helvetica" w:hAnsi="Helvetica" w:cs="Helvetica"/>
          <w:color w:val="333333"/>
          <w:sz w:val="21"/>
          <w:szCs w:val="21"/>
        </w:rPr>
        <w:t>如下：</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Cors</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helpers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ArrayHelper</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ArrayHelper::merge([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Cors::className(),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'cors'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'Origin'</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'http://www.myserver.net'</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'Access-Control-Request-Method'</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'HEAD'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'OPTIONS'</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::behaviors());</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可以覆盖默认参数为每个动作调整</w:t>
      </w:r>
      <w:r>
        <w:rPr>
          <w:rFonts w:ascii="Helvetica" w:hAnsi="Helvetica" w:cs="Helvetica"/>
          <w:color w:val="333333"/>
          <w:sz w:val="21"/>
          <w:szCs w:val="21"/>
        </w:rPr>
        <w:t xml:space="preserve">CORS </w:t>
      </w:r>
      <w:r>
        <w:rPr>
          <w:rFonts w:ascii="Helvetica" w:hAnsi="Helvetica" w:cs="Helvetica"/>
          <w:color w:val="333333"/>
          <w:sz w:val="21"/>
          <w:szCs w:val="21"/>
        </w:rPr>
        <w:t>头部。例如，为</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login</w:t>
      </w:r>
      <w:r>
        <w:rPr>
          <w:rFonts w:ascii="Helvetica" w:hAnsi="Helvetica" w:cs="Helvetica"/>
          <w:color w:val="333333"/>
          <w:sz w:val="21"/>
          <w:szCs w:val="21"/>
        </w:rPr>
        <w:t> </w:t>
      </w:r>
      <w:r>
        <w:rPr>
          <w:rFonts w:ascii="Helvetica" w:hAnsi="Helvetica" w:cs="Helvetica"/>
          <w:color w:val="333333"/>
          <w:sz w:val="21"/>
          <w:szCs w:val="21"/>
        </w:rPr>
        <w:t>动作</w:t>
      </w:r>
      <w:r>
        <w:rPr>
          <w:rFonts w:ascii="Helvetica" w:hAnsi="Helvetica" w:cs="Helvetica"/>
          <w:color w:val="333333"/>
          <w:sz w:val="21"/>
          <w:szCs w:val="21"/>
        </w:rPr>
        <w:t xml:space="preserve"> </w:t>
      </w:r>
      <w:r>
        <w:rPr>
          <w:rFonts w:ascii="Helvetica" w:hAnsi="Helvetica" w:cs="Helvetica"/>
          <w:color w:val="333333"/>
          <w:sz w:val="21"/>
          <w:szCs w:val="21"/>
        </w:rPr>
        <w:t>增加</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Access-Control-Allow-Credentials</w:t>
      </w:r>
      <w:r>
        <w:rPr>
          <w:rFonts w:ascii="Helvetica" w:hAnsi="Helvetica" w:cs="Helvetica"/>
          <w:color w:val="333333"/>
          <w:sz w:val="21"/>
          <w:szCs w:val="21"/>
        </w:rPr>
        <w:t> </w:t>
      </w:r>
      <w:r>
        <w:rPr>
          <w:rFonts w:ascii="Helvetica" w:hAnsi="Helvetica" w:cs="Helvetica"/>
          <w:color w:val="333333"/>
          <w:sz w:val="21"/>
          <w:szCs w:val="21"/>
        </w:rPr>
        <w:t>参数如下所示：</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Cors</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helpers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ArrayHelper</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ArrayHelper::merge([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Cors::className(),</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'cors'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'Origin'</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'http://www.myserver.net'</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'Access-Control-Request-Method'</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'HEAD'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'OPTIONS'</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'actions'</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'login'</w:t>
      </w:r>
      <w:r>
        <w:rPr>
          <w:rStyle w:val="HTML"/>
          <w:rFonts w:ascii="Consolas" w:hAnsi="Consolas" w:cs="Consolas"/>
          <w:color w:val="444444"/>
          <w:shd w:val="clear" w:color="auto" w:fill="F0F0F0"/>
        </w:rPr>
        <w:t xml:space="preserve"> =&gt;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'Access-Control-Allow-Credentials'</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true</w:t>
      </w:r>
      <w:r>
        <w:rPr>
          <w:rStyle w:val="HTML"/>
          <w:rFonts w:ascii="Consolas" w:hAnsi="Consolas" w:cs="Consolas"/>
          <w:color w:val="444444"/>
          <w:shd w:val="clear" w:color="auto" w:fill="F0F0F0"/>
        </w:rPr>
        <w:t>,</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::behaviors());</w:t>
      </w:r>
    </w:p>
    <w:p w:rsidR="00D27AA7" w:rsidRDefault="00D27AA7" w:rsidP="00D27AA7">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HTML"/>
          <w:rFonts w:ascii="Consolas" w:hAnsi="Consolas" w:cs="Consolas"/>
          <w:color w:val="444444"/>
          <w:shd w:val="clear" w:color="auto" w:fill="F0F0F0"/>
        </w:rPr>
        <w:t>}</w:t>
      </w:r>
    </w:p>
    <w:p w:rsidR="00D27AA7" w:rsidRDefault="00D27AA7" w:rsidP="00EC36EE">
      <w:pPr>
        <w:pStyle w:val="a9"/>
        <w:shd w:val="clear" w:color="auto" w:fill="FFFFFF"/>
        <w:spacing w:before="0" w:beforeAutospacing="0" w:after="150" w:afterAutospacing="0"/>
        <w:rPr>
          <w:noProof/>
        </w:rPr>
      </w:pPr>
    </w:p>
    <w:p w:rsidR="00862279" w:rsidRDefault="00862279" w:rsidP="00A65F6E">
      <w:pPr>
        <w:outlineLvl w:val="1"/>
        <w:rPr>
          <w:noProof/>
        </w:rPr>
      </w:pPr>
      <w:r>
        <w:rPr>
          <w:rFonts w:hint="eastAsia"/>
          <w:noProof/>
        </w:rPr>
        <w:t>六、</w:t>
      </w:r>
      <w:r>
        <w:rPr>
          <w:noProof/>
        </w:rPr>
        <w:t>模型</w:t>
      </w:r>
    </w:p>
    <w:p w:rsidR="00862279" w:rsidRDefault="0038037B" w:rsidP="00470F92">
      <w:pPr>
        <w:rPr>
          <w:noProof/>
        </w:rPr>
      </w:pPr>
      <w:r>
        <w:rPr>
          <w:rFonts w:hint="eastAsia"/>
          <w:noProof/>
        </w:rPr>
        <w:t>模型</w:t>
      </w:r>
      <w:r>
        <w:rPr>
          <w:noProof/>
        </w:rPr>
        <w:t>是</w:t>
      </w:r>
      <w:r>
        <w:rPr>
          <w:rFonts w:hint="eastAsia"/>
          <w:noProof/>
        </w:rPr>
        <w:t>MVC</w:t>
      </w:r>
      <w:r>
        <w:rPr>
          <w:rFonts w:hint="eastAsia"/>
          <w:noProof/>
        </w:rPr>
        <w:t>模式</w:t>
      </w:r>
      <w:r>
        <w:rPr>
          <w:noProof/>
        </w:rPr>
        <w:t>中的一部分，是代表业务</w:t>
      </w:r>
      <w:r>
        <w:rPr>
          <w:rFonts w:hint="eastAsia"/>
          <w:noProof/>
        </w:rPr>
        <w:t>数据</w:t>
      </w:r>
      <w:r>
        <w:rPr>
          <w:noProof/>
        </w:rPr>
        <w:t>、规则和逻辑的对象。</w:t>
      </w:r>
    </w:p>
    <w:p w:rsidR="0038037B" w:rsidRDefault="0038037B" w:rsidP="00470F92">
      <w:pPr>
        <w:rPr>
          <w:noProof/>
        </w:rPr>
      </w:pPr>
      <w:r>
        <w:rPr>
          <w:rFonts w:hint="eastAsia"/>
          <w:noProof/>
        </w:rPr>
        <w:t>可</w:t>
      </w:r>
      <w:r>
        <w:rPr>
          <w:noProof/>
        </w:rPr>
        <w:t>能过</w:t>
      </w:r>
      <w:r>
        <w:rPr>
          <w:rFonts w:hint="eastAsia"/>
          <w:noProof/>
        </w:rPr>
        <w:t>继承</w:t>
      </w:r>
      <w:r>
        <w:rPr>
          <w:rFonts w:hint="eastAsia"/>
          <w:noProof/>
        </w:rPr>
        <w:t>yii\base\Model</w:t>
      </w:r>
      <w:r>
        <w:rPr>
          <w:rFonts w:hint="eastAsia"/>
          <w:noProof/>
        </w:rPr>
        <w:t>或它</w:t>
      </w:r>
      <w:r>
        <w:rPr>
          <w:noProof/>
        </w:rPr>
        <w:t>的子类定义</w:t>
      </w:r>
      <w:r>
        <w:rPr>
          <w:rFonts w:hint="eastAsia"/>
          <w:noProof/>
        </w:rPr>
        <w:t>模型</w:t>
      </w:r>
      <w:r>
        <w:rPr>
          <w:noProof/>
        </w:rPr>
        <w:t>类，基类</w:t>
      </w:r>
      <w:r>
        <w:rPr>
          <w:rFonts w:hint="eastAsia"/>
          <w:noProof/>
        </w:rPr>
        <w:t>yii\base\Model</w:t>
      </w:r>
      <w:r>
        <w:rPr>
          <w:rFonts w:hint="eastAsia"/>
          <w:noProof/>
        </w:rPr>
        <w:t>支持</w:t>
      </w:r>
      <w:r>
        <w:rPr>
          <w:noProof/>
        </w:rPr>
        <w:t>许多实用的</w:t>
      </w:r>
      <w:r>
        <w:rPr>
          <w:rFonts w:hint="eastAsia"/>
          <w:noProof/>
        </w:rPr>
        <w:t>特性</w:t>
      </w:r>
      <w:r>
        <w:rPr>
          <w:noProof/>
        </w:rPr>
        <w:t>，如：</w:t>
      </w:r>
    </w:p>
    <w:p w:rsidR="0038037B" w:rsidRDefault="0038037B" w:rsidP="00470F92">
      <w:pPr>
        <w:rPr>
          <w:noProof/>
        </w:rPr>
      </w:pPr>
      <w:r>
        <w:rPr>
          <w:rFonts w:hint="eastAsia"/>
          <w:noProof/>
        </w:rPr>
        <w:t>属性：</w:t>
      </w:r>
      <w:r>
        <w:rPr>
          <w:noProof/>
        </w:rPr>
        <w:t>代表可像普通类属性</w:t>
      </w:r>
      <w:r>
        <w:rPr>
          <w:rFonts w:hint="eastAsia"/>
          <w:noProof/>
        </w:rPr>
        <w:t>或</w:t>
      </w:r>
      <w:r>
        <w:rPr>
          <w:noProof/>
        </w:rPr>
        <w:t>数组一个被访问</w:t>
      </w:r>
      <w:r>
        <w:rPr>
          <w:rFonts w:hint="eastAsia"/>
          <w:noProof/>
        </w:rPr>
        <w:t>的</w:t>
      </w:r>
      <w:r>
        <w:rPr>
          <w:noProof/>
        </w:rPr>
        <w:t>业务数据。</w:t>
      </w:r>
    </w:p>
    <w:p w:rsidR="0038037B" w:rsidRDefault="0038037B" w:rsidP="00470F92">
      <w:pPr>
        <w:rPr>
          <w:noProof/>
        </w:rPr>
      </w:pPr>
      <w:r>
        <w:rPr>
          <w:noProof/>
        </w:rPr>
        <w:t>属性标签</w:t>
      </w:r>
      <w:r>
        <w:rPr>
          <w:rFonts w:hint="eastAsia"/>
          <w:noProof/>
        </w:rPr>
        <w:t>：</w:t>
      </w:r>
      <w:r>
        <w:rPr>
          <w:noProof/>
        </w:rPr>
        <w:t>指定属性显示出来</w:t>
      </w:r>
      <w:r>
        <w:rPr>
          <w:rFonts w:hint="eastAsia"/>
          <w:noProof/>
        </w:rPr>
        <w:t>的</w:t>
      </w:r>
      <w:r>
        <w:rPr>
          <w:noProof/>
        </w:rPr>
        <w:t>标签。</w:t>
      </w:r>
    </w:p>
    <w:p w:rsidR="0038037B" w:rsidRDefault="0038037B" w:rsidP="00470F92">
      <w:pPr>
        <w:rPr>
          <w:noProof/>
        </w:rPr>
      </w:pPr>
      <w:r>
        <w:rPr>
          <w:noProof/>
        </w:rPr>
        <w:t>块赋值</w:t>
      </w:r>
      <w:r>
        <w:rPr>
          <w:rFonts w:hint="eastAsia"/>
          <w:noProof/>
        </w:rPr>
        <w:t>：</w:t>
      </w:r>
      <w:r>
        <w:rPr>
          <w:noProof/>
        </w:rPr>
        <w:t>支持一步给许多属性赋值。</w:t>
      </w:r>
    </w:p>
    <w:p w:rsidR="0038037B" w:rsidRDefault="0038037B" w:rsidP="00470F92">
      <w:pPr>
        <w:rPr>
          <w:noProof/>
        </w:rPr>
      </w:pPr>
      <w:r>
        <w:rPr>
          <w:noProof/>
        </w:rPr>
        <w:t>验证规则</w:t>
      </w:r>
      <w:r>
        <w:rPr>
          <w:rFonts w:hint="eastAsia"/>
          <w:noProof/>
        </w:rPr>
        <w:t>：</w:t>
      </w:r>
      <w:r>
        <w:rPr>
          <w:noProof/>
        </w:rPr>
        <w:t>确保输入数据符合所申明</w:t>
      </w:r>
      <w:r>
        <w:rPr>
          <w:rFonts w:hint="eastAsia"/>
          <w:noProof/>
        </w:rPr>
        <w:t xml:space="preserve"> </w:t>
      </w:r>
      <w:r>
        <w:rPr>
          <w:rFonts w:hint="eastAsia"/>
          <w:noProof/>
        </w:rPr>
        <w:t>的</w:t>
      </w:r>
      <w:r>
        <w:rPr>
          <w:noProof/>
        </w:rPr>
        <w:t>验证规则</w:t>
      </w:r>
    </w:p>
    <w:p w:rsidR="0038037B" w:rsidRDefault="0038037B" w:rsidP="00470F92">
      <w:pPr>
        <w:rPr>
          <w:noProof/>
        </w:rPr>
      </w:pPr>
      <w:r>
        <w:rPr>
          <w:noProof/>
        </w:rPr>
        <w:t>数据导出</w:t>
      </w:r>
      <w:r>
        <w:rPr>
          <w:rFonts w:hint="eastAsia"/>
          <w:noProof/>
        </w:rPr>
        <w:t>：</w:t>
      </w:r>
      <w:r>
        <w:rPr>
          <w:noProof/>
        </w:rPr>
        <w:t>允许模型数据导出为自定</w:t>
      </w:r>
      <w:r>
        <w:rPr>
          <w:rFonts w:hint="eastAsia"/>
          <w:noProof/>
        </w:rPr>
        <w:t>义</w:t>
      </w:r>
      <w:r>
        <w:rPr>
          <w:noProof/>
        </w:rPr>
        <w:t>格式</w:t>
      </w:r>
      <w:r>
        <w:rPr>
          <w:rFonts w:hint="eastAsia"/>
          <w:noProof/>
        </w:rPr>
        <w:t>的</w:t>
      </w:r>
      <w:r>
        <w:rPr>
          <w:noProof/>
        </w:rPr>
        <w:t>数</w:t>
      </w:r>
      <w:r>
        <w:rPr>
          <w:rFonts w:hint="eastAsia"/>
          <w:noProof/>
        </w:rPr>
        <w:t>组</w:t>
      </w:r>
      <w:r>
        <w:rPr>
          <w:noProof/>
        </w:rPr>
        <w:t>。</w:t>
      </w:r>
    </w:p>
    <w:p w:rsidR="00030DCF" w:rsidRDefault="00344F86" w:rsidP="0051079B">
      <w:pPr>
        <w:pStyle w:val="a3"/>
        <w:numPr>
          <w:ilvl w:val="0"/>
          <w:numId w:val="6"/>
        </w:numPr>
        <w:ind w:left="357" w:firstLineChars="0" w:hanging="357"/>
        <w:outlineLvl w:val="2"/>
        <w:rPr>
          <w:noProof/>
        </w:rPr>
      </w:pPr>
      <w:r>
        <w:rPr>
          <w:noProof/>
        </w:rPr>
        <w:t>访问属性</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模型通过</w:t>
      </w:r>
      <w:r>
        <w:rPr>
          <w:rFonts w:ascii="Helvetica" w:hAnsi="Helvetica" w:cs="Helvetica"/>
          <w:color w:val="333333"/>
          <w:sz w:val="21"/>
          <w:szCs w:val="21"/>
        </w:rPr>
        <w:t> </w:t>
      </w:r>
      <w:r>
        <w:rPr>
          <w:rStyle w:val="ad"/>
          <w:rFonts w:ascii="Helvetica" w:hAnsi="Helvetica" w:cs="Helvetica"/>
          <w:color w:val="333333"/>
          <w:sz w:val="21"/>
          <w:szCs w:val="21"/>
        </w:rPr>
        <w:t>属性</w:t>
      </w:r>
      <w:r>
        <w:rPr>
          <w:rFonts w:ascii="Helvetica" w:hAnsi="Helvetica" w:cs="Helvetica"/>
          <w:color w:val="333333"/>
          <w:sz w:val="21"/>
          <w:szCs w:val="21"/>
        </w:rPr>
        <w:t> </w:t>
      </w:r>
      <w:r>
        <w:rPr>
          <w:rFonts w:ascii="Helvetica" w:hAnsi="Helvetica" w:cs="Helvetica"/>
          <w:color w:val="333333"/>
          <w:sz w:val="21"/>
          <w:szCs w:val="21"/>
        </w:rPr>
        <w:t>来代表业务数据，每个属性像是模型的公有可访问属性，</w:t>
      </w:r>
      <w:r>
        <w:rPr>
          <w:rFonts w:ascii="Helvetica" w:hAnsi="Helvetica" w:cs="Helvetica"/>
          <w:color w:val="333333"/>
          <w:sz w:val="21"/>
          <w:szCs w:val="21"/>
        </w:rPr>
        <w:t> </w:t>
      </w:r>
      <w:hyperlink r:id="rId87" w:anchor="attributes()-detail" w:history="1">
        <w:r>
          <w:rPr>
            <w:rStyle w:val="a4"/>
            <w:rFonts w:ascii="Helvetica" w:hAnsi="Helvetica" w:cs="Helvetica"/>
            <w:color w:val="337AB7"/>
            <w:sz w:val="21"/>
            <w:szCs w:val="21"/>
          </w:rPr>
          <w:t>yii\base\Model::attributes()</w:t>
        </w:r>
      </w:hyperlink>
      <w:r>
        <w:rPr>
          <w:rFonts w:ascii="Helvetica" w:hAnsi="Helvetica" w:cs="Helvetica"/>
          <w:color w:val="333333"/>
          <w:sz w:val="21"/>
          <w:szCs w:val="21"/>
        </w:rPr>
        <w:t> </w:t>
      </w:r>
      <w:r>
        <w:rPr>
          <w:rFonts w:ascii="Helvetica" w:hAnsi="Helvetica" w:cs="Helvetica"/>
          <w:color w:val="333333"/>
          <w:sz w:val="21"/>
          <w:szCs w:val="21"/>
        </w:rPr>
        <w:t>指定模型所拥有的属性。</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可像访问一个对象属性一样访问模型的属性</w:t>
      </w:r>
      <w:r>
        <w:rPr>
          <w:rFonts w:ascii="Helvetica" w:hAnsi="Helvetica" w:cs="Helvetica"/>
          <w:color w:val="333333"/>
          <w:sz w:val="21"/>
          <w:szCs w:val="21"/>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\app\models\ContactForm;</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"name" </w:t>
      </w:r>
      <w:r>
        <w:rPr>
          <w:rStyle w:val="hljs-comment"/>
          <w:rFonts w:ascii="Consolas" w:hAnsi="Consolas" w:cs="Consolas"/>
          <w:color w:val="888888"/>
          <w:shd w:val="clear" w:color="auto" w:fill="F0F0F0"/>
        </w:rPr>
        <w:t>是</w:t>
      </w:r>
      <w:r>
        <w:rPr>
          <w:rStyle w:val="hljs-comment"/>
          <w:rFonts w:ascii="Consolas" w:hAnsi="Consolas" w:cs="Consolas"/>
          <w:color w:val="888888"/>
          <w:shd w:val="clear" w:color="auto" w:fill="F0F0F0"/>
        </w:rPr>
        <w:t>ContactForm</w:t>
      </w:r>
      <w:r>
        <w:rPr>
          <w:rStyle w:val="hljs-comment"/>
          <w:rFonts w:ascii="Consolas" w:hAnsi="Consolas" w:cs="Consolas"/>
          <w:color w:val="888888"/>
          <w:shd w:val="clear" w:color="auto" w:fill="F0F0F0"/>
        </w:rPr>
        <w:t>模型的属性</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 xml:space="preserve">-&gt;name = </w:t>
      </w:r>
      <w:r>
        <w:rPr>
          <w:rStyle w:val="hljs-string"/>
          <w:rFonts w:ascii="Consolas" w:hAnsi="Consolas" w:cs="Consolas"/>
          <w:color w:val="880000"/>
          <w:shd w:val="clear" w:color="auto" w:fill="F0F0F0"/>
        </w:rPr>
        <w:t>'example'</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echo</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-&gt;name;</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也可像访问数组单元项一样访问属性，这要感谢</w:t>
      </w:r>
      <w:hyperlink r:id="rId88" w:history="1">
        <w:r>
          <w:rPr>
            <w:rStyle w:val="a4"/>
            <w:rFonts w:ascii="Helvetica" w:hAnsi="Helvetica" w:cs="Helvetica"/>
            <w:color w:val="337AB7"/>
            <w:sz w:val="21"/>
            <w:szCs w:val="21"/>
          </w:rPr>
          <w:t>yii\base\Model</w:t>
        </w:r>
      </w:hyperlink>
      <w:r>
        <w:rPr>
          <w:rFonts w:ascii="Helvetica" w:hAnsi="Helvetica" w:cs="Helvetica"/>
          <w:color w:val="333333"/>
          <w:sz w:val="21"/>
          <w:szCs w:val="21"/>
        </w:rPr>
        <w:t>支持</w:t>
      </w:r>
      <w:r>
        <w:rPr>
          <w:rFonts w:ascii="Helvetica" w:hAnsi="Helvetica" w:cs="Helvetica"/>
          <w:color w:val="333333"/>
          <w:sz w:val="21"/>
          <w:szCs w:val="21"/>
        </w:rPr>
        <w:t> </w:t>
      </w:r>
      <w:hyperlink r:id="rId89" w:history="1">
        <w:r>
          <w:rPr>
            <w:rStyle w:val="a4"/>
            <w:rFonts w:ascii="Helvetica" w:hAnsi="Helvetica" w:cs="Helvetica"/>
            <w:color w:val="337AB7"/>
            <w:sz w:val="21"/>
            <w:szCs w:val="21"/>
          </w:rPr>
          <w:t xml:space="preserve">ArrayAccess </w:t>
        </w:r>
        <w:r>
          <w:rPr>
            <w:rStyle w:val="a4"/>
            <w:rFonts w:ascii="Helvetica" w:hAnsi="Helvetica" w:cs="Helvetica"/>
            <w:color w:val="337AB7"/>
            <w:sz w:val="21"/>
            <w:szCs w:val="21"/>
          </w:rPr>
          <w:t>数组访问</w:t>
        </w:r>
      </w:hyperlink>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hyperlink r:id="rId90" w:history="1">
        <w:r>
          <w:rPr>
            <w:rStyle w:val="a4"/>
            <w:rFonts w:ascii="Helvetica" w:hAnsi="Helvetica" w:cs="Helvetica"/>
            <w:color w:val="337AB7"/>
            <w:sz w:val="21"/>
            <w:szCs w:val="21"/>
          </w:rPr>
          <w:t xml:space="preserve">ArrayIterator </w:t>
        </w:r>
        <w:r>
          <w:rPr>
            <w:rStyle w:val="a4"/>
            <w:rFonts w:ascii="Helvetica" w:hAnsi="Helvetica" w:cs="Helvetica"/>
            <w:color w:val="337AB7"/>
            <w:sz w:val="21"/>
            <w:szCs w:val="21"/>
          </w:rPr>
          <w:t>数组迭代器</w:t>
        </w:r>
      </w:hyperlink>
      <w:r>
        <w:rPr>
          <w:rFonts w:ascii="Helvetica" w:hAnsi="Helvetica" w:cs="Helvetica"/>
          <w:color w:val="333333"/>
          <w:sz w:val="21"/>
          <w:szCs w:val="21"/>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\app\models\ContactForm;</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像访问数组单元项一样访问属性</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'name'</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'example'</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echo</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'name'</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迭代器遍历模型</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foreach</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as</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$name</w:t>
      </w:r>
      <w:r>
        <w:rPr>
          <w:rStyle w:val="HTML"/>
          <w:rFonts w:ascii="Consolas" w:hAnsi="Consolas" w:cs="Consolas"/>
          <w:color w:val="444444"/>
          <w:shd w:val="clear" w:color="auto" w:fill="F0F0F0"/>
        </w:rPr>
        <w:t xml:space="preserve"> =&gt; </w:t>
      </w:r>
      <w:r>
        <w:rPr>
          <w:rStyle w:val="hljs-variable"/>
          <w:rFonts w:ascii="Consolas" w:hAnsi="Consolas" w:cs="Consolas"/>
          <w:color w:val="BC6060"/>
          <w:shd w:val="clear" w:color="auto" w:fill="F0F0F0"/>
        </w:rPr>
        <w:t>$value</w:t>
      </w:r>
      <w:r>
        <w:rPr>
          <w:rStyle w:val="HTML"/>
          <w:rFonts w:ascii="Consolas" w:hAnsi="Consolas" w:cs="Consolas"/>
          <w:color w:val="444444"/>
          <w:shd w:val="clear" w:color="auto" w:fill="F0F0F0"/>
        </w:rPr>
        <w:t>)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echo</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"$name: $value\n"</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HTML"/>
          <w:rFonts w:ascii="Consolas" w:hAnsi="Consolas" w:cs="Consolas"/>
          <w:color w:val="444444"/>
          <w:shd w:val="clear" w:color="auto" w:fill="F0F0F0"/>
        </w:rPr>
        <w:t>}</w:t>
      </w:r>
    </w:p>
    <w:p w:rsidR="00C10ED4" w:rsidRDefault="00C10ED4" w:rsidP="00C10ED4">
      <w:pPr>
        <w:rPr>
          <w:noProof/>
        </w:rPr>
      </w:pPr>
    </w:p>
    <w:p w:rsidR="00C10ED4" w:rsidRDefault="00C10ED4" w:rsidP="00C10ED4">
      <w:pPr>
        <w:rPr>
          <w:noProof/>
        </w:rPr>
      </w:pPr>
    </w:p>
    <w:p w:rsidR="00C10ED4" w:rsidRDefault="00C10ED4" w:rsidP="00C10ED4">
      <w:pPr>
        <w:rPr>
          <w:noProof/>
        </w:rPr>
      </w:pPr>
    </w:p>
    <w:p w:rsidR="00185D12" w:rsidRDefault="0051079B" w:rsidP="00D358BA">
      <w:pPr>
        <w:pStyle w:val="a3"/>
        <w:numPr>
          <w:ilvl w:val="0"/>
          <w:numId w:val="6"/>
        </w:numPr>
        <w:ind w:left="357" w:firstLineChars="0" w:hanging="357"/>
        <w:outlineLvl w:val="2"/>
        <w:rPr>
          <w:noProof/>
        </w:rPr>
      </w:pPr>
      <w:r>
        <w:rPr>
          <w:rFonts w:hint="eastAsia"/>
          <w:noProof/>
        </w:rPr>
        <w:t>属性</w:t>
      </w:r>
      <w:r>
        <w:rPr>
          <w:noProof/>
        </w:rPr>
        <w:t>标签</w:t>
      </w:r>
    </w:p>
    <w:p w:rsidR="00C10ED4" w:rsidRPr="00C10ED4" w:rsidRDefault="00C10ED4" w:rsidP="00C10ED4">
      <w:pPr>
        <w:widowControl/>
        <w:shd w:val="clear" w:color="auto" w:fill="FFFFFF"/>
        <w:spacing w:after="150"/>
        <w:jc w:val="left"/>
        <w:rPr>
          <w:rFonts w:ascii="Helvetica" w:eastAsia="宋体" w:hAnsi="Helvetica" w:cs="Helvetica"/>
          <w:color w:val="333333"/>
          <w:kern w:val="0"/>
          <w:szCs w:val="21"/>
        </w:rPr>
      </w:pPr>
      <w:r w:rsidRPr="00C10ED4">
        <w:rPr>
          <w:rFonts w:ascii="Helvetica" w:eastAsia="宋体" w:hAnsi="Helvetica" w:cs="Helvetica"/>
          <w:color w:val="333333"/>
          <w:kern w:val="0"/>
          <w:szCs w:val="21"/>
        </w:rPr>
        <w:t>当属性显示或获取输入时，经常要显示属性相关标签，</w:t>
      </w:r>
      <w:r w:rsidRPr="00C10ED4">
        <w:rPr>
          <w:rFonts w:ascii="Helvetica" w:eastAsia="宋体" w:hAnsi="Helvetica" w:cs="Helvetica"/>
          <w:color w:val="333333"/>
          <w:kern w:val="0"/>
          <w:szCs w:val="21"/>
        </w:rPr>
        <w:t xml:space="preserve"> </w:t>
      </w:r>
      <w:r w:rsidRPr="00C10ED4">
        <w:rPr>
          <w:rFonts w:ascii="Helvetica" w:eastAsia="宋体" w:hAnsi="Helvetica" w:cs="Helvetica"/>
          <w:color w:val="333333"/>
          <w:kern w:val="0"/>
          <w:szCs w:val="21"/>
        </w:rPr>
        <w:t>例如假定一个属性名为</w:t>
      </w:r>
      <w:r w:rsidRPr="00C10ED4">
        <w:rPr>
          <w:rFonts w:ascii="Consolas" w:eastAsia="宋体" w:hAnsi="Consolas" w:cs="Consolas"/>
          <w:color w:val="C7254E"/>
          <w:kern w:val="0"/>
          <w:sz w:val="19"/>
          <w:szCs w:val="19"/>
          <w:shd w:val="clear" w:color="auto" w:fill="F9F2F4"/>
        </w:rPr>
        <w:t>firstName</w:t>
      </w:r>
      <w:r w:rsidRPr="00C10ED4">
        <w:rPr>
          <w:rFonts w:ascii="Helvetica" w:eastAsia="宋体" w:hAnsi="Helvetica" w:cs="Helvetica"/>
          <w:color w:val="333333"/>
          <w:kern w:val="0"/>
          <w:szCs w:val="21"/>
        </w:rPr>
        <w:t>，</w:t>
      </w:r>
      <w:r w:rsidRPr="00C10ED4">
        <w:rPr>
          <w:rFonts w:ascii="Helvetica" w:eastAsia="宋体" w:hAnsi="Helvetica" w:cs="Helvetica"/>
          <w:color w:val="333333"/>
          <w:kern w:val="0"/>
          <w:szCs w:val="21"/>
        </w:rPr>
        <w:t xml:space="preserve"> </w:t>
      </w:r>
      <w:r w:rsidRPr="00C10ED4">
        <w:rPr>
          <w:rFonts w:ascii="Helvetica" w:eastAsia="宋体" w:hAnsi="Helvetica" w:cs="Helvetica"/>
          <w:color w:val="333333"/>
          <w:kern w:val="0"/>
          <w:szCs w:val="21"/>
        </w:rPr>
        <w:t>在某些地方如表单输入或错误信息处，你可能想显示对终端用户来说更友好的</w:t>
      </w:r>
      <w:r w:rsidRPr="00C10ED4">
        <w:rPr>
          <w:rFonts w:ascii="Helvetica" w:eastAsia="宋体" w:hAnsi="Helvetica" w:cs="Helvetica"/>
          <w:color w:val="333333"/>
          <w:kern w:val="0"/>
          <w:szCs w:val="21"/>
        </w:rPr>
        <w:t> </w:t>
      </w:r>
      <w:r w:rsidRPr="00C10ED4">
        <w:rPr>
          <w:rFonts w:ascii="Consolas" w:eastAsia="宋体" w:hAnsi="Consolas" w:cs="Consolas"/>
          <w:color w:val="C7254E"/>
          <w:kern w:val="0"/>
          <w:sz w:val="19"/>
          <w:szCs w:val="19"/>
          <w:shd w:val="clear" w:color="auto" w:fill="F9F2F4"/>
        </w:rPr>
        <w:t>First Name</w:t>
      </w:r>
      <w:r w:rsidRPr="00C10ED4">
        <w:rPr>
          <w:rFonts w:ascii="Helvetica" w:eastAsia="宋体" w:hAnsi="Helvetica" w:cs="Helvetica"/>
          <w:color w:val="333333"/>
          <w:kern w:val="0"/>
          <w:szCs w:val="21"/>
        </w:rPr>
        <w:t> </w:t>
      </w:r>
      <w:r w:rsidRPr="00C10ED4">
        <w:rPr>
          <w:rFonts w:ascii="Helvetica" w:eastAsia="宋体" w:hAnsi="Helvetica" w:cs="Helvetica"/>
          <w:color w:val="333333"/>
          <w:kern w:val="0"/>
          <w:szCs w:val="21"/>
        </w:rPr>
        <w:t>标签。</w:t>
      </w:r>
    </w:p>
    <w:p w:rsidR="00C10ED4" w:rsidRPr="00C10ED4" w:rsidRDefault="00C10ED4" w:rsidP="00C10ED4">
      <w:pPr>
        <w:widowControl/>
        <w:shd w:val="clear" w:color="auto" w:fill="FFFFFF"/>
        <w:spacing w:after="150"/>
        <w:jc w:val="left"/>
        <w:rPr>
          <w:rFonts w:ascii="Helvetica" w:eastAsia="宋体" w:hAnsi="Helvetica" w:cs="Helvetica"/>
          <w:color w:val="333333"/>
          <w:kern w:val="0"/>
          <w:szCs w:val="21"/>
        </w:rPr>
      </w:pPr>
      <w:r w:rsidRPr="00C10ED4">
        <w:rPr>
          <w:rFonts w:ascii="Helvetica" w:eastAsia="宋体" w:hAnsi="Helvetica" w:cs="Helvetica"/>
          <w:color w:val="333333"/>
          <w:kern w:val="0"/>
          <w:szCs w:val="21"/>
        </w:rPr>
        <w:t>可以调用</w:t>
      </w:r>
      <w:r w:rsidRPr="00C10ED4">
        <w:rPr>
          <w:rFonts w:ascii="Helvetica" w:eastAsia="宋体" w:hAnsi="Helvetica" w:cs="Helvetica"/>
          <w:color w:val="333333"/>
          <w:kern w:val="0"/>
          <w:szCs w:val="21"/>
        </w:rPr>
        <w:t> </w:t>
      </w:r>
      <w:hyperlink r:id="rId91" w:anchor="getAttributeLabel()-detail" w:history="1">
        <w:r w:rsidRPr="00C10ED4">
          <w:rPr>
            <w:rFonts w:ascii="Helvetica" w:eastAsia="宋体" w:hAnsi="Helvetica" w:cs="Helvetica"/>
            <w:color w:val="337AB7"/>
            <w:kern w:val="0"/>
            <w:szCs w:val="21"/>
          </w:rPr>
          <w:t>yii\base\Model::getAttributeLabel()</w:t>
        </w:r>
      </w:hyperlink>
      <w:r w:rsidRPr="00C10ED4">
        <w:rPr>
          <w:rFonts w:ascii="Helvetica" w:eastAsia="宋体" w:hAnsi="Helvetica" w:cs="Helvetica"/>
          <w:color w:val="333333"/>
          <w:kern w:val="0"/>
          <w:szCs w:val="21"/>
        </w:rPr>
        <w:t> </w:t>
      </w:r>
      <w:r w:rsidRPr="00C10ED4">
        <w:rPr>
          <w:rFonts w:ascii="Helvetica" w:eastAsia="宋体" w:hAnsi="Helvetica" w:cs="Helvetica"/>
          <w:color w:val="333333"/>
          <w:kern w:val="0"/>
          <w:szCs w:val="21"/>
        </w:rPr>
        <w:t>获取属性的标签，例如：</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BC6060"/>
          <w:kern w:val="0"/>
          <w:sz w:val="24"/>
          <w:szCs w:val="24"/>
          <w:shd w:val="clear" w:color="auto" w:fill="F0F0F0"/>
        </w:rPr>
        <w:t>$model</w:t>
      </w:r>
      <w:r w:rsidRPr="00C10ED4">
        <w:rPr>
          <w:rFonts w:ascii="Consolas" w:eastAsia="宋体" w:hAnsi="Consolas" w:cs="Consolas"/>
          <w:color w:val="444444"/>
          <w:kern w:val="0"/>
          <w:sz w:val="24"/>
          <w:szCs w:val="24"/>
          <w:shd w:val="clear" w:color="auto" w:fill="F0F0F0"/>
        </w:rPr>
        <w:t xml:space="preserve"> = </w:t>
      </w:r>
      <w:r w:rsidRPr="00C10ED4">
        <w:rPr>
          <w:rFonts w:ascii="Consolas" w:eastAsia="宋体" w:hAnsi="Consolas" w:cs="Consolas"/>
          <w:b/>
          <w:bCs/>
          <w:color w:val="444444"/>
          <w:kern w:val="0"/>
          <w:sz w:val="24"/>
          <w:szCs w:val="24"/>
          <w:shd w:val="clear" w:color="auto" w:fill="F0F0F0"/>
        </w:rPr>
        <w:t>new</w:t>
      </w:r>
      <w:r w:rsidRPr="00C10ED4">
        <w:rPr>
          <w:rFonts w:ascii="Consolas" w:eastAsia="宋体" w:hAnsi="Consolas" w:cs="Consolas"/>
          <w:color w:val="444444"/>
          <w:kern w:val="0"/>
          <w:sz w:val="24"/>
          <w:szCs w:val="24"/>
          <w:shd w:val="clear" w:color="auto" w:fill="F0F0F0"/>
        </w:rPr>
        <w:t xml:space="preserve"> \app\models\ContactForm;</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888888"/>
          <w:kern w:val="0"/>
          <w:sz w:val="24"/>
          <w:szCs w:val="24"/>
          <w:shd w:val="clear" w:color="auto" w:fill="F0F0F0"/>
        </w:rPr>
        <w:t xml:space="preserve">// </w:t>
      </w:r>
      <w:r w:rsidRPr="00C10ED4">
        <w:rPr>
          <w:rFonts w:ascii="Consolas" w:eastAsia="宋体" w:hAnsi="Consolas" w:cs="Consolas"/>
          <w:color w:val="888888"/>
          <w:kern w:val="0"/>
          <w:sz w:val="24"/>
          <w:szCs w:val="24"/>
          <w:shd w:val="clear" w:color="auto" w:fill="F0F0F0"/>
        </w:rPr>
        <w:t>显示为</w:t>
      </w:r>
      <w:r w:rsidRPr="00C10ED4">
        <w:rPr>
          <w:rFonts w:ascii="Consolas" w:eastAsia="宋体" w:hAnsi="Consolas" w:cs="Consolas"/>
          <w:color w:val="888888"/>
          <w:kern w:val="0"/>
          <w:sz w:val="24"/>
          <w:szCs w:val="24"/>
          <w:shd w:val="clear" w:color="auto" w:fill="F0F0F0"/>
        </w:rPr>
        <w:t xml:space="preserve"> "Name"</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b/>
          <w:bCs/>
          <w:color w:val="444444"/>
          <w:kern w:val="0"/>
          <w:sz w:val="24"/>
          <w:szCs w:val="24"/>
          <w:shd w:val="clear" w:color="auto" w:fill="F0F0F0"/>
        </w:rPr>
        <w:t>echo</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BC6060"/>
          <w:kern w:val="0"/>
          <w:sz w:val="24"/>
          <w:szCs w:val="24"/>
          <w:shd w:val="clear" w:color="auto" w:fill="F0F0F0"/>
        </w:rPr>
        <w:t>$model</w:t>
      </w:r>
      <w:r w:rsidRPr="00C10ED4">
        <w:rPr>
          <w:rFonts w:ascii="Consolas" w:eastAsia="宋体" w:hAnsi="Consolas" w:cs="Consolas"/>
          <w:color w:val="444444"/>
          <w:kern w:val="0"/>
          <w:sz w:val="24"/>
          <w:szCs w:val="24"/>
          <w:shd w:val="clear" w:color="auto" w:fill="F0F0F0"/>
        </w:rPr>
        <w:t>-&gt;getAttributeLabel(</w:t>
      </w:r>
      <w:r w:rsidRPr="00C10ED4">
        <w:rPr>
          <w:rFonts w:ascii="Consolas" w:eastAsia="宋体" w:hAnsi="Consolas" w:cs="Consolas"/>
          <w:color w:val="880000"/>
          <w:kern w:val="0"/>
          <w:sz w:val="24"/>
          <w:szCs w:val="24"/>
          <w:shd w:val="clear" w:color="auto" w:fill="F0F0F0"/>
        </w:rPr>
        <w:t>'name'</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shd w:val="clear" w:color="auto" w:fill="FFFFFF"/>
        <w:spacing w:after="150"/>
        <w:jc w:val="left"/>
        <w:rPr>
          <w:rFonts w:ascii="Helvetica" w:eastAsia="宋体" w:hAnsi="Helvetica" w:cs="Helvetica"/>
          <w:color w:val="333333"/>
          <w:kern w:val="0"/>
          <w:szCs w:val="21"/>
        </w:rPr>
      </w:pPr>
      <w:r w:rsidRPr="00C10ED4">
        <w:rPr>
          <w:rFonts w:ascii="Helvetica" w:eastAsia="宋体" w:hAnsi="Helvetica" w:cs="Helvetica"/>
          <w:color w:val="333333"/>
          <w:kern w:val="0"/>
          <w:szCs w:val="21"/>
        </w:rPr>
        <w:t>默认情况下，属性标签通过</w:t>
      </w:r>
      <w:hyperlink r:id="rId92" w:anchor="generateAttributeLabel()-detail" w:history="1">
        <w:r w:rsidRPr="00C10ED4">
          <w:rPr>
            <w:rFonts w:ascii="Helvetica" w:eastAsia="宋体" w:hAnsi="Helvetica" w:cs="Helvetica"/>
            <w:color w:val="337AB7"/>
            <w:kern w:val="0"/>
            <w:szCs w:val="21"/>
          </w:rPr>
          <w:t>yii\base\Model::generateAttributeLabel()</w:t>
        </w:r>
      </w:hyperlink>
      <w:r w:rsidRPr="00C10ED4">
        <w:rPr>
          <w:rFonts w:ascii="Helvetica" w:eastAsia="宋体" w:hAnsi="Helvetica" w:cs="Helvetica"/>
          <w:color w:val="333333"/>
          <w:kern w:val="0"/>
          <w:szCs w:val="21"/>
        </w:rPr>
        <w:t>方法自动从属性名生成</w:t>
      </w:r>
      <w:r w:rsidRPr="00C10ED4">
        <w:rPr>
          <w:rFonts w:ascii="Helvetica" w:eastAsia="宋体" w:hAnsi="Helvetica" w:cs="Helvetica"/>
          <w:color w:val="333333"/>
          <w:kern w:val="0"/>
          <w:szCs w:val="21"/>
        </w:rPr>
        <w:t xml:space="preserve">. </w:t>
      </w:r>
      <w:r w:rsidRPr="00C10ED4">
        <w:rPr>
          <w:rFonts w:ascii="Helvetica" w:eastAsia="宋体" w:hAnsi="Helvetica" w:cs="Helvetica"/>
          <w:color w:val="333333"/>
          <w:kern w:val="0"/>
          <w:szCs w:val="21"/>
        </w:rPr>
        <w:t>它会自动将驼峰式大小写变量名转换为多个首字母大写的单词，</w:t>
      </w:r>
      <w:r w:rsidRPr="00C10ED4">
        <w:rPr>
          <w:rFonts w:ascii="Helvetica" w:eastAsia="宋体" w:hAnsi="Helvetica" w:cs="Helvetica"/>
          <w:color w:val="333333"/>
          <w:kern w:val="0"/>
          <w:szCs w:val="21"/>
        </w:rPr>
        <w:t xml:space="preserve"> </w:t>
      </w:r>
      <w:r w:rsidRPr="00C10ED4">
        <w:rPr>
          <w:rFonts w:ascii="Helvetica" w:eastAsia="宋体" w:hAnsi="Helvetica" w:cs="Helvetica"/>
          <w:color w:val="333333"/>
          <w:kern w:val="0"/>
          <w:szCs w:val="21"/>
        </w:rPr>
        <w:t>例如</w:t>
      </w:r>
      <w:r w:rsidRPr="00C10ED4">
        <w:rPr>
          <w:rFonts w:ascii="Helvetica" w:eastAsia="宋体" w:hAnsi="Helvetica" w:cs="Helvetica"/>
          <w:color w:val="333333"/>
          <w:kern w:val="0"/>
          <w:szCs w:val="21"/>
        </w:rPr>
        <w:t> </w:t>
      </w:r>
      <w:r w:rsidRPr="00C10ED4">
        <w:rPr>
          <w:rFonts w:ascii="Consolas" w:eastAsia="宋体" w:hAnsi="Consolas" w:cs="Consolas"/>
          <w:color w:val="C7254E"/>
          <w:kern w:val="0"/>
          <w:sz w:val="19"/>
          <w:szCs w:val="19"/>
          <w:shd w:val="clear" w:color="auto" w:fill="F9F2F4"/>
        </w:rPr>
        <w:t>username</w:t>
      </w:r>
      <w:r w:rsidRPr="00C10ED4">
        <w:rPr>
          <w:rFonts w:ascii="Helvetica" w:eastAsia="宋体" w:hAnsi="Helvetica" w:cs="Helvetica"/>
          <w:color w:val="333333"/>
          <w:kern w:val="0"/>
          <w:szCs w:val="21"/>
        </w:rPr>
        <w:t> </w:t>
      </w:r>
      <w:r w:rsidRPr="00C10ED4">
        <w:rPr>
          <w:rFonts w:ascii="Helvetica" w:eastAsia="宋体" w:hAnsi="Helvetica" w:cs="Helvetica"/>
          <w:color w:val="333333"/>
          <w:kern w:val="0"/>
          <w:szCs w:val="21"/>
        </w:rPr>
        <w:t>转换为</w:t>
      </w:r>
      <w:r w:rsidRPr="00C10ED4">
        <w:rPr>
          <w:rFonts w:ascii="Helvetica" w:eastAsia="宋体" w:hAnsi="Helvetica" w:cs="Helvetica"/>
          <w:color w:val="333333"/>
          <w:kern w:val="0"/>
          <w:szCs w:val="21"/>
        </w:rPr>
        <w:t> </w:t>
      </w:r>
      <w:r w:rsidRPr="00C10ED4">
        <w:rPr>
          <w:rFonts w:ascii="Consolas" w:eastAsia="宋体" w:hAnsi="Consolas" w:cs="Consolas"/>
          <w:color w:val="C7254E"/>
          <w:kern w:val="0"/>
          <w:sz w:val="19"/>
          <w:szCs w:val="19"/>
          <w:shd w:val="clear" w:color="auto" w:fill="F9F2F4"/>
        </w:rPr>
        <w:t>Username</w:t>
      </w:r>
      <w:r w:rsidRPr="00C10ED4">
        <w:rPr>
          <w:rFonts w:ascii="Helvetica" w:eastAsia="宋体" w:hAnsi="Helvetica" w:cs="Helvetica"/>
          <w:color w:val="333333"/>
          <w:kern w:val="0"/>
          <w:szCs w:val="21"/>
        </w:rPr>
        <w:t>，</w:t>
      </w:r>
      <w:r w:rsidRPr="00C10ED4">
        <w:rPr>
          <w:rFonts w:ascii="Helvetica" w:eastAsia="宋体" w:hAnsi="Helvetica" w:cs="Helvetica"/>
          <w:color w:val="333333"/>
          <w:kern w:val="0"/>
          <w:szCs w:val="21"/>
        </w:rPr>
        <w:t> </w:t>
      </w:r>
      <w:r w:rsidRPr="00C10ED4">
        <w:rPr>
          <w:rFonts w:ascii="Consolas" w:eastAsia="宋体" w:hAnsi="Consolas" w:cs="Consolas"/>
          <w:color w:val="C7254E"/>
          <w:kern w:val="0"/>
          <w:sz w:val="19"/>
          <w:szCs w:val="19"/>
          <w:shd w:val="clear" w:color="auto" w:fill="F9F2F4"/>
        </w:rPr>
        <w:t>firstName</w:t>
      </w:r>
      <w:r w:rsidRPr="00C10ED4">
        <w:rPr>
          <w:rFonts w:ascii="Helvetica" w:eastAsia="宋体" w:hAnsi="Helvetica" w:cs="Helvetica"/>
          <w:color w:val="333333"/>
          <w:kern w:val="0"/>
          <w:szCs w:val="21"/>
        </w:rPr>
        <w:t> </w:t>
      </w:r>
      <w:r w:rsidRPr="00C10ED4">
        <w:rPr>
          <w:rFonts w:ascii="Helvetica" w:eastAsia="宋体" w:hAnsi="Helvetica" w:cs="Helvetica"/>
          <w:color w:val="333333"/>
          <w:kern w:val="0"/>
          <w:szCs w:val="21"/>
        </w:rPr>
        <w:t>转换为</w:t>
      </w:r>
      <w:r w:rsidRPr="00C10ED4">
        <w:rPr>
          <w:rFonts w:ascii="Helvetica" w:eastAsia="宋体" w:hAnsi="Helvetica" w:cs="Helvetica"/>
          <w:color w:val="333333"/>
          <w:kern w:val="0"/>
          <w:szCs w:val="21"/>
        </w:rPr>
        <w:t> </w:t>
      </w:r>
      <w:r w:rsidRPr="00C10ED4">
        <w:rPr>
          <w:rFonts w:ascii="Consolas" w:eastAsia="宋体" w:hAnsi="Consolas" w:cs="Consolas"/>
          <w:color w:val="C7254E"/>
          <w:kern w:val="0"/>
          <w:sz w:val="19"/>
          <w:szCs w:val="19"/>
          <w:shd w:val="clear" w:color="auto" w:fill="F9F2F4"/>
        </w:rPr>
        <w:t>First Name</w:t>
      </w:r>
      <w:r w:rsidRPr="00C10ED4">
        <w:rPr>
          <w:rFonts w:ascii="Helvetica" w:eastAsia="宋体" w:hAnsi="Helvetica" w:cs="Helvetica"/>
          <w:color w:val="333333"/>
          <w:kern w:val="0"/>
          <w:szCs w:val="21"/>
        </w:rPr>
        <w:t>。</w:t>
      </w:r>
    </w:p>
    <w:p w:rsidR="00C10ED4" w:rsidRPr="00C10ED4" w:rsidRDefault="00C10ED4" w:rsidP="00C10ED4">
      <w:pPr>
        <w:widowControl/>
        <w:shd w:val="clear" w:color="auto" w:fill="FFFFFF"/>
        <w:spacing w:after="150"/>
        <w:jc w:val="left"/>
        <w:rPr>
          <w:rFonts w:ascii="Helvetica" w:eastAsia="宋体" w:hAnsi="Helvetica" w:cs="Helvetica"/>
          <w:color w:val="333333"/>
          <w:kern w:val="0"/>
          <w:szCs w:val="21"/>
        </w:rPr>
      </w:pPr>
      <w:r w:rsidRPr="00C10ED4">
        <w:rPr>
          <w:rFonts w:ascii="Helvetica" w:eastAsia="宋体" w:hAnsi="Helvetica" w:cs="Helvetica"/>
          <w:color w:val="333333"/>
          <w:kern w:val="0"/>
          <w:szCs w:val="21"/>
        </w:rPr>
        <w:t>如果你不想用自动生成的标签，可以覆盖</w:t>
      </w:r>
      <w:r w:rsidRPr="00C10ED4">
        <w:rPr>
          <w:rFonts w:ascii="Helvetica" w:eastAsia="宋体" w:hAnsi="Helvetica" w:cs="Helvetica"/>
          <w:color w:val="333333"/>
          <w:kern w:val="0"/>
          <w:szCs w:val="21"/>
        </w:rPr>
        <w:t> </w:t>
      </w:r>
      <w:hyperlink r:id="rId93" w:anchor="attributeLabels()-detail" w:history="1">
        <w:r w:rsidRPr="00C10ED4">
          <w:rPr>
            <w:rFonts w:ascii="Helvetica" w:eastAsia="宋体" w:hAnsi="Helvetica" w:cs="Helvetica"/>
            <w:color w:val="337AB7"/>
            <w:kern w:val="0"/>
            <w:szCs w:val="21"/>
          </w:rPr>
          <w:t>yii\base\Model::attributeLabels()</w:t>
        </w:r>
      </w:hyperlink>
      <w:r w:rsidRPr="00C10ED4">
        <w:rPr>
          <w:rFonts w:ascii="Helvetica" w:eastAsia="宋体" w:hAnsi="Helvetica" w:cs="Helvetica"/>
          <w:color w:val="333333"/>
          <w:kern w:val="0"/>
          <w:szCs w:val="21"/>
        </w:rPr>
        <w:t> </w:t>
      </w:r>
      <w:r w:rsidRPr="00C10ED4">
        <w:rPr>
          <w:rFonts w:ascii="Helvetica" w:eastAsia="宋体" w:hAnsi="Helvetica" w:cs="Helvetica"/>
          <w:color w:val="333333"/>
          <w:kern w:val="0"/>
          <w:szCs w:val="21"/>
        </w:rPr>
        <w:t>方法明确指定属性标签，</w:t>
      </w:r>
      <w:r w:rsidRPr="00C10ED4">
        <w:rPr>
          <w:rFonts w:ascii="Helvetica" w:eastAsia="宋体" w:hAnsi="Helvetica" w:cs="Helvetica"/>
          <w:color w:val="333333"/>
          <w:kern w:val="0"/>
          <w:szCs w:val="21"/>
        </w:rPr>
        <w:t xml:space="preserve"> </w:t>
      </w:r>
      <w:r w:rsidRPr="00C10ED4">
        <w:rPr>
          <w:rFonts w:ascii="Helvetica" w:eastAsia="宋体" w:hAnsi="Helvetica" w:cs="Helvetica"/>
          <w:color w:val="333333"/>
          <w:kern w:val="0"/>
          <w:szCs w:val="21"/>
        </w:rPr>
        <w:t>例如：</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b/>
          <w:bCs/>
          <w:color w:val="444444"/>
          <w:kern w:val="0"/>
          <w:sz w:val="24"/>
          <w:szCs w:val="24"/>
          <w:shd w:val="clear" w:color="auto" w:fill="F0F0F0"/>
        </w:rPr>
        <w:t>namespace</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880000"/>
          <w:kern w:val="0"/>
          <w:sz w:val="24"/>
          <w:szCs w:val="24"/>
          <w:shd w:val="clear" w:color="auto" w:fill="F0F0F0"/>
        </w:rPr>
        <w:t>app</w:t>
      </w:r>
      <w:r w:rsidRPr="00C10ED4">
        <w:rPr>
          <w:rFonts w:ascii="Consolas" w:eastAsia="宋体" w:hAnsi="Consolas" w:cs="Consolas"/>
          <w:color w:val="444444"/>
          <w:kern w:val="0"/>
          <w:sz w:val="24"/>
          <w:szCs w:val="24"/>
          <w:shd w:val="clear" w:color="auto" w:fill="F0F0F0"/>
        </w:rPr>
        <w:t>\</w:t>
      </w:r>
      <w:r w:rsidRPr="00C10ED4">
        <w:rPr>
          <w:rFonts w:ascii="Consolas" w:eastAsia="宋体" w:hAnsi="Consolas" w:cs="Consolas"/>
          <w:b/>
          <w:bCs/>
          <w:color w:val="880000"/>
          <w:kern w:val="0"/>
          <w:sz w:val="24"/>
          <w:szCs w:val="24"/>
          <w:shd w:val="clear" w:color="auto" w:fill="F0F0F0"/>
        </w:rPr>
        <w:t>models</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b/>
          <w:bCs/>
          <w:color w:val="444444"/>
          <w:kern w:val="0"/>
          <w:sz w:val="24"/>
          <w:szCs w:val="24"/>
          <w:shd w:val="clear" w:color="auto" w:fill="F0F0F0"/>
        </w:rPr>
        <w:t>use</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880000"/>
          <w:kern w:val="0"/>
          <w:sz w:val="24"/>
          <w:szCs w:val="24"/>
          <w:shd w:val="clear" w:color="auto" w:fill="F0F0F0"/>
        </w:rPr>
        <w:t>yii</w:t>
      </w:r>
      <w:r w:rsidRPr="00C10ED4">
        <w:rPr>
          <w:rFonts w:ascii="Consolas" w:eastAsia="宋体" w:hAnsi="Consolas" w:cs="Consolas"/>
          <w:color w:val="444444"/>
          <w:kern w:val="0"/>
          <w:sz w:val="24"/>
          <w:szCs w:val="24"/>
          <w:shd w:val="clear" w:color="auto" w:fill="F0F0F0"/>
        </w:rPr>
        <w:t>\</w:t>
      </w:r>
      <w:r w:rsidRPr="00C10ED4">
        <w:rPr>
          <w:rFonts w:ascii="Consolas" w:eastAsia="宋体" w:hAnsi="Consolas" w:cs="Consolas"/>
          <w:b/>
          <w:bCs/>
          <w:color w:val="880000"/>
          <w:kern w:val="0"/>
          <w:sz w:val="24"/>
          <w:szCs w:val="24"/>
          <w:shd w:val="clear" w:color="auto" w:fill="F0F0F0"/>
        </w:rPr>
        <w:t>base</w:t>
      </w:r>
      <w:r w:rsidRPr="00C10ED4">
        <w:rPr>
          <w:rFonts w:ascii="Consolas" w:eastAsia="宋体" w:hAnsi="Consolas" w:cs="Consolas"/>
          <w:color w:val="444444"/>
          <w:kern w:val="0"/>
          <w:sz w:val="24"/>
          <w:szCs w:val="24"/>
          <w:shd w:val="clear" w:color="auto" w:fill="F0F0F0"/>
        </w:rPr>
        <w:t>\</w:t>
      </w:r>
      <w:r w:rsidRPr="00C10ED4">
        <w:rPr>
          <w:rFonts w:ascii="Consolas" w:eastAsia="宋体" w:hAnsi="Consolas" w:cs="Consolas"/>
          <w:b/>
          <w:bCs/>
          <w:color w:val="880000"/>
          <w:kern w:val="0"/>
          <w:sz w:val="24"/>
          <w:szCs w:val="24"/>
          <w:shd w:val="clear" w:color="auto" w:fill="F0F0F0"/>
        </w:rPr>
        <w:t>Model</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b/>
          <w:bCs/>
          <w:color w:val="444444"/>
          <w:kern w:val="0"/>
          <w:sz w:val="24"/>
          <w:szCs w:val="24"/>
          <w:shd w:val="clear" w:color="auto" w:fill="F0F0F0"/>
        </w:rPr>
        <w:t>class</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880000"/>
          <w:kern w:val="0"/>
          <w:sz w:val="24"/>
          <w:szCs w:val="24"/>
          <w:shd w:val="clear" w:color="auto" w:fill="F0F0F0"/>
        </w:rPr>
        <w:t>ContactForm</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444444"/>
          <w:kern w:val="0"/>
          <w:sz w:val="24"/>
          <w:szCs w:val="24"/>
          <w:shd w:val="clear" w:color="auto" w:fill="F0F0F0"/>
        </w:rPr>
        <w:t>extends</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880000"/>
          <w:kern w:val="0"/>
          <w:sz w:val="24"/>
          <w:szCs w:val="24"/>
          <w:shd w:val="clear" w:color="auto" w:fill="F0F0F0"/>
        </w:rPr>
        <w:t>Model</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444444"/>
          <w:kern w:val="0"/>
          <w:sz w:val="24"/>
          <w:szCs w:val="24"/>
          <w:shd w:val="clear" w:color="auto" w:fill="F0F0F0"/>
        </w:rPr>
        <w:t>public</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BC6060"/>
          <w:kern w:val="0"/>
          <w:sz w:val="24"/>
          <w:szCs w:val="24"/>
          <w:shd w:val="clear" w:color="auto" w:fill="F0F0F0"/>
        </w:rPr>
        <w:t>$name</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444444"/>
          <w:kern w:val="0"/>
          <w:sz w:val="24"/>
          <w:szCs w:val="24"/>
          <w:shd w:val="clear" w:color="auto" w:fill="F0F0F0"/>
        </w:rPr>
        <w:t>public</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BC6060"/>
          <w:kern w:val="0"/>
          <w:sz w:val="24"/>
          <w:szCs w:val="24"/>
          <w:shd w:val="clear" w:color="auto" w:fill="F0F0F0"/>
        </w:rPr>
        <w:t>$email</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444444"/>
          <w:kern w:val="0"/>
          <w:sz w:val="24"/>
          <w:szCs w:val="24"/>
          <w:shd w:val="clear" w:color="auto" w:fill="F0F0F0"/>
        </w:rPr>
        <w:t>public</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BC6060"/>
          <w:kern w:val="0"/>
          <w:sz w:val="24"/>
          <w:szCs w:val="24"/>
          <w:shd w:val="clear" w:color="auto" w:fill="F0F0F0"/>
        </w:rPr>
        <w:t>$subject</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444444"/>
          <w:kern w:val="0"/>
          <w:sz w:val="24"/>
          <w:szCs w:val="24"/>
          <w:shd w:val="clear" w:color="auto" w:fill="F0F0F0"/>
        </w:rPr>
        <w:t>public</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BC6060"/>
          <w:kern w:val="0"/>
          <w:sz w:val="24"/>
          <w:szCs w:val="24"/>
          <w:shd w:val="clear" w:color="auto" w:fill="F0F0F0"/>
        </w:rPr>
        <w:t>$body</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444444"/>
          <w:kern w:val="0"/>
          <w:sz w:val="24"/>
          <w:szCs w:val="24"/>
          <w:shd w:val="clear" w:color="auto" w:fill="F0F0F0"/>
        </w:rPr>
        <w:t>public</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444444"/>
          <w:kern w:val="0"/>
          <w:sz w:val="24"/>
          <w:szCs w:val="24"/>
          <w:shd w:val="clear" w:color="auto" w:fill="F0F0F0"/>
        </w:rPr>
        <w:t>function</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880000"/>
          <w:kern w:val="0"/>
          <w:sz w:val="24"/>
          <w:szCs w:val="24"/>
          <w:shd w:val="clear" w:color="auto" w:fill="F0F0F0"/>
        </w:rPr>
        <w:t>attributeLabels</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444444"/>
          <w:kern w:val="0"/>
          <w:sz w:val="24"/>
          <w:szCs w:val="24"/>
          <w:shd w:val="clear" w:color="auto" w:fill="F0F0F0"/>
        </w:rPr>
        <w:t>return</w:t>
      </w:r>
      <w:r w:rsidRPr="00C10ED4">
        <w:rPr>
          <w:rFonts w:ascii="Consolas" w:eastAsia="宋体" w:hAnsi="Consolas" w:cs="Consolas"/>
          <w:color w:val="444444"/>
          <w:kern w:val="0"/>
          <w:sz w:val="24"/>
          <w:szCs w:val="24"/>
          <w:shd w:val="clear" w:color="auto" w:fill="F0F0F0"/>
        </w:rPr>
        <w:t xml:space="preserve"> [</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'name'</w:t>
      </w:r>
      <w:r w:rsidRPr="00C10ED4">
        <w:rPr>
          <w:rFonts w:ascii="Consolas" w:eastAsia="宋体" w:hAnsi="Consolas" w:cs="Consolas"/>
          <w:color w:val="444444"/>
          <w:kern w:val="0"/>
          <w:sz w:val="24"/>
          <w:szCs w:val="24"/>
          <w:shd w:val="clear" w:color="auto" w:fill="F0F0F0"/>
        </w:rPr>
        <w:t xml:space="preserve"> =&gt; </w:t>
      </w:r>
      <w:r w:rsidRPr="00C10ED4">
        <w:rPr>
          <w:rFonts w:ascii="Consolas" w:eastAsia="宋体" w:hAnsi="Consolas" w:cs="Consolas"/>
          <w:color w:val="880000"/>
          <w:kern w:val="0"/>
          <w:sz w:val="24"/>
          <w:szCs w:val="24"/>
          <w:shd w:val="clear" w:color="auto" w:fill="F0F0F0"/>
        </w:rPr>
        <w:t>'Your name'</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'email'</w:t>
      </w:r>
      <w:r w:rsidRPr="00C10ED4">
        <w:rPr>
          <w:rFonts w:ascii="Consolas" w:eastAsia="宋体" w:hAnsi="Consolas" w:cs="Consolas"/>
          <w:color w:val="444444"/>
          <w:kern w:val="0"/>
          <w:sz w:val="24"/>
          <w:szCs w:val="24"/>
          <w:shd w:val="clear" w:color="auto" w:fill="F0F0F0"/>
        </w:rPr>
        <w:t xml:space="preserve"> =&gt; </w:t>
      </w:r>
      <w:r w:rsidRPr="00C10ED4">
        <w:rPr>
          <w:rFonts w:ascii="Consolas" w:eastAsia="宋体" w:hAnsi="Consolas" w:cs="Consolas"/>
          <w:color w:val="880000"/>
          <w:kern w:val="0"/>
          <w:sz w:val="24"/>
          <w:szCs w:val="24"/>
          <w:shd w:val="clear" w:color="auto" w:fill="F0F0F0"/>
        </w:rPr>
        <w:t>'Your email address'</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'subject'</w:t>
      </w:r>
      <w:r w:rsidRPr="00C10ED4">
        <w:rPr>
          <w:rFonts w:ascii="Consolas" w:eastAsia="宋体" w:hAnsi="Consolas" w:cs="Consolas"/>
          <w:color w:val="444444"/>
          <w:kern w:val="0"/>
          <w:sz w:val="24"/>
          <w:szCs w:val="24"/>
          <w:shd w:val="clear" w:color="auto" w:fill="F0F0F0"/>
        </w:rPr>
        <w:t xml:space="preserve"> =&gt; </w:t>
      </w:r>
      <w:r w:rsidRPr="00C10ED4">
        <w:rPr>
          <w:rFonts w:ascii="Consolas" w:eastAsia="宋体" w:hAnsi="Consolas" w:cs="Consolas"/>
          <w:color w:val="880000"/>
          <w:kern w:val="0"/>
          <w:sz w:val="24"/>
          <w:szCs w:val="24"/>
          <w:shd w:val="clear" w:color="auto" w:fill="F0F0F0"/>
        </w:rPr>
        <w:t>'Subject'</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'body'</w:t>
      </w:r>
      <w:r w:rsidRPr="00C10ED4">
        <w:rPr>
          <w:rFonts w:ascii="Consolas" w:eastAsia="宋体" w:hAnsi="Consolas" w:cs="Consolas"/>
          <w:color w:val="444444"/>
          <w:kern w:val="0"/>
          <w:sz w:val="24"/>
          <w:szCs w:val="24"/>
          <w:shd w:val="clear" w:color="auto" w:fill="F0F0F0"/>
        </w:rPr>
        <w:t xml:space="preserve"> =&gt; </w:t>
      </w:r>
      <w:r w:rsidRPr="00C10ED4">
        <w:rPr>
          <w:rFonts w:ascii="Consolas" w:eastAsia="宋体" w:hAnsi="Consolas" w:cs="Consolas"/>
          <w:color w:val="880000"/>
          <w:kern w:val="0"/>
          <w:sz w:val="24"/>
          <w:szCs w:val="24"/>
          <w:shd w:val="clear" w:color="auto" w:fill="F0F0F0"/>
        </w:rPr>
        <w:t>'Content'</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shd w:val="clear" w:color="auto" w:fill="FFFFFF"/>
        <w:spacing w:after="150"/>
        <w:jc w:val="left"/>
        <w:rPr>
          <w:rFonts w:ascii="Helvetica" w:eastAsia="宋体" w:hAnsi="Helvetica" w:cs="Helvetica"/>
          <w:color w:val="333333"/>
          <w:kern w:val="0"/>
          <w:szCs w:val="21"/>
        </w:rPr>
      </w:pPr>
      <w:r w:rsidRPr="00C10ED4">
        <w:rPr>
          <w:rFonts w:ascii="Helvetica" w:eastAsia="宋体" w:hAnsi="Helvetica" w:cs="Helvetica"/>
          <w:color w:val="333333"/>
          <w:kern w:val="0"/>
          <w:szCs w:val="21"/>
        </w:rPr>
        <w:t>应用支持多语言的情况下，可翻译属性标签，</w:t>
      </w:r>
      <w:r w:rsidRPr="00C10ED4">
        <w:rPr>
          <w:rFonts w:ascii="Helvetica" w:eastAsia="宋体" w:hAnsi="Helvetica" w:cs="Helvetica"/>
          <w:color w:val="333333"/>
          <w:kern w:val="0"/>
          <w:szCs w:val="21"/>
        </w:rPr>
        <w:t xml:space="preserve"> </w:t>
      </w:r>
      <w:r w:rsidRPr="00C10ED4">
        <w:rPr>
          <w:rFonts w:ascii="Helvetica" w:eastAsia="宋体" w:hAnsi="Helvetica" w:cs="Helvetica"/>
          <w:color w:val="333333"/>
          <w:kern w:val="0"/>
          <w:szCs w:val="21"/>
        </w:rPr>
        <w:t>可在</w:t>
      </w:r>
      <w:r w:rsidRPr="00C10ED4">
        <w:rPr>
          <w:rFonts w:ascii="Helvetica" w:eastAsia="宋体" w:hAnsi="Helvetica" w:cs="Helvetica"/>
          <w:color w:val="333333"/>
          <w:kern w:val="0"/>
          <w:szCs w:val="21"/>
        </w:rPr>
        <w:t> </w:t>
      </w:r>
      <w:hyperlink r:id="rId94" w:anchor="attributeLabels()-detail" w:history="1">
        <w:r w:rsidRPr="00C10ED4">
          <w:rPr>
            <w:rFonts w:ascii="Helvetica" w:eastAsia="宋体" w:hAnsi="Helvetica" w:cs="Helvetica"/>
            <w:color w:val="337AB7"/>
            <w:kern w:val="0"/>
            <w:szCs w:val="21"/>
          </w:rPr>
          <w:t>attributeLabels()</w:t>
        </w:r>
      </w:hyperlink>
      <w:r w:rsidRPr="00C10ED4">
        <w:rPr>
          <w:rFonts w:ascii="Helvetica" w:eastAsia="宋体" w:hAnsi="Helvetica" w:cs="Helvetica"/>
          <w:color w:val="333333"/>
          <w:kern w:val="0"/>
          <w:szCs w:val="21"/>
        </w:rPr>
        <w:t> </w:t>
      </w:r>
      <w:r w:rsidRPr="00C10ED4">
        <w:rPr>
          <w:rFonts w:ascii="Helvetica" w:eastAsia="宋体" w:hAnsi="Helvetica" w:cs="Helvetica"/>
          <w:color w:val="333333"/>
          <w:kern w:val="0"/>
          <w:szCs w:val="21"/>
        </w:rPr>
        <w:t>方法中定义，如下所示</w:t>
      </w:r>
      <w:r w:rsidRPr="00C10ED4">
        <w:rPr>
          <w:rFonts w:ascii="Helvetica" w:eastAsia="宋体" w:hAnsi="Helvetica" w:cs="Helvetica"/>
          <w:color w:val="333333"/>
          <w:kern w:val="0"/>
          <w:szCs w:val="21"/>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b/>
          <w:bCs/>
          <w:color w:val="444444"/>
          <w:kern w:val="0"/>
          <w:sz w:val="24"/>
          <w:szCs w:val="24"/>
          <w:shd w:val="clear" w:color="auto" w:fill="F0F0F0"/>
        </w:rPr>
        <w:t>public</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444444"/>
          <w:kern w:val="0"/>
          <w:sz w:val="24"/>
          <w:szCs w:val="24"/>
          <w:shd w:val="clear" w:color="auto" w:fill="F0F0F0"/>
        </w:rPr>
        <w:t>function</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880000"/>
          <w:kern w:val="0"/>
          <w:sz w:val="24"/>
          <w:szCs w:val="24"/>
          <w:shd w:val="clear" w:color="auto" w:fill="F0F0F0"/>
        </w:rPr>
        <w:t>attributeLabels</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b/>
          <w:bCs/>
          <w:color w:val="444444"/>
          <w:kern w:val="0"/>
          <w:sz w:val="24"/>
          <w:szCs w:val="24"/>
          <w:shd w:val="clear" w:color="auto" w:fill="F0F0F0"/>
        </w:rPr>
        <w:t>return</w:t>
      </w:r>
      <w:r w:rsidRPr="00C10ED4">
        <w:rPr>
          <w:rFonts w:ascii="Consolas" w:eastAsia="宋体" w:hAnsi="Consolas" w:cs="Consolas"/>
          <w:color w:val="444444"/>
          <w:kern w:val="0"/>
          <w:sz w:val="24"/>
          <w:szCs w:val="24"/>
          <w:shd w:val="clear" w:color="auto" w:fill="F0F0F0"/>
        </w:rPr>
        <w:t xml:space="preserve"> [</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'name'</w:t>
      </w:r>
      <w:r w:rsidRPr="00C10ED4">
        <w:rPr>
          <w:rFonts w:ascii="Consolas" w:eastAsia="宋体" w:hAnsi="Consolas" w:cs="Consolas"/>
          <w:color w:val="444444"/>
          <w:kern w:val="0"/>
          <w:sz w:val="24"/>
          <w:szCs w:val="24"/>
          <w:shd w:val="clear" w:color="auto" w:fill="F0F0F0"/>
        </w:rPr>
        <w:t xml:space="preserve"> =&gt; \Yii::t(</w:t>
      </w:r>
      <w:r w:rsidRPr="00C10ED4">
        <w:rPr>
          <w:rFonts w:ascii="Consolas" w:eastAsia="宋体" w:hAnsi="Consolas" w:cs="Consolas"/>
          <w:color w:val="880000"/>
          <w:kern w:val="0"/>
          <w:sz w:val="24"/>
          <w:szCs w:val="24"/>
          <w:shd w:val="clear" w:color="auto" w:fill="F0F0F0"/>
        </w:rPr>
        <w:t>'app'</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'Your name'</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'email'</w:t>
      </w:r>
      <w:r w:rsidRPr="00C10ED4">
        <w:rPr>
          <w:rFonts w:ascii="Consolas" w:eastAsia="宋体" w:hAnsi="Consolas" w:cs="Consolas"/>
          <w:color w:val="444444"/>
          <w:kern w:val="0"/>
          <w:sz w:val="24"/>
          <w:szCs w:val="24"/>
          <w:shd w:val="clear" w:color="auto" w:fill="F0F0F0"/>
        </w:rPr>
        <w:t xml:space="preserve"> =&gt; \Yii::t(</w:t>
      </w:r>
      <w:r w:rsidRPr="00C10ED4">
        <w:rPr>
          <w:rFonts w:ascii="Consolas" w:eastAsia="宋体" w:hAnsi="Consolas" w:cs="Consolas"/>
          <w:color w:val="880000"/>
          <w:kern w:val="0"/>
          <w:sz w:val="24"/>
          <w:szCs w:val="24"/>
          <w:shd w:val="clear" w:color="auto" w:fill="F0F0F0"/>
        </w:rPr>
        <w:t>'app'</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'Your email address'</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'subject'</w:t>
      </w:r>
      <w:r w:rsidRPr="00C10ED4">
        <w:rPr>
          <w:rFonts w:ascii="Consolas" w:eastAsia="宋体" w:hAnsi="Consolas" w:cs="Consolas"/>
          <w:color w:val="444444"/>
          <w:kern w:val="0"/>
          <w:sz w:val="24"/>
          <w:szCs w:val="24"/>
          <w:shd w:val="clear" w:color="auto" w:fill="F0F0F0"/>
        </w:rPr>
        <w:t xml:space="preserve"> =&gt; \Yii::t(</w:t>
      </w:r>
      <w:r w:rsidRPr="00C10ED4">
        <w:rPr>
          <w:rFonts w:ascii="Consolas" w:eastAsia="宋体" w:hAnsi="Consolas" w:cs="Consolas"/>
          <w:color w:val="880000"/>
          <w:kern w:val="0"/>
          <w:sz w:val="24"/>
          <w:szCs w:val="24"/>
          <w:shd w:val="clear" w:color="auto" w:fill="F0F0F0"/>
        </w:rPr>
        <w:t>'app'</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'Subject'</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'body'</w:t>
      </w:r>
      <w:r w:rsidRPr="00C10ED4">
        <w:rPr>
          <w:rFonts w:ascii="Consolas" w:eastAsia="宋体" w:hAnsi="Consolas" w:cs="Consolas"/>
          <w:color w:val="444444"/>
          <w:kern w:val="0"/>
          <w:sz w:val="24"/>
          <w:szCs w:val="24"/>
          <w:shd w:val="clear" w:color="auto" w:fill="F0F0F0"/>
        </w:rPr>
        <w:t xml:space="preserve"> =&gt; \Yii::t(</w:t>
      </w:r>
      <w:r w:rsidRPr="00C10ED4">
        <w:rPr>
          <w:rFonts w:ascii="Consolas" w:eastAsia="宋体" w:hAnsi="Consolas" w:cs="Consolas"/>
          <w:color w:val="880000"/>
          <w:kern w:val="0"/>
          <w:sz w:val="24"/>
          <w:szCs w:val="24"/>
          <w:shd w:val="clear" w:color="auto" w:fill="F0F0F0"/>
        </w:rPr>
        <w:t>'app'</w:t>
      </w:r>
      <w:r w:rsidRPr="00C10ED4">
        <w:rPr>
          <w:rFonts w:ascii="Consolas" w:eastAsia="宋体" w:hAnsi="Consolas" w:cs="Consolas"/>
          <w:color w:val="444444"/>
          <w:kern w:val="0"/>
          <w:sz w:val="24"/>
          <w:szCs w:val="24"/>
          <w:shd w:val="clear" w:color="auto" w:fill="F0F0F0"/>
        </w:rPr>
        <w:t xml:space="preserve">, </w:t>
      </w:r>
      <w:r w:rsidRPr="00C10ED4">
        <w:rPr>
          <w:rFonts w:ascii="Consolas" w:eastAsia="宋体" w:hAnsi="Consolas" w:cs="Consolas"/>
          <w:color w:val="880000"/>
          <w:kern w:val="0"/>
          <w:sz w:val="24"/>
          <w:szCs w:val="24"/>
          <w:shd w:val="clear" w:color="auto" w:fill="F0F0F0"/>
        </w:rPr>
        <w:t>'Content'</w:t>
      </w: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 xml:space="preserve">    ];</w:t>
      </w:r>
    </w:p>
    <w:p w:rsidR="00C10ED4" w:rsidRPr="00C10ED4" w:rsidRDefault="00C10ED4" w:rsidP="00C10E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C10ED4">
        <w:rPr>
          <w:rFonts w:ascii="Consolas" w:eastAsia="宋体" w:hAnsi="Consolas" w:cs="Consolas"/>
          <w:color w:val="444444"/>
          <w:kern w:val="0"/>
          <w:sz w:val="24"/>
          <w:szCs w:val="24"/>
          <w:shd w:val="clear" w:color="auto" w:fill="F0F0F0"/>
        </w:rPr>
        <w:t>}</w:t>
      </w:r>
    </w:p>
    <w:p w:rsidR="00C10ED4" w:rsidRPr="00C10ED4" w:rsidRDefault="00C10ED4" w:rsidP="00C10ED4">
      <w:pPr>
        <w:widowControl/>
        <w:shd w:val="clear" w:color="auto" w:fill="FFFFFF"/>
        <w:spacing w:after="150"/>
        <w:jc w:val="left"/>
        <w:rPr>
          <w:rFonts w:ascii="Helvetica" w:eastAsia="宋体" w:hAnsi="Helvetica" w:cs="Helvetica"/>
          <w:color w:val="333333"/>
          <w:kern w:val="0"/>
          <w:szCs w:val="21"/>
        </w:rPr>
      </w:pPr>
      <w:r w:rsidRPr="00C10ED4">
        <w:rPr>
          <w:rFonts w:ascii="Helvetica" w:eastAsia="宋体" w:hAnsi="Helvetica" w:cs="Helvetica"/>
          <w:color w:val="333333"/>
          <w:kern w:val="0"/>
          <w:szCs w:val="21"/>
        </w:rPr>
        <w:t>甚至可以根据条件定义标签，例如通过使用模型的</w:t>
      </w:r>
      <w:r w:rsidRPr="00C10ED4">
        <w:rPr>
          <w:rFonts w:ascii="Helvetica" w:eastAsia="宋体" w:hAnsi="Helvetica" w:cs="Helvetica"/>
          <w:color w:val="333333"/>
          <w:kern w:val="0"/>
          <w:szCs w:val="21"/>
        </w:rPr>
        <w:t> </w:t>
      </w:r>
      <w:hyperlink r:id="rId95" w:anchor="scenarios" w:history="1">
        <w:r w:rsidRPr="00C10ED4">
          <w:rPr>
            <w:rFonts w:ascii="Helvetica" w:eastAsia="宋体" w:hAnsi="Helvetica" w:cs="Helvetica"/>
            <w:color w:val="337AB7"/>
            <w:kern w:val="0"/>
            <w:szCs w:val="21"/>
          </w:rPr>
          <w:t>scenario</w:t>
        </w:r>
        <w:r w:rsidRPr="00C10ED4">
          <w:rPr>
            <w:rFonts w:ascii="Helvetica" w:eastAsia="宋体" w:hAnsi="Helvetica" w:cs="Helvetica"/>
            <w:color w:val="337AB7"/>
            <w:kern w:val="0"/>
            <w:szCs w:val="21"/>
          </w:rPr>
          <w:t>场景</w:t>
        </w:r>
      </w:hyperlink>
      <w:r w:rsidRPr="00C10ED4">
        <w:rPr>
          <w:rFonts w:ascii="Helvetica" w:eastAsia="宋体" w:hAnsi="Helvetica" w:cs="Helvetica"/>
          <w:color w:val="333333"/>
          <w:kern w:val="0"/>
          <w:szCs w:val="21"/>
        </w:rPr>
        <w:t>，</w:t>
      </w:r>
      <w:r w:rsidRPr="00C10ED4">
        <w:rPr>
          <w:rFonts w:ascii="Helvetica" w:eastAsia="宋体" w:hAnsi="Helvetica" w:cs="Helvetica"/>
          <w:color w:val="333333"/>
          <w:kern w:val="0"/>
          <w:szCs w:val="21"/>
        </w:rPr>
        <w:t xml:space="preserve"> </w:t>
      </w:r>
      <w:r w:rsidRPr="00C10ED4">
        <w:rPr>
          <w:rFonts w:ascii="Helvetica" w:eastAsia="宋体" w:hAnsi="Helvetica" w:cs="Helvetica"/>
          <w:color w:val="333333"/>
          <w:kern w:val="0"/>
          <w:szCs w:val="21"/>
        </w:rPr>
        <w:t>可对相同的属性返回不同的标签。</w:t>
      </w:r>
    </w:p>
    <w:p w:rsidR="00C10ED4" w:rsidRPr="00C10ED4" w:rsidRDefault="00C10ED4" w:rsidP="00C10ED4">
      <w:pPr>
        <w:widowControl/>
        <w:shd w:val="clear" w:color="auto" w:fill="D9EDF7"/>
        <w:jc w:val="left"/>
        <w:rPr>
          <w:rFonts w:ascii="Helvetica" w:eastAsia="宋体" w:hAnsi="Helvetica" w:cs="Helvetica"/>
          <w:color w:val="31708F"/>
          <w:kern w:val="0"/>
          <w:szCs w:val="21"/>
        </w:rPr>
      </w:pPr>
      <w:r w:rsidRPr="00C10ED4">
        <w:rPr>
          <w:rFonts w:ascii="Helvetica" w:eastAsia="宋体" w:hAnsi="Helvetica" w:cs="Helvetica"/>
          <w:b/>
          <w:bCs/>
          <w:color w:val="31708F"/>
          <w:kern w:val="0"/>
          <w:szCs w:val="21"/>
        </w:rPr>
        <w:t>信息：</w:t>
      </w:r>
      <w:r w:rsidRPr="00C10ED4">
        <w:rPr>
          <w:rFonts w:ascii="Helvetica" w:eastAsia="宋体" w:hAnsi="Helvetica" w:cs="Helvetica"/>
          <w:color w:val="31708F"/>
          <w:kern w:val="0"/>
          <w:szCs w:val="21"/>
        </w:rPr>
        <w:t>属性标签是</w:t>
      </w:r>
      <w:r w:rsidRPr="00C10ED4">
        <w:rPr>
          <w:rFonts w:ascii="Helvetica" w:eastAsia="宋体" w:hAnsi="Helvetica" w:cs="Helvetica"/>
          <w:color w:val="31708F"/>
          <w:kern w:val="0"/>
          <w:szCs w:val="21"/>
        </w:rPr>
        <w:t> </w:t>
      </w:r>
      <w:hyperlink r:id="rId96" w:history="1">
        <w:r w:rsidRPr="00C10ED4">
          <w:rPr>
            <w:rFonts w:ascii="Helvetica" w:eastAsia="宋体" w:hAnsi="Helvetica" w:cs="Helvetica"/>
            <w:color w:val="337AB7"/>
            <w:kern w:val="0"/>
            <w:szCs w:val="21"/>
          </w:rPr>
          <w:t>视图</w:t>
        </w:r>
      </w:hyperlink>
      <w:r w:rsidRPr="00C10ED4">
        <w:rPr>
          <w:rFonts w:ascii="Helvetica" w:eastAsia="宋体" w:hAnsi="Helvetica" w:cs="Helvetica"/>
          <w:color w:val="31708F"/>
          <w:kern w:val="0"/>
          <w:szCs w:val="21"/>
        </w:rPr>
        <w:t>一部分，</w:t>
      </w:r>
      <w:r w:rsidRPr="00C10ED4">
        <w:rPr>
          <w:rFonts w:ascii="Helvetica" w:eastAsia="宋体" w:hAnsi="Helvetica" w:cs="Helvetica"/>
          <w:color w:val="31708F"/>
          <w:kern w:val="0"/>
          <w:szCs w:val="21"/>
        </w:rPr>
        <w:t xml:space="preserve"> </w:t>
      </w:r>
      <w:r w:rsidRPr="00C10ED4">
        <w:rPr>
          <w:rFonts w:ascii="Helvetica" w:eastAsia="宋体" w:hAnsi="Helvetica" w:cs="Helvetica"/>
          <w:color w:val="31708F"/>
          <w:kern w:val="0"/>
          <w:szCs w:val="21"/>
        </w:rPr>
        <w:t>但是在模型中申明标签通常非常方便，并可行程非常简洁可重用代码。</w:t>
      </w:r>
    </w:p>
    <w:p w:rsidR="00C10ED4" w:rsidRDefault="00C10ED4" w:rsidP="00185D12">
      <w:pPr>
        <w:rPr>
          <w:noProof/>
        </w:rPr>
      </w:pPr>
    </w:p>
    <w:p w:rsidR="0051079B" w:rsidRDefault="0051079B" w:rsidP="00085B07">
      <w:pPr>
        <w:outlineLvl w:val="2"/>
        <w:rPr>
          <w:noProof/>
        </w:rPr>
      </w:pPr>
      <w:r>
        <w:rPr>
          <w:rFonts w:hint="eastAsia"/>
          <w:noProof/>
        </w:rPr>
        <w:t>3</w:t>
      </w:r>
      <w:r>
        <w:rPr>
          <w:rFonts w:hint="eastAsia"/>
          <w:noProof/>
        </w:rPr>
        <w:t>、场</w:t>
      </w:r>
      <w:r>
        <w:rPr>
          <w:noProof/>
        </w:rPr>
        <w:t>景</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模型可能在多个</w:t>
      </w:r>
      <w:r>
        <w:rPr>
          <w:rFonts w:ascii="Helvetica" w:hAnsi="Helvetica" w:cs="Helvetica"/>
          <w:color w:val="333333"/>
          <w:sz w:val="21"/>
          <w:szCs w:val="21"/>
        </w:rPr>
        <w:t> </w:t>
      </w:r>
      <w:r>
        <w:rPr>
          <w:rStyle w:val="ad"/>
          <w:rFonts w:ascii="Helvetica" w:hAnsi="Helvetica" w:cs="Helvetica"/>
          <w:color w:val="333333"/>
          <w:sz w:val="21"/>
          <w:szCs w:val="21"/>
        </w:rPr>
        <w:t>场景</w:t>
      </w:r>
      <w:r>
        <w:rPr>
          <w:rFonts w:ascii="Helvetica" w:hAnsi="Helvetica" w:cs="Helvetica"/>
          <w:color w:val="333333"/>
          <w:sz w:val="21"/>
          <w:szCs w:val="21"/>
        </w:rPr>
        <w:t> </w:t>
      </w:r>
      <w:r>
        <w:rPr>
          <w:rFonts w:ascii="Helvetica" w:hAnsi="Helvetica" w:cs="Helvetica"/>
          <w:color w:val="333333"/>
          <w:sz w:val="21"/>
          <w:szCs w:val="21"/>
        </w:rPr>
        <w:t>下使用，例如</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User</w:t>
      </w:r>
      <w:r>
        <w:rPr>
          <w:rFonts w:ascii="Helvetica" w:hAnsi="Helvetica" w:cs="Helvetica"/>
          <w:color w:val="333333"/>
          <w:sz w:val="21"/>
          <w:szCs w:val="21"/>
        </w:rPr>
        <w:t> </w:t>
      </w:r>
      <w:r>
        <w:rPr>
          <w:rFonts w:ascii="Helvetica" w:hAnsi="Helvetica" w:cs="Helvetica"/>
          <w:color w:val="333333"/>
          <w:sz w:val="21"/>
          <w:szCs w:val="21"/>
        </w:rPr>
        <w:t>模块可能会在收集用户登录输入，</w:t>
      </w:r>
      <w:r>
        <w:rPr>
          <w:rFonts w:ascii="Helvetica" w:hAnsi="Helvetica" w:cs="Helvetica"/>
          <w:color w:val="333333"/>
          <w:sz w:val="21"/>
          <w:szCs w:val="21"/>
        </w:rPr>
        <w:t xml:space="preserve"> </w:t>
      </w:r>
      <w:r>
        <w:rPr>
          <w:rFonts w:ascii="Helvetica" w:hAnsi="Helvetica" w:cs="Helvetica"/>
          <w:color w:val="333333"/>
          <w:sz w:val="21"/>
          <w:szCs w:val="21"/>
        </w:rPr>
        <w:t>也可能会在用户注册时使用。在不同的场景下，</w:t>
      </w:r>
      <w:r>
        <w:rPr>
          <w:rFonts w:ascii="Helvetica" w:hAnsi="Helvetica" w:cs="Helvetica"/>
          <w:color w:val="333333"/>
          <w:sz w:val="21"/>
          <w:szCs w:val="21"/>
        </w:rPr>
        <w:t xml:space="preserve"> </w:t>
      </w:r>
      <w:r>
        <w:rPr>
          <w:rFonts w:ascii="Helvetica" w:hAnsi="Helvetica" w:cs="Helvetica"/>
          <w:color w:val="333333"/>
          <w:sz w:val="21"/>
          <w:szCs w:val="21"/>
        </w:rPr>
        <w:t>模型可能会使用不同的业务规则和逻辑，</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email</w:t>
      </w:r>
      <w:r>
        <w:rPr>
          <w:rFonts w:ascii="Helvetica" w:hAnsi="Helvetica" w:cs="Helvetica"/>
          <w:color w:val="333333"/>
          <w:sz w:val="21"/>
          <w:szCs w:val="21"/>
        </w:rPr>
        <w:t> </w:t>
      </w:r>
      <w:r>
        <w:rPr>
          <w:rFonts w:ascii="Helvetica" w:hAnsi="Helvetica" w:cs="Helvetica"/>
          <w:color w:val="333333"/>
          <w:sz w:val="21"/>
          <w:szCs w:val="21"/>
        </w:rPr>
        <w:t>属性在注册时强制要求有，但在登陆时不需要。</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模型使用</w:t>
      </w:r>
      <w:r>
        <w:rPr>
          <w:rFonts w:ascii="Helvetica" w:hAnsi="Helvetica" w:cs="Helvetica"/>
          <w:color w:val="333333"/>
          <w:sz w:val="21"/>
          <w:szCs w:val="21"/>
        </w:rPr>
        <w:t> </w:t>
      </w:r>
      <w:r>
        <w:rPr>
          <w:rStyle w:val="broken-link"/>
          <w:rFonts w:ascii="Helvetica" w:hAnsi="Helvetica" w:cs="Helvetica"/>
          <w:color w:val="333333"/>
          <w:sz w:val="21"/>
          <w:szCs w:val="21"/>
        </w:rPr>
        <w:t>yii\base\Model::scenario</w:t>
      </w:r>
      <w:r>
        <w:rPr>
          <w:rFonts w:ascii="Helvetica" w:hAnsi="Helvetica" w:cs="Helvetica"/>
          <w:color w:val="333333"/>
          <w:sz w:val="21"/>
          <w:szCs w:val="21"/>
        </w:rPr>
        <w:t> </w:t>
      </w:r>
      <w:r>
        <w:rPr>
          <w:rFonts w:ascii="Helvetica" w:hAnsi="Helvetica" w:cs="Helvetica"/>
          <w:color w:val="333333"/>
          <w:sz w:val="21"/>
          <w:szCs w:val="21"/>
        </w:rPr>
        <w:t>属性保持使用场景的跟踪，</w:t>
      </w:r>
      <w:r>
        <w:rPr>
          <w:rFonts w:ascii="Helvetica" w:hAnsi="Helvetica" w:cs="Helvetica"/>
          <w:color w:val="333333"/>
          <w:sz w:val="21"/>
          <w:szCs w:val="21"/>
        </w:rPr>
        <w:t xml:space="preserve"> </w:t>
      </w:r>
      <w:r>
        <w:rPr>
          <w:rFonts w:ascii="Helvetica" w:hAnsi="Helvetica" w:cs="Helvetica"/>
          <w:color w:val="333333"/>
          <w:sz w:val="21"/>
          <w:szCs w:val="21"/>
        </w:rPr>
        <w:t>默认情况下，模型支持一个名为</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default</w:t>
      </w:r>
      <w:r>
        <w:rPr>
          <w:rFonts w:ascii="Helvetica" w:hAnsi="Helvetica" w:cs="Helvetica"/>
          <w:color w:val="333333"/>
          <w:sz w:val="21"/>
          <w:szCs w:val="21"/>
        </w:rPr>
        <w:t> </w:t>
      </w:r>
      <w:r>
        <w:rPr>
          <w:rFonts w:ascii="Helvetica" w:hAnsi="Helvetica" w:cs="Helvetica"/>
          <w:color w:val="333333"/>
          <w:sz w:val="21"/>
          <w:szCs w:val="21"/>
        </w:rPr>
        <w:t>的场景，</w:t>
      </w:r>
      <w:r>
        <w:rPr>
          <w:rFonts w:ascii="Helvetica" w:hAnsi="Helvetica" w:cs="Helvetica"/>
          <w:color w:val="333333"/>
          <w:sz w:val="21"/>
          <w:szCs w:val="21"/>
        </w:rPr>
        <w:t xml:space="preserve"> </w:t>
      </w:r>
      <w:r>
        <w:rPr>
          <w:rFonts w:ascii="Helvetica" w:hAnsi="Helvetica" w:cs="Helvetica"/>
          <w:color w:val="333333"/>
          <w:sz w:val="21"/>
          <w:szCs w:val="21"/>
        </w:rPr>
        <w:t>如下展示两种设置场景的方法</w:t>
      </w:r>
      <w:r>
        <w:rPr>
          <w:rFonts w:ascii="Helvetica" w:hAnsi="Helvetica" w:cs="Helvetica"/>
          <w:color w:val="333333"/>
          <w:sz w:val="21"/>
          <w:szCs w:val="21"/>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场景作为属性来设置</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User;</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 xml:space="preserve">-&gt;scenario = </w:t>
      </w:r>
      <w:r>
        <w:rPr>
          <w:rStyle w:val="hljs-string"/>
          <w:rFonts w:ascii="Consolas" w:hAnsi="Consolas" w:cs="Consolas"/>
          <w:color w:val="880000"/>
          <w:shd w:val="clear" w:color="auto" w:fill="F0F0F0"/>
        </w:rPr>
        <w:t>'login'</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场景通过构造初始化配置来设置</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User([</w:t>
      </w:r>
      <w:r>
        <w:rPr>
          <w:rStyle w:val="hljs-string"/>
          <w:rFonts w:ascii="Consolas" w:hAnsi="Consolas" w:cs="Consolas"/>
          <w:color w:val="880000"/>
          <w:shd w:val="clear" w:color="auto" w:fill="F0F0F0"/>
        </w:rPr>
        <w:t>'scenario'</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'login'</w:t>
      </w:r>
      <w:r>
        <w:rPr>
          <w:rStyle w:val="HTML"/>
          <w:rFonts w:ascii="Consolas" w:hAnsi="Consolas" w:cs="Consolas"/>
          <w:color w:val="444444"/>
          <w:shd w:val="clear" w:color="auto" w:fill="F0F0F0"/>
        </w:rPr>
        <w:t>]);</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默认情况下，模型支持的场景由模型中申明的</w:t>
      </w:r>
      <w:r>
        <w:rPr>
          <w:rFonts w:ascii="Helvetica" w:hAnsi="Helvetica" w:cs="Helvetica"/>
          <w:color w:val="333333"/>
          <w:sz w:val="21"/>
          <w:szCs w:val="21"/>
        </w:rPr>
        <w:t> </w:t>
      </w:r>
      <w:hyperlink r:id="rId97" w:anchor="validation-rules" w:history="1">
        <w:r>
          <w:rPr>
            <w:rStyle w:val="a4"/>
            <w:rFonts w:ascii="Helvetica" w:hAnsi="Helvetica" w:cs="Helvetica"/>
            <w:color w:val="337AB7"/>
            <w:sz w:val="21"/>
            <w:szCs w:val="21"/>
          </w:rPr>
          <w:t>验证规则</w:t>
        </w:r>
      </w:hyperlink>
      <w:r>
        <w:rPr>
          <w:rFonts w:ascii="Helvetica" w:hAnsi="Helvetica" w:cs="Helvetica"/>
          <w:color w:val="333333"/>
          <w:sz w:val="21"/>
          <w:szCs w:val="21"/>
        </w:rPr>
        <w:t> </w:t>
      </w:r>
      <w:r>
        <w:rPr>
          <w:rFonts w:ascii="Helvetica" w:hAnsi="Helvetica" w:cs="Helvetica"/>
          <w:color w:val="333333"/>
          <w:sz w:val="21"/>
          <w:szCs w:val="21"/>
        </w:rPr>
        <w:t>来决定，</w:t>
      </w:r>
      <w:r>
        <w:rPr>
          <w:rFonts w:ascii="Helvetica" w:hAnsi="Helvetica" w:cs="Helvetica"/>
          <w:color w:val="333333"/>
          <w:sz w:val="21"/>
          <w:szCs w:val="21"/>
        </w:rPr>
        <w:t xml:space="preserve"> </w:t>
      </w:r>
      <w:r>
        <w:rPr>
          <w:rFonts w:ascii="Helvetica" w:hAnsi="Helvetica" w:cs="Helvetica"/>
          <w:color w:val="333333"/>
          <w:sz w:val="21"/>
          <w:szCs w:val="21"/>
        </w:rPr>
        <w:t>但你可以通过覆盖</w:t>
      </w:r>
      <w:hyperlink r:id="rId98" w:anchor="scenarios()-detail" w:history="1">
        <w:r>
          <w:rPr>
            <w:rStyle w:val="a4"/>
            <w:rFonts w:ascii="Helvetica" w:hAnsi="Helvetica" w:cs="Helvetica"/>
            <w:color w:val="337AB7"/>
            <w:sz w:val="21"/>
            <w:szCs w:val="21"/>
          </w:rPr>
          <w:t>yii\base\Model::scenarios()</w:t>
        </w:r>
      </w:hyperlink>
      <w:r>
        <w:rPr>
          <w:rFonts w:ascii="Helvetica" w:hAnsi="Helvetica" w:cs="Helvetica"/>
          <w:color w:val="333333"/>
          <w:sz w:val="21"/>
          <w:szCs w:val="21"/>
        </w:rPr>
        <w:t>方法来自定义行为，</w:t>
      </w:r>
      <w:r>
        <w:rPr>
          <w:rFonts w:ascii="Helvetica" w:hAnsi="Helvetica" w:cs="Helvetica"/>
          <w:color w:val="333333"/>
          <w:sz w:val="21"/>
          <w:szCs w:val="21"/>
        </w:rPr>
        <w:t xml:space="preserve"> </w:t>
      </w:r>
      <w:r>
        <w:rPr>
          <w:rFonts w:ascii="Helvetica" w:hAnsi="Helvetica" w:cs="Helvetica"/>
          <w:color w:val="333333"/>
          <w:sz w:val="21"/>
          <w:szCs w:val="21"/>
        </w:rPr>
        <w:t>如下所示：</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namespace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app</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models</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db</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ActiveRecord</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class"/>
          <w:rFonts w:ascii="Consolas" w:hAnsi="Consolas" w:cs="Consolas"/>
          <w:color w:val="444444"/>
          <w:shd w:val="clear" w:color="auto" w:fill="F0F0F0"/>
        </w:rPr>
      </w:pPr>
      <w:r>
        <w:rPr>
          <w:rStyle w:val="hljs-keyword"/>
          <w:rFonts w:ascii="Consolas" w:hAnsi="Consolas" w:cs="Consolas"/>
          <w:b/>
          <w:bCs/>
          <w:color w:val="444444"/>
          <w:shd w:val="clear" w:color="auto" w:fill="F0F0F0"/>
        </w:rPr>
        <w:t>class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User</w:t>
      </w:r>
      <w:r>
        <w:rPr>
          <w:rStyle w:val="hljs-class"/>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extends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ActiveRecord</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const</w:t>
      </w:r>
      <w:r>
        <w:rPr>
          <w:rStyle w:val="HTML"/>
          <w:rFonts w:ascii="Consolas" w:hAnsi="Consolas" w:cs="Consolas"/>
          <w:color w:val="444444"/>
          <w:shd w:val="clear" w:color="auto" w:fill="F0F0F0"/>
        </w:rPr>
        <w:t xml:space="preserve"> SCENARIO_LOGIN = </w:t>
      </w:r>
      <w:r>
        <w:rPr>
          <w:rStyle w:val="hljs-string"/>
          <w:rFonts w:ascii="Consolas" w:hAnsi="Consolas" w:cs="Consolas"/>
          <w:color w:val="880000"/>
          <w:shd w:val="clear" w:color="auto" w:fill="F0F0F0"/>
        </w:rPr>
        <w:t>'login'</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const</w:t>
      </w:r>
      <w:r>
        <w:rPr>
          <w:rStyle w:val="HTML"/>
          <w:rFonts w:ascii="Consolas" w:hAnsi="Consolas" w:cs="Consolas"/>
          <w:color w:val="444444"/>
          <w:shd w:val="clear" w:color="auto" w:fill="F0F0F0"/>
        </w:rPr>
        <w:t xml:space="preserve"> SCENARIO_REGISTER = </w:t>
      </w:r>
      <w:r>
        <w:rPr>
          <w:rStyle w:val="hljs-string"/>
          <w:rFonts w:ascii="Consolas" w:hAnsi="Consolas" w:cs="Consolas"/>
          <w:color w:val="880000"/>
          <w:shd w:val="clear" w:color="auto" w:fill="F0F0F0"/>
        </w:rPr>
        <w:t>'register'</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scenarios</w:t>
      </w:r>
      <w:r>
        <w:rPr>
          <w:rStyle w:val="hljs-params"/>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self</w:t>
      </w:r>
      <w:r>
        <w:rPr>
          <w:rStyle w:val="HTML"/>
          <w:rFonts w:ascii="Consolas" w:hAnsi="Consolas" w:cs="Consolas"/>
          <w:color w:val="444444"/>
          <w:shd w:val="clear" w:color="auto" w:fill="F0F0F0"/>
        </w:rPr>
        <w:t>::SCENARIO_LOGIN =&gt; [</w:t>
      </w:r>
      <w:r>
        <w:rPr>
          <w:rStyle w:val="hljs-string"/>
          <w:rFonts w:ascii="Consolas" w:hAnsi="Consolas" w:cs="Consolas"/>
          <w:color w:val="880000"/>
          <w:shd w:val="clear" w:color="auto" w:fill="F0F0F0"/>
        </w:rPr>
        <w:t>'username'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'password'</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self</w:t>
      </w:r>
      <w:r>
        <w:rPr>
          <w:rStyle w:val="HTML"/>
          <w:rFonts w:ascii="Consolas" w:hAnsi="Consolas" w:cs="Consolas"/>
          <w:color w:val="444444"/>
          <w:shd w:val="clear" w:color="auto" w:fill="F0F0F0"/>
        </w:rPr>
        <w:t>::SCENARIO_REGISTER =&gt; [</w:t>
      </w:r>
      <w:r>
        <w:rPr>
          <w:rStyle w:val="hljs-string"/>
          <w:rFonts w:ascii="Consolas" w:hAnsi="Consolas" w:cs="Consolas"/>
          <w:color w:val="880000"/>
          <w:shd w:val="clear" w:color="auto" w:fill="F0F0F0"/>
        </w:rPr>
        <w:t>'username'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'email'</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'password'</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r>
        <w:rPr>
          <w:rFonts w:ascii="Helvetica" w:hAnsi="Helvetica" w:cs="Helvetica"/>
          <w:color w:val="31708F"/>
          <w:sz w:val="21"/>
          <w:szCs w:val="21"/>
        </w:rPr>
        <w:t>在上述和下述的例子中，模型类都是继承</w:t>
      </w:r>
      <w:hyperlink r:id="rId99" w:history="1">
        <w:r>
          <w:rPr>
            <w:rStyle w:val="a4"/>
            <w:rFonts w:ascii="Helvetica" w:hAnsi="Helvetica" w:cs="Helvetica"/>
            <w:color w:val="337AB7"/>
            <w:sz w:val="21"/>
            <w:szCs w:val="21"/>
          </w:rPr>
          <w:t>yii\db\ActiveRecord</w:t>
        </w:r>
      </w:hyperlink>
      <w:r>
        <w:rPr>
          <w:rFonts w:ascii="Helvetica" w:hAnsi="Helvetica" w:cs="Helvetica"/>
          <w:color w:val="31708F"/>
          <w:sz w:val="21"/>
          <w:szCs w:val="21"/>
        </w:rPr>
        <w:t>，</w:t>
      </w:r>
      <w:r>
        <w:rPr>
          <w:rFonts w:ascii="Helvetica" w:hAnsi="Helvetica" w:cs="Helvetica"/>
          <w:color w:val="31708F"/>
          <w:sz w:val="21"/>
          <w:szCs w:val="21"/>
        </w:rPr>
        <w:t xml:space="preserve"> </w:t>
      </w:r>
      <w:r>
        <w:rPr>
          <w:rFonts w:ascii="Helvetica" w:hAnsi="Helvetica" w:cs="Helvetica"/>
          <w:color w:val="31708F"/>
          <w:sz w:val="21"/>
          <w:szCs w:val="21"/>
        </w:rPr>
        <w:t>因为多场景的使用通常发生在</w:t>
      </w:r>
      <w:hyperlink r:id="rId100" w:history="1">
        <w:r>
          <w:rPr>
            <w:rStyle w:val="a4"/>
            <w:rFonts w:ascii="Helvetica" w:hAnsi="Helvetica" w:cs="Helvetica"/>
            <w:color w:val="337AB7"/>
            <w:sz w:val="21"/>
            <w:szCs w:val="21"/>
          </w:rPr>
          <w:t>Active Record</w:t>
        </w:r>
      </w:hyperlink>
      <w:r>
        <w:rPr>
          <w:rFonts w:ascii="Helvetica" w:hAnsi="Helvetica" w:cs="Helvetica"/>
          <w:color w:val="31708F"/>
          <w:sz w:val="21"/>
          <w:szCs w:val="21"/>
        </w:rPr>
        <w:t> </w:t>
      </w:r>
      <w:r>
        <w:rPr>
          <w:rFonts w:ascii="Helvetica" w:hAnsi="Helvetica" w:cs="Helvetica"/>
          <w:color w:val="31708F"/>
          <w:sz w:val="21"/>
          <w:szCs w:val="21"/>
        </w:rPr>
        <w:t>类中</w:t>
      </w:r>
      <w:r>
        <w:rPr>
          <w:rFonts w:ascii="Helvetica" w:hAnsi="Helvetica" w:cs="Helvetica"/>
          <w:color w:val="31708F"/>
          <w:sz w:val="21"/>
          <w:szCs w:val="21"/>
        </w:rPr>
        <w:t>.</w:t>
      </w:r>
    </w:p>
    <w:p w:rsidR="00C10ED4" w:rsidRDefault="00C10ED4" w:rsidP="00C10ED4">
      <w:pPr>
        <w:pStyle w:val="a9"/>
        <w:shd w:val="clear" w:color="auto" w:fill="FFFFFF"/>
        <w:spacing w:before="0" w:beforeAutospacing="0" w:after="150" w:afterAutospacing="0"/>
        <w:ind w:firstLine="380"/>
        <w:rPr>
          <w:rFonts w:ascii="Helvetica" w:hAnsi="Helvetica" w:cs="Helvetica"/>
          <w:color w:val="333333"/>
          <w:sz w:val="21"/>
          <w:szCs w:val="21"/>
        </w:rPr>
      </w:pPr>
      <w:r>
        <w:rPr>
          <w:rStyle w:val="HTML"/>
          <w:rFonts w:ascii="Consolas" w:hAnsi="Consolas" w:cs="Consolas"/>
          <w:color w:val="C7254E"/>
          <w:sz w:val="19"/>
          <w:szCs w:val="19"/>
          <w:shd w:val="clear" w:color="auto" w:fill="F9F2F4"/>
        </w:rPr>
        <w:t>scenarios()</w:t>
      </w:r>
      <w:r>
        <w:rPr>
          <w:rFonts w:ascii="Helvetica" w:hAnsi="Helvetica" w:cs="Helvetica"/>
          <w:color w:val="333333"/>
          <w:sz w:val="21"/>
          <w:szCs w:val="21"/>
        </w:rPr>
        <w:t> </w:t>
      </w:r>
      <w:r>
        <w:rPr>
          <w:rFonts w:ascii="Helvetica" w:hAnsi="Helvetica" w:cs="Helvetica"/>
          <w:color w:val="333333"/>
          <w:sz w:val="21"/>
          <w:szCs w:val="21"/>
        </w:rPr>
        <w:t>方法返回一个数组，数组的键为场景名，值为对应的</w:t>
      </w:r>
      <w:r>
        <w:rPr>
          <w:rFonts w:ascii="Helvetica" w:hAnsi="Helvetica" w:cs="Helvetica"/>
          <w:color w:val="333333"/>
          <w:sz w:val="21"/>
          <w:szCs w:val="21"/>
        </w:rPr>
        <w:t> </w:t>
      </w:r>
      <w:r>
        <w:rPr>
          <w:rStyle w:val="ad"/>
          <w:rFonts w:ascii="Helvetica" w:hAnsi="Helvetica" w:cs="Helvetica"/>
          <w:color w:val="333333"/>
          <w:sz w:val="21"/>
          <w:szCs w:val="21"/>
        </w:rPr>
        <w:t>active attributes</w:t>
      </w:r>
      <w:r>
        <w:rPr>
          <w:rStyle w:val="ad"/>
          <w:rFonts w:ascii="Helvetica" w:hAnsi="Helvetica" w:cs="Helvetica"/>
          <w:color w:val="333333"/>
          <w:sz w:val="21"/>
          <w:szCs w:val="21"/>
        </w:rPr>
        <w:t>活动属性</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活动属性可被</w:t>
      </w:r>
      <w:r>
        <w:rPr>
          <w:rFonts w:ascii="Helvetica" w:hAnsi="Helvetica" w:cs="Helvetica"/>
          <w:color w:val="333333"/>
          <w:sz w:val="21"/>
          <w:szCs w:val="21"/>
        </w:rPr>
        <w:t> </w:t>
      </w:r>
      <w:hyperlink r:id="rId101" w:anchor="massive-assignment" w:history="1">
        <w:r>
          <w:rPr>
            <w:rStyle w:val="a4"/>
            <w:rFonts w:ascii="Helvetica" w:hAnsi="Helvetica" w:cs="Helvetica"/>
            <w:color w:val="337AB7"/>
            <w:sz w:val="21"/>
            <w:szCs w:val="21"/>
          </w:rPr>
          <w:t>块赋值</w:t>
        </w:r>
      </w:hyperlink>
      <w:r>
        <w:rPr>
          <w:rFonts w:ascii="Helvetica" w:hAnsi="Helvetica" w:cs="Helvetica"/>
          <w:color w:val="333333"/>
          <w:sz w:val="21"/>
          <w:szCs w:val="21"/>
        </w:rPr>
        <w:t> </w:t>
      </w:r>
      <w:r>
        <w:rPr>
          <w:rFonts w:ascii="Helvetica" w:hAnsi="Helvetica" w:cs="Helvetica"/>
          <w:color w:val="333333"/>
          <w:sz w:val="21"/>
          <w:szCs w:val="21"/>
        </w:rPr>
        <w:t>并遵循</w:t>
      </w:r>
      <w:hyperlink r:id="rId102" w:anchor="validation-rules" w:history="1">
        <w:r>
          <w:rPr>
            <w:rStyle w:val="a4"/>
            <w:rFonts w:ascii="Helvetica" w:hAnsi="Helvetica" w:cs="Helvetica"/>
            <w:color w:val="337AB7"/>
            <w:sz w:val="21"/>
            <w:szCs w:val="21"/>
          </w:rPr>
          <w:t>验证规则</w:t>
        </w:r>
      </w:hyperlink>
      <w:r>
        <w:rPr>
          <w:rFonts w:ascii="Helvetica" w:hAnsi="Helvetica" w:cs="Helvetica"/>
          <w:color w:val="333333"/>
          <w:sz w:val="21"/>
          <w:szCs w:val="21"/>
        </w:rPr>
        <w:t> </w:t>
      </w:r>
      <w:r>
        <w:rPr>
          <w:rFonts w:ascii="Helvetica" w:hAnsi="Helvetica" w:cs="Helvetica"/>
          <w:color w:val="333333"/>
          <w:sz w:val="21"/>
          <w:szCs w:val="21"/>
        </w:rPr>
        <w:t>在上述例子中，</w:t>
      </w:r>
      <w:r>
        <w:rPr>
          <w:rStyle w:val="HTML"/>
          <w:rFonts w:ascii="Consolas" w:hAnsi="Consolas" w:cs="Consolas"/>
          <w:color w:val="C7254E"/>
          <w:sz w:val="19"/>
          <w:szCs w:val="19"/>
          <w:shd w:val="clear" w:color="auto" w:fill="F9F2F4"/>
        </w:rPr>
        <w:t>username</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password</w:t>
      </w:r>
      <w:r>
        <w:rPr>
          <w:rFonts w:ascii="Helvetica" w:hAnsi="Helvetica" w:cs="Helvetica"/>
          <w:color w:val="333333"/>
          <w:sz w:val="21"/>
          <w:szCs w:val="21"/>
        </w:rPr>
        <w:t> </w:t>
      </w:r>
      <w:r>
        <w:rPr>
          <w:rFonts w:ascii="Helvetica" w:hAnsi="Helvetica" w:cs="Helvetica"/>
          <w:color w:val="333333"/>
          <w:sz w:val="21"/>
          <w:szCs w:val="21"/>
        </w:rPr>
        <w:t>在</w:t>
      </w:r>
      <w:r>
        <w:rPr>
          <w:rStyle w:val="HTML"/>
          <w:rFonts w:ascii="Consolas" w:hAnsi="Consolas" w:cs="Consolas"/>
          <w:color w:val="C7254E"/>
          <w:sz w:val="19"/>
          <w:szCs w:val="19"/>
          <w:shd w:val="clear" w:color="auto" w:fill="F9F2F4"/>
        </w:rPr>
        <w:t>login</w:t>
      </w:r>
      <w:r>
        <w:rPr>
          <w:rFonts w:ascii="Helvetica" w:hAnsi="Helvetica" w:cs="Helvetica"/>
          <w:color w:val="333333"/>
          <w:sz w:val="21"/>
          <w:szCs w:val="21"/>
        </w:rPr>
        <w:t>场景中启用，在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register</w:t>
      </w:r>
      <w:r>
        <w:rPr>
          <w:rFonts w:ascii="Helvetica" w:hAnsi="Helvetica" w:cs="Helvetica"/>
          <w:color w:val="333333"/>
          <w:sz w:val="21"/>
          <w:szCs w:val="21"/>
        </w:rPr>
        <w:t> </w:t>
      </w:r>
      <w:r>
        <w:rPr>
          <w:rFonts w:ascii="Helvetica" w:hAnsi="Helvetica" w:cs="Helvetica"/>
          <w:color w:val="333333"/>
          <w:sz w:val="21"/>
          <w:szCs w:val="21"/>
        </w:rPr>
        <w:t>场景中</w:t>
      </w:r>
      <w:r>
        <w:rPr>
          <w:rFonts w:ascii="Helvetica" w:hAnsi="Helvetica" w:cs="Helvetica"/>
          <w:color w:val="333333"/>
          <w:sz w:val="21"/>
          <w:szCs w:val="21"/>
        </w:rPr>
        <w:t xml:space="preserve">, </w:t>
      </w:r>
      <w:r>
        <w:rPr>
          <w:rFonts w:ascii="Helvetica" w:hAnsi="Helvetica" w:cs="Helvetica"/>
          <w:color w:val="333333"/>
          <w:sz w:val="21"/>
          <w:szCs w:val="21"/>
        </w:rPr>
        <w:t>除了</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username</w:t>
      </w:r>
      <w:r>
        <w:rPr>
          <w:rFonts w:ascii="Helvetica" w:hAnsi="Helvetica" w:cs="Helvetica"/>
          <w:color w:val="333333"/>
          <w:sz w:val="21"/>
          <w:szCs w:val="21"/>
        </w:rPr>
        <w:t> and </w:t>
      </w:r>
      <w:r>
        <w:rPr>
          <w:rStyle w:val="HTML"/>
          <w:rFonts w:ascii="Consolas" w:hAnsi="Consolas" w:cs="Consolas"/>
          <w:color w:val="C7254E"/>
          <w:sz w:val="19"/>
          <w:szCs w:val="19"/>
          <w:shd w:val="clear" w:color="auto" w:fill="F9F2F4"/>
        </w:rPr>
        <w:t>password</w:t>
      </w:r>
      <w:r>
        <w:rPr>
          <w:rFonts w:ascii="Helvetica" w:hAnsi="Helvetica" w:cs="Helvetica"/>
          <w:color w:val="333333"/>
          <w:sz w:val="21"/>
          <w:szCs w:val="21"/>
        </w:rPr>
        <w:t> </w:t>
      </w:r>
      <w:r>
        <w:rPr>
          <w:rFonts w:ascii="Helvetica" w:hAnsi="Helvetica" w:cs="Helvetica"/>
          <w:color w:val="333333"/>
          <w:sz w:val="21"/>
          <w:szCs w:val="21"/>
        </w:rPr>
        <w:t>外</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email</w:t>
      </w:r>
      <w:r>
        <w:rPr>
          <w:rFonts w:ascii="Helvetica" w:hAnsi="Helvetica" w:cs="Helvetica"/>
          <w:color w:val="333333"/>
          <w:sz w:val="21"/>
          <w:szCs w:val="21"/>
        </w:rPr>
        <w:t> </w:t>
      </w:r>
      <w:r>
        <w:rPr>
          <w:rFonts w:ascii="Helvetica" w:hAnsi="Helvetica" w:cs="Helvetica"/>
          <w:color w:val="333333"/>
          <w:sz w:val="21"/>
          <w:szCs w:val="21"/>
        </w:rPr>
        <w:t>也被启用。</w:t>
      </w:r>
    </w:p>
    <w:p w:rsidR="00C10ED4" w:rsidRDefault="00C10ED4" w:rsidP="00C10ED4">
      <w:pPr>
        <w:pStyle w:val="a9"/>
        <w:shd w:val="clear" w:color="auto" w:fill="FFFFFF"/>
        <w:spacing w:before="0" w:beforeAutospacing="0" w:after="150" w:afterAutospacing="0"/>
        <w:ind w:firstLine="380"/>
        <w:rPr>
          <w:rFonts w:ascii="Helvetica" w:hAnsi="Helvetica" w:cs="Helvetica"/>
          <w:color w:val="333333"/>
          <w:sz w:val="21"/>
          <w:szCs w:val="21"/>
        </w:rPr>
      </w:pPr>
      <w:r>
        <w:rPr>
          <w:rStyle w:val="HTML"/>
          <w:rFonts w:ascii="Consolas" w:hAnsi="Consolas" w:cs="Consolas"/>
          <w:color w:val="C7254E"/>
          <w:sz w:val="19"/>
          <w:szCs w:val="19"/>
          <w:shd w:val="clear" w:color="auto" w:fill="F9F2F4"/>
        </w:rPr>
        <w:t>scenarios()</w:t>
      </w:r>
      <w:r>
        <w:rPr>
          <w:rFonts w:ascii="Helvetica" w:hAnsi="Helvetica" w:cs="Helvetica"/>
          <w:color w:val="333333"/>
          <w:sz w:val="21"/>
          <w:szCs w:val="21"/>
        </w:rPr>
        <w:t> </w:t>
      </w:r>
      <w:r>
        <w:rPr>
          <w:rFonts w:ascii="Helvetica" w:hAnsi="Helvetica" w:cs="Helvetica"/>
          <w:color w:val="333333"/>
          <w:sz w:val="21"/>
          <w:szCs w:val="21"/>
        </w:rPr>
        <w:t>方法默认实现会返回所有</w:t>
      </w:r>
      <w:hyperlink r:id="rId103" w:anchor="rules()-detail" w:history="1">
        <w:r>
          <w:rPr>
            <w:rStyle w:val="a4"/>
            <w:rFonts w:ascii="Helvetica" w:hAnsi="Helvetica" w:cs="Helvetica"/>
            <w:color w:val="337AB7"/>
            <w:sz w:val="21"/>
            <w:szCs w:val="21"/>
          </w:rPr>
          <w:t>yii\base\Model::rules()</w:t>
        </w:r>
      </w:hyperlink>
      <w:r>
        <w:rPr>
          <w:rFonts w:ascii="Helvetica" w:hAnsi="Helvetica" w:cs="Helvetica"/>
          <w:color w:val="333333"/>
          <w:sz w:val="21"/>
          <w:szCs w:val="21"/>
        </w:rPr>
        <w:t>方法申明的验证规则中的场景，</w:t>
      </w:r>
      <w:r>
        <w:rPr>
          <w:rFonts w:ascii="Helvetica" w:hAnsi="Helvetica" w:cs="Helvetica"/>
          <w:color w:val="333333"/>
          <w:sz w:val="21"/>
          <w:szCs w:val="21"/>
        </w:rPr>
        <w:t xml:space="preserve"> </w:t>
      </w:r>
      <w:r>
        <w:rPr>
          <w:rFonts w:ascii="Helvetica" w:hAnsi="Helvetica" w:cs="Helvetica"/>
          <w:color w:val="333333"/>
          <w:sz w:val="21"/>
          <w:szCs w:val="21"/>
        </w:rPr>
        <w:t>当覆盖</w:t>
      </w:r>
      <w:r>
        <w:rPr>
          <w:rStyle w:val="HTML"/>
          <w:rFonts w:ascii="Consolas" w:hAnsi="Consolas" w:cs="Consolas"/>
          <w:color w:val="C7254E"/>
          <w:sz w:val="19"/>
          <w:szCs w:val="19"/>
          <w:shd w:val="clear" w:color="auto" w:fill="F9F2F4"/>
        </w:rPr>
        <w:t>scenarios()</w:t>
      </w:r>
      <w:r>
        <w:rPr>
          <w:rFonts w:ascii="Helvetica" w:hAnsi="Helvetica" w:cs="Helvetica"/>
          <w:color w:val="333333"/>
          <w:sz w:val="21"/>
          <w:szCs w:val="21"/>
        </w:rPr>
        <w:t>时，如果你想在默认场景外使用新场景，</w:t>
      </w:r>
      <w:r>
        <w:rPr>
          <w:rFonts w:ascii="Helvetica" w:hAnsi="Helvetica" w:cs="Helvetica"/>
          <w:color w:val="333333"/>
          <w:sz w:val="21"/>
          <w:szCs w:val="21"/>
        </w:rPr>
        <w:t xml:space="preserve"> </w:t>
      </w:r>
      <w:r>
        <w:rPr>
          <w:rFonts w:ascii="Helvetica" w:hAnsi="Helvetica" w:cs="Helvetica"/>
          <w:color w:val="333333"/>
          <w:sz w:val="21"/>
          <w:szCs w:val="21"/>
        </w:rPr>
        <w:t>可以编写类似如下代码：</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namespace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app</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models</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db</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ActiveRecord</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class"/>
          <w:rFonts w:ascii="Consolas" w:hAnsi="Consolas" w:cs="Consolas"/>
          <w:color w:val="444444"/>
          <w:shd w:val="clear" w:color="auto" w:fill="F0F0F0"/>
        </w:rPr>
      </w:pPr>
      <w:r>
        <w:rPr>
          <w:rStyle w:val="hljs-keyword"/>
          <w:rFonts w:ascii="Consolas" w:hAnsi="Consolas" w:cs="Consolas"/>
          <w:b/>
          <w:bCs/>
          <w:color w:val="444444"/>
          <w:shd w:val="clear" w:color="auto" w:fill="F0F0F0"/>
        </w:rPr>
        <w:t>class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User</w:t>
      </w:r>
      <w:r>
        <w:rPr>
          <w:rStyle w:val="hljs-class"/>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extends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ActiveRecord</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const</w:t>
      </w:r>
      <w:r>
        <w:rPr>
          <w:rStyle w:val="HTML"/>
          <w:rFonts w:ascii="Consolas" w:hAnsi="Consolas" w:cs="Consolas"/>
          <w:color w:val="444444"/>
          <w:shd w:val="clear" w:color="auto" w:fill="F0F0F0"/>
        </w:rPr>
        <w:t xml:space="preserve"> SCENARIO_LOGIN = </w:t>
      </w:r>
      <w:r>
        <w:rPr>
          <w:rStyle w:val="hljs-string"/>
          <w:rFonts w:ascii="Consolas" w:hAnsi="Consolas" w:cs="Consolas"/>
          <w:color w:val="880000"/>
          <w:shd w:val="clear" w:color="auto" w:fill="F0F0F0"/>
        </w:rPr>
        <w:t>'login'</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const</w:t>
      </w:r>
      <w:r>
        <w:rPr>
          <w:rStyle w:val="HTML"/>
          <w:rFonts w:ascii="Consolas" w:hAnsi="Consolas" w:cs="Consolas"/>
          <w:color w:val="444444"/>
          <w:shd w:val="clear" w:color="auto" w:fill="F0F0F0"/>
        </w:rPr>
        <w:t xml:space="preserve"> SCENARIO_REGISTER = </w:t>
      </w:r>
      <w:r>
        <w:rPr>
          <w:rStyle w:val="hljs-string"/>
          <w:rFonts w:ascii="Consolas" w:hAnsi="Consolas" w:cs="Consolas"/>
          <w:color w:val="880000"/>
          <w:shd w:val="clear" w:color="auto" w:fill="F0F0F0"/>
        </w:rPr>
        <w:t>'register'</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scenarios</w:t>
      </w:r>
      <w:r>
        <w:rPr>
          <w:rStyle w:val="hljs-params"/>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$scenarios</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::scenarios();</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$scenarios</w:t>
      </w:r>
      <w:r>
        <w:rPr>
          <w:rStyle w:val="HTML"/>
          <w:rFonts w:ascii="Consolas" w:hAnsi="Consolas" w:cs="Consolas"/>
          <w:color w:val="444444"/>
          <w:shd w:val="clear" w:color="auto" w:fill="F0F0F0"/>
        </w:rPr>
        <w:t>[</w:t>
      </w:r>
      <w:r>
        <w:rPr>
          <w:rStyle w:val="hljs-keyword"/>
          <w:rFonts w:ascii="Consolas" w:hAnsi="Consolas" w:cs="Consolas"/>
          <w:b/>
          <w:bCs/>
          <w:color w:val="444444"/>
          <w:shd w:val="clear" w:color="auto" w:fill="F0F0F0"/>
        </w:rPr>
        <w:t>self</w:t>
      </w:r>
      <w:r>
        <w:rPr>
          <w:rStyle w:val="HTML"/>
          <w:rFonts w:ascii="Consolas" w:hAnsi="Consolas" w:cs="Consolas"/>
          <w:color w:val="444444"/>
          <w:shd w:val="clear" w:color="auto" w:fill="F0F0F0"/>
        </w:rPr>
        <w:t>::SCENARIO_LOGIN] = [</w:t>
      </w:r>
      <w:r>
        <w:rPr>
          <w:rStyle w:val="hljs-string"/>
          <w:rFonts w:ascii="Consolas" w:hAnsi="Consolas" w:cs="Consolas"/>
          <w:color w:val="880000"/>
          <w:shd w:val="clear" w:color="auto" w:fill="F0F0F0"/>
        </w:rPr>
        <w:t>'username'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'password'</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$scenarios</w:t>
      </w:r>
      <w:r>
        <w:rPr>
          <w:rStyle w:val="HTML"/>
          <w:rFonts w:ascii="Consolas" w:hAnsi="Consolas" w:cs="Consolas"/>
          <w:color w:val="444444"/>
          <w:shd w:val="clear" w:color="auto" w:fill="F0F0F0"/>
        </w:rPr>
        <w:t>[</w:t>
      </w:r>
      <w:r>
        <w:rPr>
          <w:rStyle w:val="hljs-keyword"/>
          <w:rFonts w:ascii="Consolas" w:hAnsi="Consolas" w:cs="Consolas"/>
          <w:b/>
          <w:bCs/>
          <w:color w:val="444444"/>
          <w:shd w:val="clear" w:color="auto" w:fill="F0F0F0"/>
        </w:rPr>
        <w:t>self</w:t>
      </w:r>
      <w:r>
        <w:rPr>
          <w:rStyle w:val="HTML"/>
          <w:rFonts w:ascii="Consolas" w:hAnsi="Consolas" w:cs="Consolas"/>
          <w:color w:val="444444"/>
          <w:shd w:val="clear" w:color="auto" w:fill="F0F0F0"/>
        </w:rPr>
        <w:t>::SCENARIO_REGISTER] = [</w:t>
      </w:r>
      <w:r>
        <w:rPr>
          <w:rStyle w:val="hljs-string"/>
          <w:rFonts w:ascii="Consolas" w:hAnsi="Consolas" w:cs="Consolas"/>
          <w:color w:val="880000"/>
          <w:shd w:val="clear" w:color="auto" w:fill="F0F0F0"/>
        </w:rPr>
        <w:t>'username'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'email'</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'password'</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$scenarios</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场景特性主要在</w:t>
      </w:r>
      <w:hyperlink r:id="rId104" w:anchor="validation-rules" w:history="1">
        <w:r>
          <w:rPr>
            <w:rStyle w:val="a4"/>
            <w:rFonts w:ascii="Helvetica" w:hAnsi="Helvetica" w:cs="Helvetica"/>
            <w:color w:val="337AB7"/>
            <w:sz w:val="21"/>
            <w:szCs w:val="21"/>
          </w:rPr>
          <w:t>验证</w:t>
        </w:r>
      </w:hyperlink>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hyperlink r:id="rId105" w:anchor="massive-assignment" w:history="1">
        <w:r>
          <w:rPr>
            <w:rStyle w:val="a4"/>
            <w:rFonts w:ascii="Helvetica" w:hAnsi="Helvetica" w:cs="Helvetica"/>
            <w:color w:val="337AB7"/>
            <w:sz w:val="21"/>
            <w:szCs w:val="21"/>
          </w:rPr>
          <w:t>属性块赋值</w:t>
        </w:r>
      </w:hyperlink>
      <w:r>
        <w:rPr>
          <w:rFonts w:ascii="Helvetica" w:hAnsi="Helvetica" w:cs="Helvetica"/>
          <w:color w:val="333333"/>
          <w:sz w:val="21"/>
          <w:szCs w:val="21"/>
        </w:rPr>
        <w:t> </w:t>
      </w:r>
      <w:r>
        <w:rPr>
          <w:rFonts w:ascii="Helvetica" w:hAnsi="Helvetica" w:cs="Helvetica"/>
          <w:color w:val="333333"/>
          <w:sz w:val="21"/>
          <w:szCs w:val="21"/>
        </w:rPr>
        <w:t>中使用。</w:t>
      </w:r>
      <w:r>
        <w:rPr>
          <w:rFonts w:ascii="Helvetica" w:hAnsi="Helvetica" w:cs="Helvetica"/>
          <w:color w:val="333333"/>
          <w:sz w:val="21"/>
          <w:szCs w:val="21"/>
        </w:rPr>
        <w:t xml:space="preserve"> </w:t>
      </w:r>
      <w:r>
        <w:rPr>
          <w:rFonts w:ascii="Helvetica" w:hAnsi="Helvetica" w:cs="Helvetica"/>
          <w:color w:val="333333"/>
          <w:sz w:val="21"/>
          <w:szCs w:val="21"/>
        </w:rPr>
        <w:t>你也可以用于其他目的，</w:t>
      </w:r>
      <w:r>
        <w:rPr>
          <w:rFonts w:ascii="Helvetica" w:hAnsi="Helvetica" w:cs="Helvetica"/>
          <w:color w:val="333333"/>
          <w:sz w:val="21"/>
          <w:szCs w:val="21"/>
        </w:rPr>
        <w:t xml:space="preserve"> </w:t>
      </w:r>
      <w:r>
        <w:rPr>
          <w:rFonts w:ascii="Helvetica" w:hAnsi="Helvetica" w:cs="Helvetica"/>
          <w:color w:val="333333"/>
          <w:sz w:val="21"/>
          <w:szCs w:val="21"/>
        </w:rPr>
        <w:t>例如可基于不同的场景定义不同的</w:t>
      </w:r>
      <w:r>
        <w:rPr>
          <w:rFonts w:ascii="Helvetica" w:hAnsi="Helvetica" w:cs="Helvetica"/>
          <w:color w:val="333333"/>
          <w:sz w:val="21"/>
          <w:szCs w:val="21"/>
        </w:rPr>
        <w:t> </w:t>
      </w:r>
      <w:hyperlink r:id="rId106" w:anchor="attribute-labels" w:history="1">
        <w:r>
          <w:rPr>
            <w:rStyle w:val="a4"/>
            <w:rFonts w:ascii="Helvetica" w:hAnsi="Helvetica" w:cs="Helvetica"/>
            <w:color w:val="337AB7"/>
            <w:sz w:val="21"/>
            <w:szCs w:val="21"/>
          </w:rPr>
          <w:t>属性标签</w:t>
        </w:r>
      </w:hyperlink>
    </w:p>
    <w:p w:rsidR="00085B07" w:rsidRDefault="00085B07" w:rsidP="00085B07">
      <w:pPr>
        <w:rPr>
          <w:noProof/>
        </w:rPr>
      </w:pPr>
    </w:p>
    <w:p w:rsidR="00085B07" w:rsidRDefault="00085B07" w:rsidP="00085B07">
      <w:pPr>
        <w:outlineLvl w:val="2"/>
        <w:rPr>
          <w:noProof/>
        </w:rPr>
      </w:pPr>
      <w:r>
        <w:rPr>
          <w:rFonts w:hint="eastAsia"/>
          <w:noProof/>
        </w:rPr>
        <w:t>4</w:t>
      </w:r>
      <w:r>
        <w:rPr>
          <w:rFonts w:hint="eastAsia"/>
          <w:noProof/>
        </w:rPr>
        <w:t>、</w:t>
      </w:r>
      <w:r>
        <w:rPr>
          <w:noProof/>
        </w:rPr>
        <w:t>验证规则</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当模型接收到终端用户输入的数据，</w:t>
      </w:r>
      <w:r>
        <w:rPr>
          <w:rFonts w:ascii="Helvetica" w:hAnsi="Helvetica" w:cs="Helvetica"/>
          <w:color w:val="333333"/>
          <w:sz w:val="21"/>
          <w:szCs w:val="21"/>
        </w:rPr>
        <w:t xml:space="preserve"> </w:t>
      </w:r>
      <w:r>
        <w:rPr>
          <w:rFonts w:ascii="Helvetica" w:hAnsi="Helvetica" w:cs="Helvetica"/>
          <w:color w:val="333333"/>
          <w:sz w:val="21"/>
          <w:szCs w:val="21"/>
        </w:rPr>
        <w:t>数据应当满足某种规则</w:t>
      </w:r>
      <w:r>
        <w:rPr>
          <w:rFonts w:ascii="Helvetica" w:hAnsi="Helvetica" w:cs="Helvetica"/>
          <w:color w:val="333333"/>
          <w:sz w:val="21"/>
          <w:szCs w:val="21"/>
        </w:rPr>
        <w:t>(</w:t>
      </w:r>
      <w:r>
        <w:rPr>
          <w:rFonts w:ascii="Helvetica" w:hAnsi="Helvetica" w:cs="Helvetica"/>
          <w:color w:val="333333"/>
          <w:sz w:val="21"/>
          <w:szCs w:val="21"/>
        </w:rPr>
        <w:t>称为</w:t>
      </w:r>
      <w:r>
        <w:rPr>
          <w:rFonts w:ascii="Helvetica" w:hAnsi="Helvetica" w:cs="Helvetica"/>
          <w:color w:val="333333"/>
          <w:sz w:val="21"/>
          <w:szCs w:val="21"/>
        </w:rPr>
        <w:t> </w:t>
      </w:r>
      <w:r>
        <w:rPr>
          <w:rStyle w:val="ad"/>
          <w:rFonts w:ascii="Helvetica" w:hAnsi="Helvetica" w:cs="Helvetica"/>
          <w:color w:val="333333"/>
          <w:sz w:val="21"/>
          <w:szCs w:val="21"/>
        </w:rPr>
        <w:t>验证规则</w:t>
      </w:r>
      <w:r>
        <w:rPr>
          <w:rFonts w:ascii="Helvetica" w:hAnsi="Helvetica" w:cs="Helvetica"/>
          <w:color w:val="333333"/>
          <w:sz w:val="21"/>
          <w:szCs w:val="21"/>
        </w:rPr>
        <w:t xml:space="preserve">, </w:t>
      </w:r>
      <w:r>
        <w:rPr>
          <w:rFonts w:ascii="Helvetica" w:hAnsi="Helvetica" w:cs="Helvetica"/>
          <w:color w:val="333333"/>
          <w:sz w:val="21"/>
          <w:szCs w:val="21"/>
        </w:rPr>
        <w:t>也称为</w:t>
      </w:r>
      <w:r>
        <w:rPr>
          <w:rFonts w:ascii="Helvetica" w:hAnsi="Helvetica" w:cs="Helvetica"/>
          <w:color w:val="333333"/>
          <w:sz w:val="21"/>
          <w:szCs w:val="21"/>
        </w:rPr>
        <w:t> </w:t>
      </w:r>
      <w:r>
        <w:rPr>
          <w:rStyle w:val="ad"/>
          <w:rFonts w:ascii="Helvetica" w:hAnsi="Helvetica" w:cs="Helvetica"/>
          <w:color w:val="333333"/>
          <w:sz w:val="21"/>
          <w:szCs w:val="21"/>
        </w:rPr>
        <w:t>业务规则</w:t>
      </w:r>
      <w:r>
        <w:rPr>
          <w:rFonts w:ascii="Helvetica" w:hAnsi="Helvetica" w:cs="Helvetica"/>
          <w:color w:val="333333"/>
          <w:sz w:val="21"/>
          <w:szCs w:val="21"/>
        </w:rPr>
        <w:t>)</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例如假定</w:t>
      </w:r>
      <w:r>
        <w:rPr>
          <w:rStyle w:val="HTML"/>
          <w:rFonts w:ascii="Consolas" w:hAnsi="Consolas" w:cs="Consolas"/>
          <w:color w:val="C7254E"/>
          <w:sz w:val="19"/>
          <w:szCs w:val="19"/>
          <w:shd w:val="clear" w:color="auto" w:fill="F9F2F4"/>
        </w:rPr>
        <w:t>ContactForm</w:t>
      </w:r>
      <w:r>
        <w:rPr>
          <w:rFonts w:ascii="Helvetica" w:hAnsi="Helvetica" w:cs="Helvetica"/>
          <w:color w:val="333333"/>
          <w:sz w:val="21"/>
          <w:szCs w:val="21"/>
        </w:rPr>
        <w:t>模型，你可能想确保所有属性不为空且</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email</w:t>
      </w:r>
      <w:r>
        <w:rPr>
          <w:rFonts w:ascii="Helvetica" w:hAnsi="Helvetica" w:cs="Helvetica"/>
          <w:color w:val="333333"/>
          <w:sz w:val="21"/>
          <w:szCs w:val="21"/>
        </w:rPr>
        <w:t> </w:t>
      </w:r>
      <w:r>
        <w:rPr>
          <w:rFonts w:ascii="Helvetica" w:hAnsi="Helvetica" w:cs="Helvetica"/>
          <w:color w:val="333333"/>
          <w:sz w:val="21"/>
          <w:szCs w:val="21"/>
        </w:rPr>
        <w:t>属性包含一个有效的邮箱地址，</w:t>
      </w:r>
      <w:r>
        <w:rPr>
          <w:rFonts w:ascii="Helvetica" w:hAnsi="Helvetica" w:cs="Helvetica"/>
          <w:color w:val="333333"/>
          <w:sz w:val="21"/>
          <w:szCs w:val="21"/>
        </w:rPr>
        <w:t xml:space="preserve"> </w:t>
      </w:r>
      <w:r>
        <w:rPr>
          <w:rFonts w:ascii="Helvetica" w:hAnsi="Helvetica" w:cs="Helvetica"/>
          <w:color w:val="333333"/>
          <w:sz w:val="21"/>
          <w:szCs w:val="21"/>
        </w:rPr>
        <w:t>如果某个属性的值不满足对应的业务规则，</w:t>
      </w:r>
      <w:r>
        <w:rPr>
          <w:rFonts w:ascii="Helvetica" w:hAnsi="Helvetica" w:cs="Helvetica"/>
          <w:color w:val="333333"/>
          <w:sz w:val="21"/>
          <w:szCs w:val="21"/>
        </w:rPr>
        <w:t xml:space="preserve"> </w:t>
      </w:r>
      <w:r>
        <w:rPr>
          <w:rFonts w:ascii="Helvetica" w:hAnsi="Helvetica" w:cs="Helvetica"/>
          <w:color w:val="333333"/>
          <w:sz w:val="21"/>
          <w:szCs w:val="21"/>
        </w:rPr>
        <w:t>相应的错误信息应显示，以帮助用户修正错误。</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可调用</w:t>
      </w:r>
      <w:r>
        <w:rPr>
          <w:rFonts w:ascii="Helvetica" w:hAnsi="Helvetica" w:cs="Helvetica"/>
          <w:color w:val="333333"/>
          <w:sz w:val="21"/>
          <w:szCs w:val="21"/>
        </w:rPr>
        <w:t> </w:t>
      </w:r>
      <w:hyperlink r:id="rId107" w:anchor="validate()-detail" w:history="1">
        <w:r>
          <w:rPr>
            <w:rStyle w:val="a4"/>
            <w:rFonts w:ascii="Helvetica" w:hAnsi="Helvetica" w:cs="Helvetica"/>
            <w:color w:val="337AB7"/>
            <w:sz w:val="21"/>
            <w:szCs w:val="21"/>
          </w:rPr>
          <w:t>yii\base\Model::validate()</w:t>
        </w:r>
      </w:hyperlink>
      <w:r>
        <w:rPr>
          <w:rFonts w:ascii="Helvetica" w:hAnsi="Helvetica" w:cs="Helvetica"/>
          <w:color w:val="333333"/>
          <w:sz w:val="21"/>
          <w:szCs w:val="21"/>
        </w:rPr>
        <w:t> </w:t>
      </w:r>
      <w:r>
        <w:rPr>
          <w:rFonts w:ascii="Helvetica" w:hAnsi="Helvetica" w:cs="Helvetica"/>
          <w:color w:val="333333"/>
          <w:sz w:val="21"/>
          <w:szCs w:val="21"/>
        </w:rPr>
        <w:t>来验证接收到的数据，</w:t>
      </w:r>
      <w:r>
        <w:rPr>
          <w:rFonts w:ascii="Helvetica" w:hAnsi="Helvetica" w:cs="Helvetica"/>
          <w:color w:val="333333"/>
          <w:sz w:val="21"/>
          <w:szCs w:val="21"/>
        </w:rPr>
        <w:t xml:space="preserve"> </w:t>
      </w:r>
      <w:r>
        <w:rPr>
          <w:rFonts w:ascii="Helvetica" w:hAnsi="Helvetica" w:cs="Helvetica"/>
          <w:color w:val="333333"/>
          <w:sz w:val="21"/>
          <w:szCs w:val="21"/>
        </w:rPr>
        <w:t>该方法使用</w:t>
      </w:r>
      <w:hyperlink r:id="rId108" w:anchor="rules()-detail" w:history="1">
        <w:r>
          <w:rPr>
            <w:rStyle w:val="a4"/>
            <w:rFonts w:ascii="Helvetica" w:hAnsi="Helvetica" w:cs="Helvetica"/>
            <w:color w:val="337AB7"/>
            <w:sz w:val="21"/>
            <w:szCs w:val="21"/>
          </w:rPr>
          <w:t>yii\base\Model::rules()</w:t>
        </w:r>
      </w:hyperlink>
      <w:r>
        <w:rPr>
          <w:rFonts w:ascii="Helvetica" w:hAnsi="Helvetica" w:cs="Helvetica"/>
          <w:color w:val="333333"/>
          <w:sz w:val="21"/>
          <w:szCs w:val="21"/>
        </w:rPr>
        <w:t>申明的验证规则来验证每个相关属性，</w:t>
      </w:r>
      <w:r>
        <w:rPr>
          <w:rFonts w:ascii="Helvetica" w:hAnsi="Helvetica" w:cs="Helvetica"/>
          <w:color w:val="333333"/>
          <w:sz w:val="21"/>
          <w:szCs w:val="21"/>
        </w:rPr>
        <w:t xml:space="preserve"> </w:t>
      </w:r>
      <w:r>
        <w:rPr>
          <w:rFonts w:ascii="Helvetica" w:hAnsi="Helvetica" w:cs="Helvetica"/>
          <w:color w:val="333333"/>
          <w:sz w:val="21"/>
          <w:szCs w:val="21"/>
        </w:rPr>
        <w:t>如果没有找到错误，会返回</w:t>
      </w:r>
      <w:r>
        <w:rPr>
          <w:rFonts w:ascii="Helvetica" w:hAnsi="Helvetica" w:cs="Helvetica"/>
          <w:color w:val="333333"/>
          <w:sz w:val="21"/>
          <w:szCs w:val="21"/>
        </w:rPr>
        <w:t xml:space="preserve"> true</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否则它会将错误保存在</w:t>
      </w:r>
      <w:r>
        <w:rPr>
          <w:rFonts w:ascii="Helvetica" w:hAnsi="Helvetica" w:cs="Helvetica"/>
          <w:color w:val="333333"/>
          <w:sz w:val="21"/>
          <w:szCs w:val="21"/>
        </w:rPr>
        <w:t> </w:t>
      </w:r>
      <w:r>
        <w:rPr>
          <w:rStyle w:val="broken-link"/>
          <w:rFonts w:ascii="Helvetica" w:hAnsi="Helvetica" w:cs="Helvetica"/>
          <w:color w:val="333333"/>
          <w:sz w:val="21"/>
          <w:szCs w:val="21"/>
        </w:rPr>
        <w:t>yii\base\Model::errors</w:t>
      </w:r>
      <w:r>
        <w:rPr>
          <w:rFonts w:ascii="Helvetica" w:hAnsi="Helvetica" w:cs="Helvetica"/>
          <w:color w:val="333333"/>
          <w:sz w:val="21"/>
          <w:szCs w:val="21"/>
        </w:rPr>
        <w:t> </w:t>
      </w:r>
      <w:r>
        <w:rPr>
          <w:rFonts w:ascii="Helvetica" w:hAnsi="Helvetica" w:cs="Helvetica"/>
          <w:color w:val="333333"/>
          <w:sz w:val="21"/>
          <w:szCs w:val="21"/>
        </w:rPr>
        <w:t>属性中并返回</w:t>
      </w:r>
      <w:r>
        <w:rPr>
          <w:rFonts w:ascii="Helvetica" w:hAnsi="Helvetica" w:cs="Helvetica"/>
          <w:color w:val="333333"/>
          <w:sz w:val="21"/>
          <w:szCs w:val="21"/>
        </w:rPr>
        <w:t>false</w:t>
      </w:r>
      <w:r>
        <w:rPr>
          <w:rFonts w:ascii="Helvetica" w:hAnsi="Helvetica" w:cs="Helvetica"/>
          <w:color w:val="333333"/>
          <w:sz w:val="21"/>
          <w:szCs w:val="21"/>
        </w:rPr>
        <w:t>，例如：</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\app\models\ContactForm;</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用户输入数据赋值到模型属性</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-&gt;attributes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-&gt;request-&gt;post(</w:t>
      </w:r>
      <w:r>
        <w:rPr>
          <w:rStyle w:val="hljs-string"/>
          <w:rFonts w:ascii="Consolas" w:hAnsi="Consolas" w:cs="Consolas"/>
          <w:color w:val="880000"/>
          <w:shd w:val="clear" w:color="auto" w:fill="F0F0F0"/>
        </w:rPr>
        <w:t>'ContactForm'</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-&gt;validate())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所有输入数据都有效</w:t>
      </w:r>
      <w:r>
        <w:rPr>
          <w:rStyle w:val="hljs-comment"/>
          <w:rFonts w:ascii="Consolas" w:hAnsi="Consolas" w:cs="Consolas"/>
          <w:color w:val="888888"/>
          <w:shd w:val="clear" w:color="auto" w:fill="F0F0F0"/>
        </w:rPr>
        <w:t xml:space="preserve"> all inputs are valid</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else</w:t>
      </w: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验证失败：</w:t>
      </w:r>
      <w:r>
        <w:rPr>
          <w:rStyle w:val="hljs-comment"/>
          <w:rFonts w:ascii="Consolas" w:hAnsi="Consolas" w:cs="Consolas"/>
          <w:color w:val="888888"/>
          <w:shd w:val="clear" w:color="auto" w:fill="F0F0F0"/>
        </w:rPr>
        <w:t xml:space="preserve">$errors </w:t>
      </w:r>
      <w:r>
        <w:rPr>
          <w:rStyle w:val="hljs-comment"/>
          <w:rFonts w:ascii="Consolas" w:hAnsi="Consolas" w:cs="Consolas"/>
          <w:color w:val="888888"/>
          <w:shd w:val="clear" w:color="auto" w:fill="F0F0F0"/>
        </w:rPr>
        <w:t>是一个包含错误信息的数组</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$errors</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-&gt;errors;</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通过覆盖</w:t>
      </w:r>
      <w:r>
        <w:rPr>
          <w:rFonts w:ascii="Helvetica" w:hAnsi="Helvetica" w:cs="Helvetica"/>
          <w:color w:val="333333"/>
          <w:sz w:val="21"/>
          <w:szCs w:val="21"/>
        </w:rPr>
        <w:t> </w:t>
      </w:r>
      <w:hyperlink r:id="rId109" w:anchor="rules()-detail" w:history="1">
        <w:r>
          <w:rPr>
            <w:rStyle w:val="a4"/>
            <w:rFonts w:ascii="Helvetica" w:hAnsi="Helvetica" w:cs="Helvetica"/>
            <w:color w:val="337AB7"/>
            <w:sz w:val="21"/>
            <w:szCs w:val="21"/>
          </w:rPr>
          <w:t>yii\base\Model::rules()</w:t>
        </w:r>
      </w:hyperlink>
      <w:r>
        <w:rPr>
          <w:rFonts w:ascii="Helvetica" w:hAnsi="Helvetica" w:cs="Helvetica"/>
          <w:color w:val="333333"/>
          <w:sz w:val="21"/>
          <w:szCs w:val="21"/>
        </w:rPr>
        <w:t> </w:t>
      </w:r>
      <w:r>
        <w:rPr>
          <w:rFonts w:ascii="Helvetica" w:hAnsi="Helvetica" w:cs="Helvetica"/>
          <w:color w:val="333333"/>
          <w:sz w:val="21"/>
          <w:szCs w:val="21"/>
        </w:rPr>
        <w:t>方法指定模型</w:t>
      </w:r>
      <w:r>
        <w:rPr>
          <w:rFonts w:ascii="Helvetica" w:hAnsi="Helvetica" w:cs="Helvetica"/>
          <w:color w:val="333333"/>
          <w:sz w:val="21"/>
          <w:szCs w:val="21"/>
        </w:rPr>
        <w:t xml:space="preserve"> </w:t>
      </w:r>
      <w:r>
        <w:rPr>
          <w:rFonts w:ascii="Helvetica" w:hAnsi="Helvetica" w:cs="Helvetica"/>
          <w:color w:val="333333"/>
          <w:sz w:val="21"/>
          <w:szCs w:val="21"/>
        </w:rPr>
        <w:t>属性应该满足的规则来申明模型相关验证规则。</w:t>
      </w:r>
      <w:r>
        <w:rPr>
          <w:rFonts w:ascii="Helvetica" w:hAnsi="Helvetica" w:cs="Helvetica"/>
          <w:color w:val="333333"/>
          <w:sz w:val="21"/>
          <w:szCs w:val="21"/>
        </w:rPr>
        <w:t xml:space="preserve"> </w:t>
      </w:r>
      <w:r>
        <w:rPr>
          <w:rFonts w:ascii="Helvetica" w:hAnsi="Helvetica" w:cs="Helvetica"/>
          <w:color w:val="333333"/>
          <w:sz w:val="21"/>
          <w:szCs w:val="21"/>
        </w:rPr>
        <w:t>下述例子显示</w:t>
      </w:r>
      <w:r>
        <w:rPr>
          <w:rStyle w:val="HTML"/>
          <w:rFonts w:ascii="Consolas" w:hAnsi="Consolas" w:cs="Consolas"/>
          <w:color w:val="C7254E"/>
          <w:sz w:val="19"/>
          <w:szCs w:val="19"/>
          <w:shd w:val="clear" w:color="auto" w:fill="F9F2F4"/>
        </w:rPr>
        <w:t>ContactForm</w:t>
      </w:r>
      <w:r>
        <w:rPr>
          <w:rFonts w:ascii="Helvetica" w:hAnsi="Helvetica" w:cs="Helvetica"/>
          <w:color w:val="333333"/>
          <w:sz w:val="21"/>
          <w:szCs w:val="21"/>
        </w:rPr>
        <w:t>模型申明的验证规则</w:t>
      </w:r>
      <w:r>
        <w:rPr>
          <w:rFonts w:ascii="Helvetica" w:hAnsi="Helvetica" w:cs="Helvetica"/>
          <w:color w:val="333333"/>
          <w:sz w:val="21"/>
          <w:szCs w:val="21"/>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rules</w:t>
      </w:r>
      <w:r>
        <w:rPr>
          <w:rStyle w:val="hljs-params"/>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name, email, subject </w:t>
      </w:r>
      <w:r>
        <w:rPr>
          <w:rStyle w:val="hljs-comment"/>
          <w:rFonts w:ascii="Consolas" w:hAnsi="Consolas" w:cs="Consolas"/>
          <w:color w:val="888888"/>
          <w:shd w:val="clear" w:color="auto" w:fill="F0F0F0"/>
        </w:rPr>
        <w:t>和</w:t>
      </w:r>
      <w:r>
        <w:rPr>
          <w:rStyle w:val="hljs-comment"/>
          <w:rFonts w:ascii="Consolas" w:hAnsi="Consolas" w:cs="Consolas"/>
          <w:color w:val="888888"/>
          <w:shd w:val="clear" w:color="auto" w:fill="F0F0F0"/>
        </w:rPr>
        <w:t xml:space="preserve"> body </w:t>
      </w:r>
      <w:r>
        <w:rPr>
          <w:rStyle w:val="hljs-comment"/>
          <w:rFonts w:ascii="Consolas" w:hAnsi="Consolas" w:cs="Consolas"/>
          <w:color w:val="888888"/>
          <w:shd w:val="clear" w:color="auto" w:fill="F0F0F0"/>
        </w:rPr>
        <w:t>属性必须有值</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'email'</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'subject'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'body'</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'required'</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email </w:t>
      </w:r>
      <w:r>
        <w:rPr>
          <w:rStyle w:val="hljs-comment"/>
          <w:rFonts w:ascii="Consolas" w:hAnsi="Consolas" w:cs="Consolas"/>
          <w:color w:val="888888"/>
          <w:shd w:val="clear" w:color="auto" w:fill="F0F0F0"/>
        </w:rPr>
        <w:t>属性必须是一个有效的电子邮箱地址</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'email'</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'email'</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一条规则可用来验证一个或多个属性，一个属性可对应一条或多条规则。</w:t>
      </w:r>
      <w:r>
        <w:rPr>
          <w:rFonts w:ascii="Helvetica" w:hAnsi="Helvetica" w:cs="Helvetica"/>
          <w:color w:val="333333"/>
          <w:sz w:val="21"/>
          <w:szCs w:val="21"/>
        </w:rPr>
        <w:t xml:space="preserve"> </w:t>
      </w:r>
      <w:r>
        <w:rPr>
          <w:rFonts w:ascii="Helvetica" w:hAnsi="Helvetica" w:cs="Helvetica"/>
          <w:color w:val="333333"/>
          <w:sz w:val="21"/>
          <w:szCs w:val="21"/>
        </w:rPr>
        <w:t>更多关于如何申明验证规则的详情请参考</w:t>
      </w:r>
      <w:hyperlink r:id="rId110" w:history="1">
        <w:r>
          <w:rPr>
            <w:rStyle w:val="a4"/>
            <w:rFonts w:ascii="Helvetica" w:hAnsi="Helvetica" w:cs="Helvetica"/>
            <w:color w:val="337AB7"/>
            <w:sz w:val="21"/>
            <w:szCs w:val="21"/>
          </w:rPr>
          <w:t>验证输入</w:t>
        </w:r>
      </w:hyperlink>
      <w:r>
        <w:rPr>
          <w:rFonts w:ascii="Helvetica" w:hAnsi="Helvetica" w:cs="Helvetica"/>
          <w:color w:val="333333"/>
          <w:sz w:val="21"/>
          <w:szCs w:val="21"/>
        </w:rPr>
        <w:t> </w:t>
      </w:r>
      <w:r>
        <w:rPr>
          <w:rFonts w:ascii="Helvetica" w:hAnsi="Helvetica" w:cs="Helvetica"/>
          <w:color w:val="333333"/>
          <w:sz w:val="21"/>
          <w:szCs w:val="21"/>
        </w:rPr>
        <w:t>一节</w:t>
      </w:r>
      <w:r>
        <w:rPr>
          <w:rFonts w:ascii="Helvetica" w:hAnsi="Helvetica" w:cs="Helvetica"/>
          <w:color w:val="333333"/>
          <w:sz w:val="21"/>
          <w:szCs w:val="21"/>
        </w:rPr>
        <w:t>.</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有时你想一条规则只在某个</w:t>
      </w:r>
      <w:r>
        <w:rPr>
          <w:rFonts w:ascii="Helvetica" w:hAnsi="Helvetica" w:cs="Helvetica"/>
          <w:color w:val="333333"/>
          <w:sz w:val="21"/>
          <w:szCs w:val="21"/>
        </w:rPr>
        <w:t> </w:t>
      </w:r>
      <w:hyperlink r:id="rId111" w:anchor="scenarios" w:history="1">
        <w:r>
          <w:rPr>
            <w:rStyle w:val="a4"/>
            <w:rFonts w:ascii="Helvetica" w:hAnsi="Helvetica" w:cs="Helvetica"/>
            <w:color w:val="337AB7"/>
            <w:sz w:val="21"/>
            <w:szCs w:val="21"/>
          </w:rPr>
          <w:t>场景</w:t>
        </w:r>
      </w:hyperlink>
      <w:r>
        <w:rPr>
          <w:rFonts w:ascii="Helvetica" w:hAnsi="Helvetica" w:cs="Helvetica"/>
          <w:color w:val="333333"/>
          <w:sz w:val="21"/>
          <w:szCs w:val="21"/>
        </w:rPr>
        <w:t> </w:t>
      </w:r>
      <w:r>
        <w:rPr>
          <w:rFonts w:ascii="Helvetica" w:hAnsi="Helvetica" w:cs="Helvetica"/>
          <w:color w:val="333333"/>
          <w:sz w:val="21"/>
          <w:szCs w:val="21"/>
        </w:rPr>
        <w:t>下应用，为此你可以指定规则的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on</w:t>
      </w:r>
      <w:r>
        <w:rPr>
          <w:rFonts w:ascii="Helvetica" w:hAnsi="Helvetica" w:cs="Helvetica"/>
          <w:color w:val="333333"/>
          <w:sz w:val="21"/>
          <w:szCs w:val="21"/>
        </w:rPr>
        <w:t> </w:t>
      </w:r>
      <w:r>
        <w:rPr>
          <w:rFonts w:ascii="Helvetica" w:hAnsi="Helvetica" w:cs="Helvetica"/>
          <w:color w:val="333333"/>
          <w:sz w:val="21"/>
          <w:szCs w:val="21"/>
        </w:rPr>
        <w:t>属性，</w:t>
      </w:r>
      <w:r>
        <w:rPr>
          <w:rFonts w:ascii="Helvetica" w:hAnsi="Helvetica" w:cs="Helvetica"/>
          <w:color w:val="333333"/>
          <w:sz w:val="21"/>
          <w:szCs w:val="21"/>
        </w:rPr>
        <w:t xml:space="preserve"> </w:t>
      </w:r>
      <w:r>
        <w:rPr>
          <w:rFonts w:ascii="Helvetica" w:hAnsi="Helvetica" w:cs="Helvetica"/>
          <w:color w:val="333333"/>
          <w:sz w:val="21"/>
          <w:szCs w:val="21"/>
        </w:rPr>
        <w:t>如下所示</w:t>
      </w:r>
      <w:r>
        <w:rPr>
          <w:rFonts w:ascii="Helvetica" w:hAnsi="Helvetica" w:cs="Helvetica"/>
          <w:color w:val="333333"/>
          <w:sz w:val="21"/>
          <w:szCs w:val="21"/>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rules</w:t>
      </w:r>
      <w:r>
        <w:rPr>
          <w:rStyle w:val="hljs-params"/>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在</w:t>
      </w:r>
      <w:r>
        <w:rPr>
          <w:rStyle w:val="hljs-comment"/>
          <w:rFonts w:ascii="Consolas" w:hAnsi="Consolas" w:cs="Consolas"/>
          <w:color w:val="888888"/>
          <w:shd w:val="clear" w:color="auto" w:fill="F0F0F0"/>
        </w:rPr>
        <w:t xml:space="preserve">"register" </w:t>
      </w:r>
      <w:r>
        <w:rPr>
          <w:rStyle w:val="hljs-comment"/>
          <w:rFonts w:ascii="Consolas" w:hAnsi="Consolas" w:cs="Consolas"/>
          <w:color w:val="888888"/>
          <w:shd w:val="clear" w:color="auto" w:fill="F0F0F0"/>
        </w:rPr>
        <w:t>场景下</w:t>
      </w:r>
      <w:r>
        <w:rPr>
          <w:rStyle w:val="hljs-comment"/>
          <w:rFonts w:ascii="Consolas" w:hAnsi="Consolas" w:cs="Consolas"/>
          <w:color w:val="888888"/>
          <w:shd w:val="clear" w:color="auto" w:fill="F0F0F0"/>
        </w:rPr>
        <w:t xml:space="preserve"> username, email </w:t>
      </w:r>
      <w:r>
        <w:rPr>
          <w:rStyle w:val="hljs-comment"/>
          <w:rFonts w:ascii="Consolas" w:hAnsi="Consolas" w:cs="Consolas"/>
          <w:color w:val="888888"/>
          <w:shd w:val="clear" w:color="auto" w:fill="F0F0F0"/>
        </w:rPr>
        <w:t>和</w:t>
      </w:r>
      <w:r>
        <w:rPr>
          <w:rStyle w:val="hljs-comment"/>
          <w:rFonts w:ascii="Consolas" w:hAnsi="Consolas" w:cs="Consolas"/>
          <w:color w:val="888888"/>
          <w:shd w:val="clear" w:color="auto" w:fill="F0F0F0"/>
        </w:rPr>
        <w:t xml:space="preserve"> password </w:t>
      </w:r>
      <w:r>
        <w:rPr>
          <w:rStyle w:val="hljs-comment"/>
          <w:rFonts w:ascii="Consolas" w:hAnsi="Consolas" w:cs="Consolas"/>
          <w:color w:val="888888"/>
          <w:shd w:val="clear" w:color="auto" w:fill="F0F0F0"/>
        </w:rPr>
        <w:t>必须有值</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'username'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'email'</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'password'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'required'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'register'</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在</w:t>
      </w:r>
      <w:r>
        <w:rPr>
          <w:rStyle w:val="hljs-comment"/>
          <w:rFonts w:ascii="Consolas" w:hAnsi="Consolas" w:cs="Consolas"/>
          <w:color w:val="888888"/>
          <w:shd w:val="clear" w:color="auto" w:fill="F0F0F0"/>
        </w:rPr>
        <w:t xml:space="preserve"> "login" </w:t>
      </w:r>
      <w:r>
        <w:rPr>
          <w:rStyle w:val="hljs-comment"/>
          <w:rFonts w:ascii="Consolas" w:hAnsi="Consolas" w:cs="Consolas"/>
          <w:color w:val="888888"/>
          <w:shd w:val="clear" w:color="auto" w:fill="F0F0F0"/>
        </w:rPr>
        <w:t>场景下</w:t>
      </w:r>
      <w:r>
        <w:rPr>
          <w:rStyle w:val="hljs-comment"/>
          <w:rFonts w:ascii="Consolas" w:hAnsi="Consolas" w:cs="Consolas"/>
          <w:color w:val="888888"/>
          <w:shd w:val="clear" w:color="auto" w:fill="F0F0F0"/>
        </w:rPr>
        <w:t xml:space="preserve"> username </w:t>
      </w:r>
      <w:r>
        <w:rPr>
          <w:rStyle w:val="hljs-comment"/>
          <w:rFonts w:ascii="Consolas" w:hAnsi="Consolas" w:cs="Consolas"/>
          <w:color w:val="888888"/>
          <w:shd w:val="clear" w:color="auto" w:fill="F0F0F0"/>
        </w:rPr>
        <w:t>和</w:t>
      </w:r>
      <w:r>
        <w:rPr>
          <w:rStyle w:val="hljs-comment"/>
          <w:rFonts w:ascii="Consolas" w:hAnsi="Consolas" w:cs="Consolas"/>
          <w:color w:val="888888"/>
          <w:shd w:val="clear" w:color="auto" w:fill="F0F0F0"/>
        </w:rPr>
        <w:t xml:space="preserve"> password </w:t>
      </w:r>
      <w:r>
        <w:rPr>
          <w:rStyle w:val="hljs-comment"/>
          <w:rFonts w:ascii="Consolas" w:hAnsi="Consolas" w:cs="Consolas"/>
          <w:color w:val="888888"/>
          <w:shd w:val="clear" w:color="auto" w:fill="F0F0F0"/>
        </w:rPr>
        <w:t>必须有值</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'username'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'password'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'required'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'login'</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如果没有指定</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on</w:t>
      </w:r>
      <w:r>
        <w:rPr>
          <w:rFonts w:ascii="Helvetica" w:hAnsi="Helvetica" w:cs="Helvetica"/>
          <w:color w:val="333333"/>
          <w:sz w:val="21"/>
          <w:szCs w:val="21"/>
        </w:rPr>
        <w:t> </w:t>
      </w:r>
      <w:r>
        <w:rPr>
          <w:rFonts w:ascii="Helvetica" w:hAnsi="Helvetica" w:cs="Helvetica"/>
          <w:color w:val="333333"/>
          <w:sz w:val="21"/>
          <w:szCs w:val="21"/>
        </w:rPr>
        <w:t>属性，规则会在所有场景下应用，</w:t>
      </w:r>
      <w:r>
        <w:rPr>
          <w:rFonts w:ascii="Helvetica" w:hAnsi="Helvetica" w:cs="Helvetica"/>
          <w:color w:val="333333"/>
          <w:sz w:val="21"/>
          <w:szCs w:val="21"/>
        </w:rPr>
        <w:t xml:space="preserve"> </w:t>
      </w:r>
      <w:r>
        <w:rPr>
          <w:rFonts w:ascii="Helvetica" w:hAnsi="Helvetica" w:cs="Helvetica"/>
          <w:color w:val="333333"/>
          <w:sz w:val="21"/>
          <w:szCs w:val="21"/>
        </w:rPr>
        <w:t>在当前</w:t>
      </w:r>
      <w:r>
        <w:rPr>
          <w:rStyle w:val="broken-link"/>
          <w:rFonts w:ascii="Helvetica" w:hAnsi="Helvetica" w:cs="Helvetica"/>
          <w:color w:val="333333"/>
          <w:sz w:val="21"/>
          <w:szCs w:val="21"/>
        </w:rPr>
        <w:t>yii\base\Model::scenario</w:t>
      </w:r>
      <w:r>
        <w:rPr>
          <w:rFonts w:ascii="Helvetica" w:hAnsi="Helvetica" w:cs="Helvetica"/>
          <w:color w:val="333333"/>
          <w:sz w:val="21"/>
          <w:szCs w:val="21"/>
        </w:rPr>
        <w:t> </w:t>
      </w:r>
      <w:r>
        <w:rPr>
          <w:rFonts w:ascii="Helvetica" w:hAnsi="Helvetica" w:cs="Helvetica"/>
          <w:color w:val="333333"/>
          <w:sz w:val="21"/>
          <w:szCs w:val="21"/>
        </w:rPr>
        <w:t>下应用的规则称之为</w:t>
      </w:r>
      <w:r>
        <w:rPr>
          <w:rFonts w:ascii="Helvetica" w:hAnsi="Helvetica" w:cs="Helvetica"/>
          <w:color w:val="333333"/>
          <w:sz w:val="21"/>
          <w:szCs w:val="21"/>
        </w:rPr>
        <w:t> </w:t>
      </w:r>
      <w:r>
        <w:rPr>
          <w:rStyle w:val="ad"/>
          <w:rFonts w:ascii="Helvetica" w:hAnsi="Helvetica" w:cs="Helvetica"/>
          <w:color w:val="333333"/>
          <w:sz w:val="21"/>
          <w:szCs w:val="21"/>
        </w:rPr>
        <w:t>active rule</w:t>
      </w:r>
      <w:r>
        <w:rPr>
          <w:rStyle w:val="ad"/>
          <w:rFonts w:ascii="Helvetica" w:hAnsi="Helvetica" w:cs="Helvetica"/>
          <w:color w:val="333333"/>
          <w:sz w:val="21"/>
          <w:szCs w:val="21"/>
        </w:rPr>
        <w:t>活动规则</w:t>
      </w:r>
      <w:r>
        <w:rPr>
          <w:rFonts w:ascii="Helvetica" w:hAnsi="Helvetica" w:cs="Helvetica"/>
          <w:color w:val="333333"/>
          <w:sz w:val="21"/>
          <w:szCs w:val="21"/>
        </w:rPr>
        <w:t>。</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一个属性只会属于</w:t>
      </w:r>
      <w:r>
        <w:rPr>
          <w:rStyle w:val="HTML"/>
          <w:rFonts w:ascii="Consolas" w:hAnsi="Consolas" w:cs="Consolas"/>
          <w:color w:val="C7254E"/>
          <w:sz w:val="19"/>
          <w:szCs w:val="19"/>
          <w:shd w:val="clear" w:color="auto" w:fill="F9F2F4"/>
        </w:rPr>
        <w:t>scenarios()</w:t>
      </w:r>
      <w:r>
        <w:rPr>
          <w:rFonts w:ascii="Helvetica" w:hAnsi="Helvetica" w:cs="Helvetica"/>
          <w:color w:val="333333"/>
          <w:sz w:val="21"/>
          <w:szCs w:val="21"/>
        </w:rPr>
        <w:t>中定义的活动属性且在</w:t>
      </w:r>
      <w:r>
        <w:rPr>
          <w:rStyle w:val="HTML"/>
          <w:rFonts w:ascii="Consolas" w:hAnsi="Consolas" w:cs="Consolas"/>
          <w:color w:val="C7254E"/>
          <w:sz w:val="19"/>
          <w:szCs w:val="19"/>
          <w:shd w:val="clear" w:color="auto" w:fill="F9F2F4"/>
        </w:rPr>
        <w:t>rules()</w:t>
      </w:r>
      <w:r>
        <w:rPr>
          <w:rFonts w:ascii="Helvetica" w:hAnsi="Helvetica" w:cs="Helvetica"/>
          <w:color w:val="333333"/>
          <w:sz w:val="21"/>
          <w:szCs w:val="21"/>
        </w:rPr>
        <w:t> </w:t>
      </w:r>
      <w:r>
        <w:rPr>
          <w:rFonts w:ascii="Helvetica" w:hAnsi="Helvetica" w:cs="Helvetica"/>
          <w:color w:val="333333"/>
          <w:sz w:val="21"/>
          <w:szCs w:val="21"/>
        </w:rPr>
        <w:t>申明对应一条或多条活动规则的情况下被验证。</w:t>
      </w:r>
    </w:p>
    <w:p w:rsidR="00185D12" w:rsidRDefault="00185D12" w:rsidP="00344F86">
      <w:pPr>
        <w:rPr>
          <w:noProof/>
        </w:rPr>
      </w:pPr>
    </w:p>
    <w:p w:rsidR="00085B07" w:rsidRDefault="00085B07" w:rsidP="00C10ED4">
      <w:pPr>
        <w:outlineLvl w:val="2"/>
        <w:rPr>
          <w:noProof/>
        </w:rPr>
      </w:pPr>
      <w:r>
        <w:rPr>
          <w:rFonts w:hint="eastAsia"/>
          <w:noProof/>
        </w:rPr>
        <w:t>6</w:t>
      </w:r>
      <w:r>
        <w:rPr>
          <w:rFonts w:hint="eastAsia"/>
          <w:noProof/>
        </w:rPr>
        <w:t>、</w:t>
      </w:r>
      <w:r>
        <w:rPr>
          <w:noProof/>
        </w:rPr>
        <w:t>安全属性</w:t>
      </w:r>
    </w:p>
    <w:p w:rsidR="00085B07" w:rsidRDefault="00085B07" w:rsidP="00085B0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块赋值只应用在模型当前</w:t>
      </w:r>
      <w:r>
        <w:rPr>
          <w:rStyle w:val="broken-link"/>
          <w:rFonts w:ascii="Helvetica" w:hAnsi="Helvetica" w:cs="Helvetica"/>
          <w:color w:val="333333"/>
          <w:sz w:val="21"/>
          <w:szCs w:val="21"/>
        </w:rPr>
        <w:t>yii\base\Model::scenario</w:t>
      </w:r>
      <w:r>
        <w:rPr>
          <w:rFonts w:ascii="Helvetica" w:hAnsi="Helvetica" w:cs="Helvetica"/>
          <w:color w:val="333333"/>
          <w:sz w:val="21"/>
          <w:szCs w:val="21"/>
        </w:rPr>
        <w:t> </w:t>
      </w:r>
      <w:r>
        <w:rPr>
          <w:rFonts w:ascii="Helvetica" w:hAnsi="Helvetica" w:cs="Helvetica"/>
          <w:color w:val="333333"/>
          <w:sz w:val="21"/>
          <w:szCs w:val="21"/>
        </w:rPr>
        <w:t>场景</w:t>
      </w:r>
      <w:hyperlink r:id="rId112" w:anchor="scenarios()-detail" w:history="1">
        <w:r>
          <w:rPr>
            <w:rStyle w:val="a4"/>
            <w:rFonts w:ascii="Helvetica" w:hAnsi="Helvetica" w:cs="Helvetica"/>
            <w:color w:val="337AB7"/>
            <w:sz w:val="21"/>
            <w:szCs w:val="21"/>
          </w:rPr>
          <w:t>yii\base\Model::scenarios()</w:t>
        </w:r>
      </w:hyperlink>
      <w:r>
        <w:rPr>
          <w:rFonts w:ascii="Helvetica" w:hAnsi="Helvetica" w:cs="Helvetica"/>
          <w:color w:val="333333"/>
          <w:sz w:val="21"/>
          <w:szCs w:val="21"/>
        </w:rPr>
        <w:t>方法</w:t>
      </w:r>
      <w:r>
        <w:rPr>
          <w:rFonts w:ascii="Helvetica" w:hAnsi="Helvetica" w:cs="Helvetica"/>
          <w:color w:val="333333"/>
          <w:sz w:val="21"/>
          <w:szCs w:val="21"/>
        </w:rPr>
        <w:t xml:space="preserve"> </w:t>
      </w:r>
      <w:r>
        <w:rPr>
          <w:rFonts w:ascii="Helvetica" w:hAnsi="Helvetica" w:cs="Helvetica"/>
          <w:color w:val="333333"/>
          <w:sz w:val="21"/>
          <w:szCs w:val="21"/>
        </w:rPr>
        <w:t>列出的称之为</w:t>
      </w:r>
      <w:r>
        <w:rPr>
          <w:rFonts w:ascii="Helvetica" w:hAnsi="Helvetica" w:cs="Helvetica"/>
          <w:color w:val="333333"/>
          <w:sz w:val="21"/>
          <w:szCs w:val="21"/>
        </w:rPr>
        <w:t> </w:t>
      </w:r>
      <w:r>
        <w:rPr>
          <w:rStyle w:val="ad"/>
          <w:rFonts w:ascii="Helvetica" w:hAnsi="Helvetica" w:cs="Helvetica"/>
          <w:color w:val="333333"/>
          <w:sz w:val="21"/>
          <w:szCs w:val="21"/>
        </w:rPr>
        <w:t>安全属性</w:t>
      </w:r>
      <w:r>
        <w:rPr>
          <w:rFonts w:ascii="Helvetica" w:hAnsi="Helvetica" w:cs="Helvetica"/>
          <w:color w:val="333333"/>
          <w:sz w:val="21"/>
          <w:szCs w:val="21"/>
        </w:rPr>
        <w:t> </w:t>
      </w:r>
      <w:r>
        <w:rPr>
          <w:rFonts w:ascii="Helvetica" w:hAnsi="Helvetica" w:cs="Helvetica"/>
          <w:color w:val="333333"/>
          <w:sz w:val="21"/>
          <w:szCs w:val="21"/>
        </w:rPr>
        <w:t>的属性上，例如，如果</w:t>
      </w:r>
      <w:r>
        <w:rPr>
          <w:rStyle w:val="HTML"/>
          <w:rFonts w:ascii="Consolas" w:hAnsi="Consolas" w:cs="Consolas"/>
          <w:color w:val="C7254E"/>
          <w:sz w:val="19"/>
          <w:szCs w:val="19"/>
          <w:shd w:val="clear" w:color="auto" w:fill="F9F2F4"/>
        </w:rPr>
        <w:t>User</w:t>
      </w:r>
      <w:r>
        <w:rPr>
          <w:rFonts w:ascii="Helvetica" w:hAnsi="Helvetica" w:cs="Helvetica"/>
          <w:color w:val="333333"/>
          <w:sz w:val="21"/>
          <w:szCs w:val="21"/>
        </w:rPr>
        <w:t>模型申明以下场景，</w:t>
      </w:r>
      <w:r>
        <w:rPr>
          <w:rFonts w:ascii="Helvetica" w:hAnsi="Helvetica" w:cs="Helvetica"/>
          <w:color w:val="333333"/>
          <w:sz w:val="21"/>
          <w:szCs w:val="21"/>
        </w:rPr>
        <w:t xml:space="preserve"> </w:t>
      </w:r>
      <w:r>
        <w:rPr>
          <w:rFonts w:ascii="Helvetica" w:hAnsi="Helvetica" w:cs="Helvetica"/>
          <w:color w:val="333333"/>
          <w:sz w:val="21"/>
          <w:szCs w:val="21"/>
        </w:rPr>
        <w:t>当当前场景为</w:t>
      </w:r>
      <w:r>
        <w:rPr>
          <w:rStyle w:val="HTML"/>
          <w:rFonts w:ascii="Consolas" w:hAnsi="Consolas" w:cs="Consolas"/>
          <w:color w:val="C7254E"/>
          <w:sz w:val="19"/>
          <w:szCs w:val="19"/>
          <w:shd w:val="clear" w:color="auto" w:fill="F9F2F4"/>
        </w:rPr>
        <w:t>login</w:t>
      </w:r>
      <w:r>
        <w:rPr>
          <w:rFonts w:ascii="Helvetica" w:hAnsi="Helvetica" w:cs="Helvetica"/>
          <w:color w:val="333333"/>
          <w:sz w:val="21"/>
          <w:szCs w:val="21"/>
        </w:rPr>
        <w:t>时候，只有</w:t>
      </w:r>
      <w:r>
        <w:rPr>
          <w:rStyle w:val="HTML"/>
          <w:rFonts w:ascii="Consolas" w:hAnsi="Consolas" w:cs="Consolas"/>
          <w:color w:val="C7254E"/>
          <w:sz w:val="19"/>
          <w:szCs w:val="19"/>
          <w:shd w:val="clear" w:color="auto" w:fill="F9F2F4"/>
        </w:rPr>
        <w:t>username</w:t>
      </w:r>
      <w:r>
        <w:rPr>
          <w:rFonts w:ascii="Helvetica" w:hAnsi="Helvetica" w:cs="Helvetica"/>
          <w:color w:val="333333"/>
          <w:sz w:val="21"/>
          <w:szCs w:val="21"/>
        </w:rPr>
        <w:t> and </w:t>
      </w:r>
      <w:r>
        <w:rPr>
          <w:rStyle w:val="HTML"/>
          <w:rFonts w:ascii="Consolas" w:hAnsi="Consolas" w:cs="Consolas"/>
          <w:color w:val="C7254E"/>
          <w:sz w:val="19"/>
          <w:szCs w:val="19"/>
          <w:shd w:val="clear" w:color="auto" w:fill="F9F2F4"/>
        </w:rPr>
        <w:t>password</w:t>
      </w:r>
      <w:r>
        <w:rPr>
          <w:rFonts w:ascii="Helvetica" w:hAnsi="Helvetica" w:cs="Helvetica"/>
          <w:color w:val="333333"/>
          <w:sz w:val="21"/>
          <w:szCs w:val="21"/>
        </w:rPr>
        <w:t> </w:t>
      </w:r>
      <w:r>
        <w:rPr>
          <w:rFonts w:ascii="Helvetica" w:hAnsi="Helvetica" w:cs="Helvetica"/>
          <w:color w:val="333333"/>
          <w:sz w:val="21"/>
          <w:szCs w:val="21"/>
        </w:rPr>
        <w:t>可被块赋值，</w:t>
      </w:r>
      <w:r>
        <w:rPr>
          <w:rFonts w:ascii="Helvetica" w:hAnsi="Helvetica" w:cs="Helvetica"/>
          <w:color w:val="333333"/>
          <w:sz w:val="21"/>
          <w:szCs w:val="21"/>
        </w:rPr>
        <w:t xml:space="preserve"> </w:t>
      </w:r>
      <w:r>
        <w:rPr>
          <w:rFonts w:ascii="Helvetica" w:hAnsi="Helvetica" w:cs="Helvetica"/>
          <w:color w:val="333333"/>
          <w:sz w:val="21"/>
          <w:szCs w:val="21"/>
        </w:rPr>
        <w:t>其他属性不会被赋值。</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scenarios</w:t>
      </w:r>
      <w:r>
        <w:rPr>
          <w:rStyle w:val="hljs-params"/>
          <w:rFonts w:ascii="Consolas" w:hAnsi="Consolas" w:cs="Consolas"/>
          <w:color w:val="444444"/>
          <w:shd w:val="clear" w:color="auto" w:fill="F0F0F0"/>
        </w:rPr>
        <w:t>()</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'login'</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'username'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'password'</w:t>
      </w:r>
      <w:r>
        <w:rPr>
          <w:rStyle w:val="HTML"/>
          <w:rFonts w:ascii="Consolas" w:hAnsi="Consolas" w:cs="Consolas"/>
          <w:color w:val="444444"/>
          <w:shd w:val="clear" w:color="auto" w:fill="F0F0F0"/>
        </w:rPr>
        <w:t>],</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'register'</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'username'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'email'</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'password'</w:t>
      </w:r>
      <w:r>
        <w:rPr>
          <w:rStyle w:val="HTML"/>
          <w:rFonts w:ascii="Consolas" w:hAnsi="Consolas" w:cs="Consolas"/>
          <w:color w:val="444444"/>
          <w:shd w:val="clear" w:color="auto" w:fill="F0F0F0"/>
        </w:rPr>
        <w:t>],</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85B07" w:rsidRDefault="00085B07" w:rsidP="00085B07">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rPr>
        <w:t>信息：</w:t>
      </w:r>
      <w:r>
        <w:rPr>
          <w:rFonts w:ascii="Helvetica" w:hAnsi="Helvetica" w:cs="Helvetica"/>
          <w:color w:val="31708F"/>
          <w:sz w:val="21"/>
          <w:szCs w:val="21"/>
        </w:rPr>
        <w:t>块赋值只应用在安全属性上，</w:t>
      </w:r>
      <w:r>
        <w:rPr>
          <w:rFonts w:ascii="Helvetica" w:hAnsi="Helvetica" w:cs="Helvetica"/>
          <w:color w:val="31708F"/>
          <w:sz w:val="21"/>
          <w:szCs w:val="21"/>
        </w:rPr>
        <w:t xml:space="preserve"> </w:t>
      </w:r>
      <w:r>
        <w:rPr>
          <w:rFonts w:ascii="Helvetica" w:hAnsi="Helvetica" w:cs="Helvetica"/>
          <w:color w:val="31708F"/>
          <w:sz w:val="21"/>
          <w:szCs w:val="21"/>
        </w:rPr>
        <w:t>因为你想控制哪些属性会被终端用户输入数据所修改，</w:t>
      </w:r>
      <w:r>
        <w:rPr>
          <w:rFonts w:ascii="Helvetica" w:hAnsi="Helvetica" w:cs="Helvetica"/>
          <w:color w:val="31708F"/>
          <w:sz w:val="21"/>
          <w:szCs w:val="21"/>
        </w:rPr>
        <w:t xml:space="preserve"> </w:t>
      </w:r>
      <w:r>
        <w:rPr>
          <w:rFonts w:ascii="Helvetica" w:hAnsi="Helvetica" w:cs="Helvetica"/>
          <w:color w:val="31708F"/>
          <w:sz w:val="21"/>
          <w:szCs w:val="21"/>
        </w:rPr>
        <w:t>例如，如果</w:t>
      </w:r>
      <w:r>
        <w:rPr>
          <w:rFonts w:ascii="Helvetica" w:hAnsi="Helvetica" w:cs="Helvetica"/>
          <w:color w:val="31708F"/>
          <w:sz w:val="21"/>
          <w:szCs w:val="21"/>
        </w:rPr>
        <w:t> </w:t>
      </w:r>
      <w:r>
        <w:rPr>
          <w:rStyle w:val="HTML"/>
          <w:rFonts w:ascii="Consolas" w:hAnsi="Consolas" w:cs="Consolas"/>
          <w:color w:val="C7254E"/>
          <w:sz w:val="19"/>
          <w:szCs w:val="19"/>
          <w:shd w:val="clear" w:color="auto" w:fill="F9F2F4"/>
        </w:rPr>
        <w:t>User</w:t>
      </w:r>
      <w:r>
        <w:rPr>
          <w:rFonts w:ascii="Helvetica" w:hAnsi="Helvetica" w:cs="Helvetica"/>
          <w:color w:val="31708F"/>
          <w:sz w:val="21"/>
          <w:szCs w:val="21"/>
        </w:rPr>
        <w:t> </w:t>
      </w:r>
      <w:r>
        <w:rPr>
          <w:rFonts w:ascii="Helvetica" w:hAnsi="Helvetica" w:cs="Helvetica"/>
          <w:color w:val="31708F"/>
          <w:sz w:val="21"/>
          <w:szCs w:val="21"/>
        </w:rPr>
        <w:t>模型有一个</w:t>
      </w:r>
      <w:r>
        <w:rPr>
          <w:rStyle w:val="HTML"/>
          <w:rFonts w:ascii="Consolas" w:hAnsi="Consolas" w:cs="Consolas"/>
          <w:color w:val="C7254E"/>
          <w:sz w:val="19"/>
          <w:szCs w:val="19"/>
          <w:shd w:val="clear" w:color="auto" w:fill="F9F2F4"/>
        </w:rPr>
        <w:t>permission</w:t>
      </w:r>
      <w:r>
        <w:rPr>
          <w:rFonts w:ascii="Helvetica" w:hAnsi="Helvetica" w:cs="Helvetica"/>
          <w:color w:val="31708F"/>
          <w:sz w:val="21"/>
          <w:szCs w:val="21"/>
        </w:rPr>
        <w:t>属性对应用户的权限，</w:t>
      </w:r>
      <w:r>
        <w:rPr>
          <w:rFonts w:ascii="Helvetica" w:hAnsi="Helvetica" w:cs="Helvetica"/>
          <w:color w:val="31708F"/>
          <w:sz w:val="21"/>
          <w:szCs w:val="21"/>
        </w:rPr>
        <w:t xml:space="preserve"> </w:t>
      </w:r>
      <w:r>
        <w:rPr>
          <w:rFonts w:ascii="Helvetica" w:hAnsi="Helvetica" w:cs="Helvetica"/>
          <w:color w:val="31708F"/>
          <w:sz w:val="21"/>
          <w:szCs w:val="21"/>
        </w:rPr>
        <w:t>你可能只想让这个属性在后台界面被管理员修改。</w:t>
      </w:r>
    </w:p>
    <w:p w:rsidR="00085B07" w:rsidRDefault="00085B07" w:rsidP="00085B0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由于默认</w:t>
      </w:r>
      <w:hyperlink r:id="rId113" w:anchor="scenarios()-detail" w:history="1">
        <w:r>
          <w:rPr>
            <w:rStyle w:val="a4"/>
            <w:rFonts w:ascii="Helvetica" w:hAnsi="Helvetica" w:cs="Helvetica"/>
            <w:color w:val="337AB7"/>
            <w:sz w:val="21"/>
            <w:szCs w:val="21"/>
          </w:rPr>
          <w:t>yii\base\Model::scenarios()</w:t>
        </w:r>
      </w:hyperlink>
      <w:r>
        <w:rPr>
          <w:rFonts w:ascii="Helvetica" w:hAnsi="Helvetica" w:cs="Helvetica"/>
          <w:color w:val="333333"/>
          <w:sz w:val="21"/>
          <w:szCs w:val="21"/>
        </w:rPr>
        <w:t>的实现会返回</w:t>
      </w:r>
      <w:r>
        <w:rPr>
          <w:rFonts w:ascii="Helvetica" w:hAnsi="Helvetica" w:cs="Helvetica"/>
          <w:color w:val="333333"/>
          <w:sz w:val="21"/>
          <w:szCs w:val="21"/>
        </w:rPr>
        <w:t> </w:t>
      </w:r>
      <w:hyperlink r:id="rId114" w:anchor="rules()-detail" w:history="1">
        <w:r>
          <w:rPr>
            <w:rStyle w:val="a4"/>
            <w:rFonts w:ascii="Helvetica" w:hAnsi="Helvetica" w:cs="Helvetica"/>
            <w:color w:val="337AB7"/>
            <w:sz w:val="21"/>
            <w:szCs w:val="21"/>
          </w:rPr>
          <w:t>yii\base\Model::rules()</w:t>
        </w:r>
      </w:hyperlink>
      <w:r>
        <w:rPr>
          <w:rFonts w:ascii="Helvetica" w:hAnsi="Helvetica" w:cs="Helvetica"/>
          <w:color w:val="333333"/>
          <w:sz w:val="21"/>
          <w:szCs w:val="21"/>
        </w:rPr>
        <w:t>所有属性和数据，</w:t>
      </w:r>
      <w:r>
        <w:rPr>
          <w:rFonts w:ascii="Helvetica" w:hAnsi="Helvetica" w:cs="Helvetica"/>
          <w:color w:val="333333"/>
          <w:sz w:val="21"/>
          <w:szCs w:val="21"/>
        </w:rPr>
        <w:t xml:space="preserve"> </w:t>
      </w:r>
      <w:r>
        <w:rPr>
          <w:rFonts w:ascii="Helvetica" w:hAnsi="Helvetica" w:cs="Helvetica"/>
          <w:color w:val="333333"/>
          <w:sz w:val="21"/>
          <w:szCs w:val="21"/>
        </w:rPr>
        <w:t>如果不覆盖这个方法，表示所有只要出现在活动验证规则中的属性都是安全的。</w:t>
      </w:r>
    </w:p>
    <w:p w:rsidR="00085B07" w:rsidRDefault="00085B07" w:rsidP="00085B0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为此，提供一个特别的别名为</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safe</w:t>
      </w:r>
      <w:r>
        <w:rPr>
          <w:rFonts w:ascii="Helvetica" w:hAnsi="Helvetica" w:cs="Helvetica"/>
          <w:color w:val="333333"/>
          <w:sz w:val="21"/>
          <w:szCs w:val="21"/>
        </w:rPr>
        <w:t> </w:t>
      </w:r>
      <w:r>
        <w:rPr>
          <w:rFonts w:ascii="Helvetica" w:hAnsi="Helvetica" w:cs="Helvetica"/>
          <w:color w:val="333333"/>
          <w:sz w:val="21"/>
          <w:szCs w:val="21"/>
        </w:rPr>
        <w:t>的验证器来申明</w:t>
      </w:r>
      <w:r>
        <w:rPr>
          <w:rFonts w:ascii="Helvetica" w:hAnsi="Helvetica" w:cs="Helvetica"/>
          <w:color w:val="333333"/>
          <w:sz w:val="21"/>
          <w:szCs w:val="21"/>
        </w:rPr>
        <w:t xml:space="preserve"> </w:t>
      </w:r>
      <w:r>
        <w:rPr>
          <w:rFonts w:ascii="Helvetica" w:hAnsi="Helvetica" w:cs="Helvetica"/>
          <w:color w:val="333333"/>
          <w:sz w:val="21"/>
          <w:szCs w:val="21"/>
        </w:rPr>
        <w:t>哪些属性是安全的不需要被验证，</w:t>
      </w:r>
      <w:r>
        <w:rPr>
          <w:rFonts w:ascii="Helvetica" w:hAnsi="Helvetica" w:cs="Helvetica"/>
          <w:color w:val="333333"/>
          <w:sz w:val="21"/>
          <w:szCs w:val="21"/>
        </w:rPr>
        <w:t xml:space="preserve"> </w:t>
      </w:r>
      <w:r>
        <w:rPr>
          <w:rFonts w:ascii="Helvetica" w:hAnsi="Helvetica" w:cs="Helvetica"/>
          <w:color w:val="333333"/>
          <w:sz w:val="21"/>
          <w:szCs w:val="21"/>
        </w:rPr>
        <w:t>如下示例的规则申明</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title</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description</w:t>
      </w:r>
      <w:r>
        <w:rPr>
          <w:rFonts w:ascii="Helvetica" w:hAnsi="Helvetica" w:cs="Helvetica"/>
          <w:color w:val="333333"/>
          <w:sz w:val="21"/>
          <w:szCs w:val="21"/>
        </w:rPr>
        <w:t> </w:t>
      </w:r>
      <w:r>
        <w:rPr>
          <w:rFonts w:ascii="Helvetica" w:hAnsi="Helvetica" w:cs="Helvetica"/>
          <w:color w:val="333333"/>
          <w:sz w:val="21"/>
          <w:szCs w:val="21"/>
        </w:rPr>
        <w:t>都为安全属性。</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rules</w:t>
      </w:r>
      <w:r>
        <w:rPr>
          <w:rStyle w:val="hljs-params"/>
          <w:rFonts w:ascii="Consolas" w:hAnsi="Consolas" w:cs="Consolas"/>
          <w:color w:val="444444"/>
          <w:shd w:val="clear" w:color="auto" w:fill="F0F0F0"/>
        </w:rPr>
        <w:t>()</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'title'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'description'</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'safe'</w:t>
      </w:r>
      <w:r>
        <w:rPr>
          <w:rStyle w:val="HTML"/>
          <w:rFonts w:ascii="Consolas" w:hAnsi="Consolas" w:cs="Consolas"/>
          <w:color w:val="444444"/>
          <w:shd w:val="clear" w:color="auto" w:fill="F0F0F0"/>
        </w:rPr>
        <w:t>],</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85B07" w:rsidRDefault="00085B07" w:rsidP="00085B07">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HTML"/>
          <w:rFonts w:ascii="Consolas" w:hAnsi="Consolas" w:cs="Consolas"/>
          <w:color w:val="444444"/>
          <w:shd w:val="clear" w:color="auto" w:fill="F0F0F0"/>
        </w:rPr>
        <w:t>}</w:t>
      </w:r>
    </w:p>
    <w:p w:rsidR="00085B07" w:rsidRDefault="00085B07" w:rsidP="00344F86">
      <w:pPr>
        <w:rPr>
          <w:noProof/>
        </w:rPr>
      </w:pPr>
    </w:p>
    <w:p w:rsidR="00085B07" w:rsidRDefault="00C10ED4" w:rsidP="00C10ED4">
      <w:pPr>
        <w:outlineLvl w:val="2"/>
        <w:rPr>
          <w:noProof/>
        </w:rPr>
      </w:pPr>
      <w:r>
        <w:rPr>
          <w:rFonts w:hint="eastAsia"/>
          <w:noProof/>
        </w:rPr>
        <w:t>7</w:t>
      </w:r>
      <w:r>
        <w:rPr>
          <w:rFonts w:hint="eastAsia"/>
          <w:noProof/>
        </w:rPr>
        <w:t>、</w:t>
      </w:r>
      <w:r>
        <w:rPr>
          <w:noProof/>
        </w:rPr>
        <w:t>非</w:t>
      </w:r>
      <w:r>
        <w:rPr>
          <w:rFonts w:hint="eastAsia"/>
          <w:noProof/>
        </w:rPr>
        <w:t>安全</w:t>
      </w:r>
      <w:r>
        <w:rPr>
          <w:noProof/>
        </w:rPr>
        <w:t>属性</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如上所述，</w:t>
      </w:r>
      <w:hyperlink r:id="rId115" w:anchor="scenarios()-detail" w:history="1">
        <w:r>
          <w:rPr>
            <w:rStyle w:val="a4"/>
            <w:rFonts w:ascii="Helvetica" w:hAnsi="Helvetica" w:cs="Helvetica"/>
            <w:color w:val="337AB7"/>
            <w:sz w:val="21"/>
            <w:szCs w:val="21"/>
            <w:u w:val="none"/>
          </w:rPr>
          <w:t>yii\base\Model::scenarios()</w:t>
        </w:r>
      </w:hyperlink>
      <w:r>
        <w:rPr>
          <w:rFonts w:ascii="Helvetica" w:hAnsi="Helvetica" w:cs="Helvetica"/>
          <w:color w:val="333333"/>
          <w:sz w:val="21"/>
          <w:szCs w:val="21"/>
        </w:rPr>
        <w:t> </w:t>
      </w:r>
      <w:r>
        <w:rPr>
          <w:rFonts w:ascii="Helvetica" w:hAnsi="Helvetica" w:cs="Helvetica"/>
          <w:color w:val="333333"/>
          <w:sz w:val="21"/>
          <w:szCs w:val="21"/>
        </w:rPr>
        <w:t>方法提供两个用处：定义哪些属性应被验证，定义哪些属性安全。</w:t>
      </w:r>
      <w:r>
        <w:rPr>
          <w:rFonts w:ascii="Helvetica" w:hAnsi="Helvetica" w:cs="Helvetica"/>
          <w:color w:val="333333"/>
          <w:sz w:val="21"/>
          <w:szCs w:val="21"/>
        </w:rPr>
        <w:t xml:space="preserve"> </w:t>
      </w:r>
      <w:r>
        <w:rPr>
          <w:rFonts w:ascii="Helvetica" w:hAnsi="Helvetica" w:cs="Helvetica"/>
          <w:color w:val="333333"/>
          <w:sz w:val="21"/>
          <w:szCs w:val="21"/>
        </w:rPr>
        <w:t>在某些情况下，你可能想验证一个属性但不想让他是安全的，</w:t>
      </w:r>
      <w:r>
        <w:rPr>
          <w:rFonts w:ascii="Helvetica" w:hAnsi="Helvetica" w:cs="Helvetica"/>
          <w:color w:val="333333"/>
          <w:sz w:val="21"/>
          <w:szCs w:val="21"/>
        </w:rPr>
        <w:t xml:space="preserve"> </w:t>
      </w:r>
      <w:r>
        <w:rPr>
          <w:rFonts w:ascii="Helvetica" w:hAnsi="Helvetica" w:cs="Helvetica"/>
          <w:color w:val="333333"/>
          <w:sz w:val="21"/>
          <w:szCs w:val="21"/>
        </w:rPr>
        <w:t>可在</w:t>
      </w:r>
      <w:r>
        <w:rPr>
          <w:rStyle w:val="HTML"/>
          <w:rFonts w:ascii="Consolas" w:hAnsi="Consolas" w:cs="Consolas"/>
          <w:color w:val="C7254E"/>
          <w:sz w:val="19"/>
          <w:szCs w:val="19"/>
          <w:shd w:val="clear" w:color="auto" w:fill="F9F2F4"/>
        </w:rPr>
        <w:t>scenarios()</w:t>
      </w:r>
      <w:r>
        <w:rPr>
          <w:rFonts w:ascii="Helvetica" w:hAnsi="Helvetica" w:cs="Helvetica"/>
          <w:color w:val="333333"/>
          <w:sz w:val="21"/>
          <w:szCs w:val="21"/>
        </w:rPr>
        <w:t>方法中属性名加一个惊叹号</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例如像如下的</w:t>
      </w:r>
      <w:r>
        <w:rPr>
          <w:rStyle w:val="HTML"/>
          <w:rFonts w:ascii="Consolas" w:hAnsi="Consolas" w:cs="Consolas"/>
          <w:color w:val="C7254E"/>
          <w:sz w:val="19"/>
          <w:szCs w:val="19"/>
          <w:shd w:val="clear" w:color="auto" w:fill="F9F2F4"/>
        </w:rPr>
        <w:t>secret</w:t>
      </w:r>
      <w:r>
        <w:rPr>
          <w:rFonts w:ascii="Helvetica" w:hAnsi="Helvetica" w:cs="Helvetica"/>
          <w:color w:val="333333"/>
          <w:sz w:val="21"/>
          <w:szCs w:val="21"/>
        </w:rPr>
        <w:t>属性。</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scenarios</w:t>
      </w:r>
      <w:r>
        <w:rPr>
          <w:rStyle w:val="hljs-params"/>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'login'</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'username'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'password'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'!secret'</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当模型在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login</w:t>
      </w:r>
      <w:r>
        <w:rPr>
          <w:rFonts w:ascii="Helvetica" w:hAnsi="Helvetica" w:cs="Helvetica"/>
          <w:color w:val="333333"/>
          <w:sz w:val="21"/>
          <w:szCs w:val="21"/>
        </w:rPr>
        <w:t> </w:t>
      </w:r>
      <w:r>
        <w:rPr>
          <w:rFonts w:ascii="Helvetica" w:hAnsi="Helvetica" w:cs="Helvetica"/>
          <w:color w:val="333333"/>
          <w:sz w:val="21"/>
          <w:szCs w:val="21"/>
        </w:rPr>
        <w:t>场景下，三个属性都会被验证，</w:t>
      </w:r>
      <w:r>
        <w:rPr>
          <w:rFonts w:ascii="Helvetica" w:hAnsi="Helvetica" w:cs="Helvetica"/>
          <w:color w:val="333333"/>
          <w:sz w:val="21"/>
          <w:szCs w:val="21"/>
        </w:rPr>
        <w:t xml:space="preserve"> </w:t>
      </w:r>
      <w:r>
        <w:rPr>
          <w:rFonts w:ascii="Helvetica" w:hAnsi="Helvetica" w:cs="Helvetica"/>
          <w:color w:val="333333"/>
          <w:sz w:val="21"/>
          <w:szCs w:val="21"/>
        </w:rPr>
        <w:t>但只有</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username</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password</w:t>
      </w:r>
      <w:r>
        <w:rPr>
          <w:rFonts w:ascii="Helvetica" w:hAnsi="Helvetica" w:cs="Helvetica"/>
          <w:color w:val="333333"/>
          <w:sz w:val="21"/>
          <w:szCs w:val="21"/>
        </w:rPr>
        <w:t> </w:t>
      </w:r>
      <w:r>
        <w:rPr>
          <w:rFonts w:ascii="Helvetica" w:hAnsi="Helvetica" w:cs="Helvetica"/>
          <w:color w:val="333333"/>
          <w:sz w:val="21"/>
          <w:szCs w:val="21"/>
        </w:rPr>
        <w:t>属性会被块赋值，</w:t>
      </w:r>
      <w:r>
        <w:rPr>
          <w:rFonts w:ascii="Helvetica" w:hAnsi="Helvetica" w:cs="Helvetica"/>
          <w:color w:val="333333"/>
          <w:sz w:val="21"/>
          <w:szCs w:val="21"/>
        </w:rPr>
        <w:t xml:space="preserve"> </w:t>
      </w:r>
      <w:r>
        <w:rPr>
          <w:rFonts w:ascii="Helvetica" w:hAnsi="Helvetica" w:cs="Helvetica"/>
          <w:color w:val="333333"/>
          <w:sz w:val="21"/>
          <w:szCs w:val="21"/>
        </w:rPr>
        <w:t>要对</w:t>
      </w:r>
      <w:r>
        <w:rPr>
          <w:rStyle w:val="HTML"/>
          <w:rFonts w:ascii="Consolas" w:hAnsi="Consolas" w:cs="Consolas"/>
          <w:color w:val="C7254E"/>
          <w:sz w:val="19"/>
          <w:szCs w:val="19"/>
          <w:shd w:val="clear" w:color="auto" w:fill="F9F2F4"/>
        </w:rPr>
        <w:t>secret</w:t>
      </w:r>
      <w:r>
        <w:rPr>
          <w:rFonts w:ascii="Helvetica" w:hAnsi="Helvetica" w:cs="Helvetica"/>
          <w:color w:val="333333"/>
          <w:sz w:val="21"/>
          <w:szCs w:val="21"/>
        </w:rPr>
        <w:t>属性赋值，必须像如下例子明确对它赋值。</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 xml:space="preserve">-&gt;secret = </w:t>
      </w:r>
      <w:r>
        <w:rPr>
          <w:rStyle w:val="hljs-variable"/>
          <w:rFonts w:ascii="Consolas" w:hAnsi="Consolas" w:cs="Consolas"/>
          <w:color w:val="BC6060"/>
          <w:shd w:val="clear" w:color="auto" w:fill="F0F0F0"/>
        </w:rPr>
        <w:t>$secret</w:t>
      </w:r>
      <w:r>
        <w:rPr>
          <w:rStyle w:val="HTML"/>
          <w:rFonts w:ascii="Consolas" w:hAnsi="Consolas" w:cs="Consolas"/>
          <w:color w:val="444444"/>
          <w:shd w:val="clear" w:color="auto" w:fill="F0F0F0"/>
        </w:rPr>
        <w:t>;</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same can be done in </w:t>
      </w:r>
      <w:r>
        <w:rPr>
          <w:rStyle w:val="HTML"/>
          <w:rFonts w:ascii="Consolas" w:hAnsi="Consolas" w:cs="Consolas"/>
          <w:color w:val="C7254E"/>
          <w:sz w:val="19"/>
          <w:szCs w:val="19"/>
          <w:shd w:val="clear" w:color="auto" w:fill="F9F2F4"/>
        </w:rPr>
        <w:t>rules()</w:t>
      </w:r>
      <w:r>
        <w:rPr>
          <w:rFonts w:ascii="Helvetica" w:hAnsi="Helvetica" w:cs="Helvetica"/>
          <w:color w:val="333333"/>
          <w:sz w:val="21"/>
          <w:szCs w:val="21"/>
        </w:rPr>
        <w:t> method:</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rules</w:t>
      </w:r>
      <w:r>
        <w:rPr>
          <w:rStyle w:val="hljs-params"/>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'username'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'password'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'!secret'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'required'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'login'</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this case attributes </w:t>
      </w:r>
      <w:r>
        <w:rPr>
          <w:rStyle w:val="HTML"/>
          <w:rFonts w:ascii="Consolas" w:hAnsi="Consolas" w:cs="Consolas"/>
          <w:color w:val="C7254E"/>
          <w:sz w:val="19"/>
          <w:szCs w:val="19"/>
          <w:shd w:val="clear" w:color="auto" w:fill="F9F2F4"/>
        </w:rPr>
        <w:t>username</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password</w:t>
      </w:r>
      <w:r>
        <w:rPr>
          <w:rFonts w:ascii="Helvetica" w:hAnsi="Helvetica" w:cs="Helvetica"/>
          <w:color w:val="333333"/>
          <w:sz w:val="21"/>
          <w:szCs w:val="21"/>
        </w:rPr>
        <w:t> and </w:t>
      </w:r>
      <w:r>
        <w:rPr>
          <w:rStyle w:val="HTML"/>
          <w:rFonts w:ascii="Consolas" w:hAnsi="Consolas" w:cs="Consolas"/>
          <w:color w:val="C7254E"/>
          <w:sz w:val="19"/>
          <w:szCs w:val="19"/>
          <w:shd w:val="clear" w:color="auto" w:fill="F9F2F4"/>
        </w:rPr>
        <w:t>secret</w:t>
      </w:r>
      <w:r>
        <w:rPr>
          <w:rFonts w:ascii="Helvetica" w:hAnsi="Helvetica" w:cs="Helvetica"/>
          <w:color w:val="333333"/>
          <w:sz w:val="21"/>
          <w:szCs w:val="21"/>
        </w:rPr>
        <w:t> are required, but </w:t>
      </w:r>
      <w:r>
        <w:rPr>
          <w:rStyle w:val="HTML"/>
          <w:rFonts w:ascii="Consolas" w:hAnsi="Consolas" w:cs="Consolas"/>
          <w:color w:val="C7254E"/>
          <w:sz w:val="19"/>
          <w:szCs w:val="19"/>
          <w:shd w:val="clear" w:color="auto" w:fill="F9F2F4"/>
        </w:rPr>
        <w:t>secret</w:t>
      </w:r>
      <w:r>
        <w:rPr>
          <w:rFonts w:ascii="Helvetica" w:hAnsi="Helvetica" w:cs="Helvetica"/>
          <w:color w:val="333333"/>
          <w:sz w:val="21"/>
          <w:szCs w:val="21"/>
        </w:rPr>
        <w:t> must be assigned explicitly.</w:t>
      </w:r>
    </w:p>
    <w:p w:rsidR="00C10ED4" w:rsidRDefault="00C10ED4" w:rsidP="00C10ED4">
      <w:pPr>
        <w:outlineLvl w:val="2"/>
        <w:rPr>
          <w:noProof/>
        </w:rPr>
      </w:pPr>
      <w:r>
        <w:rPr>
          <w:rFonts w:hint="eastAsia"/>
          <w:noProof/>
        </w:rPr>
        <w:t>8</w:t>
      </w:r>
      <w:r>
        <w:rPr>
          <w:rFonts w:hint="eastAsia"/>
          <w:noProof/>
        </w:rPr>
        <w:t>、</w:t>
      </w:r>
      <w:r>
        <w:rPr>
          <w:noProof/>
        </w:rPr>
        <w:t>导出数据</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模型通常要导出成不同格式，例如，你可能想将模型的一个集合转成</w:t>
      </w:r>
      <w:r>
        <w:rPr>
          <w:rFonts w:ascii="Helvetica" w:hAnsi="Helvetica" w:cs="Helvetica"/>
          <w:color w:val="333333"/>
          <w:sz w:val="21"/>
          <w:szCs w:val="21"/>
        </w:rPr>
        <w:t>JSON</w:t>
      </w:r>
      <w:r>
        <w:rPr>
          <w:rFonts w:ascii="Helvetica" w:hAnsi="Helvetica" w:cs="Helvetica"/>
          <w:color w:val="333333"/>
          <w:sz w:val="21"/>
          <w:szCs w:val="21"/>
        </w:rPr>
        <w:t>或</w:t>
      </w:r>
      <w:r>
        <w:rPr>
          <w:rFonts w:ascii="Helvetica" w:hAnsi="Helvetica" w:cs="Helvetica"/>
          <w:color w:val="333333"/>
          <w:sz w:val="21"/>
          <w:szCs w:val="21"/>
        </w:rPr>
        <w:t>Excel</w:t>
      </w:r>
      <w:r>
        <w:rPr>
          <w:rFonts w:ascii="Helvetica" w:hAnsi="Helvetica" w:cs="Helvetica"/>
          <w:color w:val="333333"/>
          <w:sz w:val="21"/>
          <w:szCs w:val="21"/>
        </w:rPr>
        <w:t>格式，</w:t>
      </w:r>
      <w:r>
        <w:rPr>
          <w:rFonts w:ascii="Helvetica" w:hAnsi="Helvetica" w:cs="Helvetica"/>
          <w:color w:val="333333"/>
          <w:sz w:val="21"/>
          <w:szCs w:val="21"/>
        </w:rPr>
        <w:t xml:space="preserve"> </w:t>
      </w:r>
      <w:r>
        <w:rPr>
          <w:rFonts w:ascii="Helvetica" w:hAnsi="Helvetica" w:cs="Helvetica"/>
          <w:color w:val="333333"/>
          <w:sz w:val="21"/>
          <w:szCs w:val="21"/>
        </w:rPr>
        <w:t>导出过程可分解为两个步骤：</w:t>
      </w:r>
    </w:p>
    <w:p w:rsidR="00C10ED4" w:rsidRDefault="00C10ED4" w:rsidP="00C10ED4">
      <w:pPr>
        <w:widowControl/>
        <w:numPr>
          <w:ilvl w:val="0"/>
          <w:numId w:val="7"/>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模型转换成数组；</w:t>
      </w:r>
    </w:p>
    <w:p w:rsidR="00C10ED4" w:rsidRDefault="00C10ED4" w:rsidP="00C10ED4">
      <w:pPr>
        <w:widowControl/>
        <w:numPr>
          <w:ilvl w:val="0"/>
          <w:numId w:val="7"/>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数组转换成所需要的格式。</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你只需要关注第一步，因为第二步可被通用的</w:t>
      </w:r>
      <w:r>
        <w:rPr>
          <w:rFonts w:ascii="Helvetica" w:hAnsi="Helvetica" w:cs="Helvetica"/>
          <w:color w:val="333333"/>
          <w:sz w:val="21"/>
          <w:szCs w:val="21"/>
        </w:rPr>
        <w:t xml:space="preserve"> </w:t>
      </w:r>
      <w:r>
        <w:rPr>
          <w:rFonts w:ascii="Helvetica" w:hAnsi="Helvetica" w:cs="Helvetica"/>
          <w:color w:val="333333"/>
          <w:sz w:val="21"/>
          <w:szCs w:val="21"/>
        </w:rPr>
        <w:t>数据转换器如</w:t>
      </w:r>
      <w:hyperlink r:id="rId116" w:history="1">
        <w:r>
          <w:rPr>
            <w:rStyle w:val="a4"/>
            <w:rFonts w:ascii="Helvetica" w:hAnsi="Helvetica" w:cs="Helvetica"/>
            <w:color w:val="337AB7"/>
            <w:sz w:val="21"/>
            <w:szCs w:val="21"/>
            <w:u w:val="none"/>
          </w:rPr>
          <w:t>yii\web\JsonResponseFormatter</w:t>
        </w:r>
      </w:hyperlink>
      <w:r>
        <w:rPr>
          <w:rFonts w:ascii="Helvetica" w:hAnsi="Helvetica" w:cs="Helvetica"/>
          <w:color w:val="333333"/>
          <w:sz w:val="21"/>
          <w:szCs w:val="21"/>
        </w:rPr>
        <w:t>来完成。</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将模型转换为数组最简单的方式是使用</w:t>
      </w:r>
      <w:r>
        <w:rPr>
          <w:rFonts w:ascii="Helvetica" w:hAnsi="Helvetica" w:cs="Helvetica"/>
          <w:color w:val="333333"/>
          <w:sz w:val="21"/>
          <w:szCs w:val="21"/>
        </w:rPr>
        <w:t> </w:t>
      </w:r>
      <w:hyperlink r:id="rId117" w:anchor="attributes()-detail" w:history="1">
        <w:r>
          <w:rPr>
            <w:rStyle w:val="a4"/>
            <w:rFonts w:ascii="Helvetica" w:hAnsi="Helvetica" w:cs="Helvetica"/>
            <w:color w:val="337AB7"/>
            <w:sz w:val="21"/>
            <w:szCs w:val="21"/>
            <w:u w:val="none"/>
          </w:rPr>
          <w:t>yii\base\Model::attributes()</w:t>
        </w:r>
      </w:hyperlink>
      <w:r>
        <w:rPr>
          <w:rFonts w:ascii="Helvetica" w:hAnsi="Helvetica" w:cs="Helvetica"/>
          <w:color w:val="333333"/>
          <w:sz w:val="21"/>
          <w:szCs w:val="21"/>
        </w:rPr>
        <w:t> </w:t>
      </w:r>
      <w:r>
        <w:rPr>
          <w:rFonts w:ascii="Helvetica" w:hAnsi="Helvetica" w:cs="Helvetica"/>
          <w:color w:val="333333"/>
          <w:sz w:val="21"/>
          <w:szCs w:val="21"/>
        </w:rPr>
        <w:t>属性，</w:t>
      </w:r>
      <w:r>
        <w:rPr>
          <w:rFonts w:ascii="Helvetica" w:hAnsi="Helvetica" w:cs="Helvetica"/>
          <w:color w:val="333333"/>
          <w:sz w:val="21"/>
          <w:szCs w:val="21"/>
        </w:rPr>
        <w:t xml:space="preserve"> </w:t>
      </w:r>
      <w:r>
        <w:rPr>
          <w:rFonts w:ascii="Helvetica" w:hAnsi="Helvetica" w:cs="Helvetica"/>
          <w:color w:val="333333"/>
          <w:sz w:val="21"/>
          <w:szCs w:val="21"/>
        </w:rPr>
        <w:t>例如：</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$post</w:t>
      </w:r>
      <w:r>
        <w:rPr>
          <w:rStyle w:val="HTML"/>
          <w:rFonts w:ascii="Consolas" w:hAnsi="Consolas" w:cs="Consolas"/>
          <w:color w:val="444444"/>
          <w:shd w:val="clear" w:color="auto" w:fill="F0F0F0"/>
        </w:rPr>
        <w:t xml:space="preserve"> = \app\models\Post::findOne(</w:t>
      </w:r>
      <w:r>
        <w:rPr>
          <w:rStyle w:val="hljs-number"/>
          <w:rFonts w:ascii="Consolas" w:hAnsi="Consolas" w:cs="Consolas"/>
          <w:color w:val="880000"/>
          <w:shd w:val="clear" w:color="auto" w:fill="F0F0F0"/>
        </w:rPr>
        <w:t>100</w:t>
      </w:r>
      <w:r>
        <w:rPr>
          <w:rStyle w:val="HTML"/>
          <w:rFonts w:ascii="Consolas" w:hAnsi="Consolas" w:cs="Consolas"/>
          <w:color w:val="444444"/>
          <w:shd w:val="clear" w:color="auto" w:fill="F0F0F0"/>
        </w:rPr>
        <w:t>);</w:t>
      </w:r>
    </w:p>
    <w:p w:rsidR="00C10ED4" w:rsidRDefault="00C10ED4" w:rsidP="00C10ED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$array</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$post</w:t>
      </w:r>
      <w:r>
        <w:rPr>
          <w:rStyle w:val="HTML"/>
          <w:rFonts w:ascii="Consolas" w:hAnsi="Consolas" w:cs="Consolas"/>
          <w:color w:val="444444"/>
          <w:shd w:val="clear" w:color="auto" w:fill="F0F0F0"/>
        </w:rPr>
        <w:t>-&gt;attributes;</w:t>
      </w:r>
    </w:p>
    <w:p w:rsidR="00C10ED4" w:rsidRDefault="00602F22" w:rsidP="00C10ED4">
      <w:pPr>
        <w:pStyle w:val="a9"/>
        <w:shd w:val="clear" w:color="auto" w:fill="FFFFFF"/>
        <w:spacing w:before="0" w:beforeAutospacing="0" w:after="150" w:afterAutospacing="0"/>
        <w:rPr>
          <w:rFonts w:ascii="Helvetica" w:hAnsi="Helvetica" w:cs="Helvetica"/>
          <w:color w:val="333333"/>
          <w:sz w:val="21"/>
          <w:szCs w:val="21"/>
        </w:rPr>
      </w:pPr>
      <w:hyperlink r:id="rId118" w:anchor="attributes()-detail" w:history="1">
        <w:r w:rsidR="00C10ED4">
          <w:rPr>
            <w:rStyle w:val="a4"/>
            <w:rFonts w:ascii="Helvetica" w:hAnsi="Helvetica" w:cs="Helvetica"/>
            <w:color w:val="337AB7"/>
            <w:sz w:val="21"/>
            <w:szCs w:val="21"/>
            <w:u w:val="none"/>
          </w:rPr>
          <w:t>yii\base\Model::attributes()</w:t>
        </w:r>
      </w:hyperlink>
      <w:r w:rsidR="00C10ED4">
        <w:rPr>
          <w:rFonts w:ascii="Helvetica" w:hAnsi="Helvetica" w:cs="Helvetica"/>
          <w:color w:val="333333"/>
          <w:sz w:val="21"/>
          <w:szCs w:val="21"/>
        </w:rPr>
        <w:t> </w:t>
      </w:r>
      <w:r w:rsidR="00C10ED4">
        <w:rPr>
          <w:rFonts w:ascii="Helvetica" w:hAnsi="Helvetica" w:cs="Helvetica"/>
          <w:color w:val="333333"/>
          <w:sz w:val="21"/>
          <w:szCs w:val="21"/>
        </w:rPr>
        <w:t>属性会返回</w:t>
      </w:r>
      <w:r w:rsidR="00C10ED4">
        <w:rPr>
          <w:rFonts w:ascii="Helvetica" w:hAnsi="Helvetica" w:cs="Helvetica"/>
          <w:color w:val="333333"/>
          <w:sz w:val="21"/>
          <w:szCs w:val="21"/>
        </w:rPr>
        <w:t> </w:t>
      </w:r>
      <w:r w:rsidR="00C10ED4">
        <w:rPr>
          <w:rStyle w:val="ad"/>
          <w:rFonts w:ascii="Helvetica" w:hAnsi="Helvetica" w:cs="Helvetica"/>
          <w:color w:val="333333"/>
          <w:sz w:val="21"/>
          <w:szCs w:val="21"/>
        </w:rPr>
        <w:t>所有</w:t>
      </w:r>
      <w:r w:rsidR="00C10ED4">
        <w:rPr>
          <w:rFonts w:ascii="Helvetica" w:hAnsi="Helvetica" w:cs="Helvetica"/>
          <w:color w:val="333333"/>
          <w:sz w:val="21"/>
          <w:szCs w:val="21"/>
        </w:rPr>
        <w:t> </w:t>
      </w:r>
      <w:hyperlink r:id="rId119" w:anchor="attributes()-detail" w:history="1">
        <w:r w:rsidR="00C10ED4">
          <w:rPr>
            <w:rStyle w:val="a4"/>
            <w:rFonts w:ascii="Helvetica" w:hAnsi="Helvetica" w:cs="Helvetica"/>
            <w:color w:val="337AB7"/>
            <w:sz w:val="21"/>
            <w:szCs w:val="21"/>
            <w:u w:val="none"/>
          </w:rPr>
          <w:t>yii\base\Model::attributes()</w:t>
        </w:r>
      </w:hyperlink>
      <w:r w:rsidR="00C10ED4">
        <w:rPr>
          <w:rFonts w:ascii="Helvetica" w:hAnsi="Helvetica" w:cs="Helvetica"/>
          <w:color w:val="333333"/>
          <w:sz w:val="21"/>
          <w:szCs w:val="21"/>
        </w:rPr>
        <w:t> </w:t>
      </w:r>
      <w:r w:rsidR="00C10ED4">
        <w:rPr>
          <w:rFonts w:ascii="Helvetica" w:hAnsi="Helvetica" w:cs="Helvetica"/>
          <w:color w:val="333333"/>
          <w:sz w:val="21"/>
          <w:szCs w:val="21"/>
        </w:rPr>
        <w:t>申明的属性的值。</w:t>
      </w:r>
    </w:p>
    <w:p w:rsidR="00C10ED4" w:rsidRDefault="00C10ED4" w:rsidP="00C10ED4">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更灵活和强大的将模型转换为数组的方式是使用</w:t>
      </w:r>
      <w:r>
        <w:rPr>
          <w:rFonts w:ascii="Helvetica" w:hAnsi="Helvetica" w:cs="Helvetica"/>
          <w:color w:val="333333"/>
          <w:sz w:val="21"/>
          <w:szCs w:val="21"/>
        </w:rPr>
        <w:t> </w:t>
      </w:r>
      <w:r>
        <w:rPr>
          <w:rStyle w:val="broken-link"/>
          <w:rFonts w:ascii="Helvetica" w:hAnsi="Helvetica" w:cs="Helvetica"/>
          <w:color w:val="333333"/>
          <w:sz w:val="21"/>
          <w:szCs w:val="21"/>
        </w:rPr>
        <w:t>yii\base\Model::toArray()</w:t>
      </w:r>
      <w:r>
        <w:rPr>
          <w:rFonts w:ascii="Helvetica" w:hAnsi="Helvetica" w:cs="Helvetica"/>
          <w:color w:val="333333"/>
          <w:sz w:val="21"/>
          <w:szCs w:val="21"/>
        </w:rPr>
        <w:t> </w:t>
      </w:r>
      <w:r>
        <w:rPr>
          <w:rFonts w:ascii="Helvetica" w:hAnsi="Helvetica" w:cs="Helvetica"/>
          <w:color w:val="333333"/>
          <w:sz w:val="21"/>
          <w:szCs w:val="21"/>
        </w:rPr>
        <w:t>方法，</w:t>
      </w:r>
      <w:r>
        <w:rPr>
          <w:rFonts w:ascii="Helvetica" w:hAnsi="Helvetica" w:cs="Helvetica"/>
          <w:color w:val="333333"/>
          <w:sz w:val="21"/>
          <w:szCs w:val="21"/>
        </w:rPr>
        <w:t xml:space="preserve"> </w:t>
      </w:r>
      <w:r>
        <w:rPr>
          <w:rFonts w:ascii="Helvetica" w:hAnsi="Helvetica" w:cs="Helvetica"/>
          <w:color w:val="333333"/>
          <w:sz w:val="21"/>
          <w:szCs w:val="21"/>
        </w:rPr>
        <w:t>它的行为默认和</w:t>
      </w:r>
      <w:r>
        <w:rPr>
          <w:rFonts w:ascii="Helvetica" w:hAnsi="Helvetica" w:cs="Helvetica"/>
          <w:color w:val="333333"/>
          <w:sz w:val="21"/>
          <w:szCs w:val="21"/>
        </w:rPr>
        <w:t> </w:t>
      </w:r>
      <w:hyperlink r:id="rId120" w:anchor="attributes()-detail" w:history="1">
        <w:r>
          <w:rPr>
            <w:rStyle w:val="a4"/>
            <w:rFonts w:ascii="Helvetica" w:hAnsi="Helvetica" w:cs="Helvetica"/>
            <w:color w:val="337AB7"/>
            <w:sz w:val="21"/>
            <w:szCs w:val="21"/>
            <w:u w:val="none"/>
          </w:rPr>
          <w:t>yii\base\Model::attributes()</w:t>
        </w:r>
      </w:hyperlink>
      <w:r>
        <w:rPr>
          <w:rFonts w:ascii="Helvetica" w:hAnsi="Helvetica" w:cs="Helvetica"/>
          <w:color w:val="333333"/>
          <w:sz w:val="21"/>
          <w:szCs w:val="21"/>
        </w:rPr>
        <w:t> </w:t>
      </w:r>
      <w:r>
        <w:rPr>
          <w:rFonts w:ascii="Helvetica" w:hAnsi="Helvetica" w:cs="Helvetica"/>
          <w:color w:val="333333"/>
          <w:sz w:val="21"/>
          <w:szCs w:val="21"/>
        </w:rPr>
        <w:t>相同，</w:t>
      </w:r>
      <w:r>
        <w:rPr>
          <w:rFonts w:ascii="Helvetica" w:hAnsi="Helvetica" w:cs="Helvetica"/>
          <w:color w:val="333333"/>
          <w:sz w:val="21"/>
          <w:szCs w:val="21"/>
        </w:rPr>
        <w:t xml:space="preserve"> </w:t>
      </w:r>
      <w:r>
        <w:rPr>
          <w:rFonts w:ascii="Helvetica" w:hAnsi="Helvetica" w:cs="Helvetica"/>
          <w:color w:val="333333"/>
          <w:sz w:val="21"/>
          <w:szCs w:val="21"/>
        </w:rPr>
        <w:t>但是它允许你选择哪些称之为</w:t>
      </w:r>
      <w:r>
        <w:rPr>
          <w:rStyle w:val="ad"/>
          <w:rFonts w:ascii="Helvetica" w:hAnsi="Helvetica" w:cs="Helvetica"/>
          <w:color w:val="333333"/>
          <w:sz w:val="21"/>
          <w:szCs w:val="21"/>
        </w:rPr>
        <w:t>字段</w:t>
      </w:r>
      <w:r>
        <w:rPr>
          <w:rFonts w:ascii="Helvetica" w:hAnsi="Helvetica" w:cs="Helvetica"/>
          <w:color w:val="333333"/>
          <w:sz w:val="21"/>
          <w:szCs w:val="21"/>
        </w:rPr>
        <w:t>的数据项放入到结果数组中并同时被格式化。</w:t>
      </w:r>
      <w:r>
        <w:rPr>
          <w:rFonts w:ascii="Helvetica" w:hAnsi="Helvetica" w:cs="Helvetica"/>
          <w:color w:val="333333"/>
          <w:sz w:val="21"/>
          <w:szCs w:val="21"/>
        </w:rPr>
        <w:t xml:space="preserve"> </w:t>
      </w:r>
      <w:r>
        <w:rPr>
          <w:rFonts w:ascii="Helvetica" w:hAnsi="Helvetica" w:cs="Helvetica"/>
          <w:color w:val="333333"/>
          <w:sz w:val="21"/>
          <w:szCs w:val="21"/>
        </w:rPr>
        <w:t>实际上，它是导出模型到</w:t>
      </w:r>
      <w:r>
        <w:rPr>
          <w:rFonts w:ascii="Helvetica" w:hAnsi="Helvetica" w:cs="Helvetica"/>
          <w:color w:val="333333"/>
          <w:sz w:val="21"/>
          <w:szCs w:val="21"/>
        </w:rPr>
        <w:t xml:space="preserve"> RESTful </w:t>
      </w:r>
      <w:r>
        <w:rPr>
          <w:rFonts w:ascii="Helvetica" w:hAnsi="Helvetica" w:cs="Helvetica"/>
          <w:color w:val="333333"/>
          <w:sz w:val="21"/>
          <w:szCs w:val="21"/>
        </w:rPr>
        <w:t>网页服务开发的默认方法，</w:t>
      </w:r>
      <w:r>
        <w:rPr>
          <w:rFonts w:ascii="Helvetica" w:hAnsi="Helvetica" w:cs="Helvetica"/>
          <w:color w:val="333333"/>
          <w:sz w:val="21"/>
          <w:szCs w:val="21"/>
        </w:rPr>
        <w:t xml:space="preserve"> </w:t>
      </w:r>
      <w:r>
        <w:rPr>
          <w:rFonts w:ascii="Helvetica" w:hAnsi="Helvetica" w:cs="Helvetica"/>
          <w:color w:val="333333"/>
          <w:sz w:val="21"/>
          <w:szCs w:val="21"/>
        </w:rPr>
        <w:t>详情请参阅</w:t>
      </w:r>
      <w:hyperlink r:id="rId121" w:history="1">
        <w:r>
          <w:rPr>
            <w:rStyle w:val="a4"/>
            <w:rFonts w:ascii="Helvetica" w:hAnsi="Helvetica" w:cs="Helvetica"/>
            <w:color w:val="337AB7"/>
            <w:sz w:val="21"/>
            <w:szCs w:val="21"/>
            <w:u w:val="none"/>
          </w:rPr>
          <w:t>响应格式</w:t>
        </w:r>
      </w:hyperlink>
      <w:r>
        <w:rPr>
          <w:rFonts w:ascii="Helvetica" w:hAnsi="Helvetica" w:cs="Helvetica"/>
          <w:color w:val="333333"/>
          <w:sz w:val="21"/>
          <w:szCs w:val="21"/>
        </w:rPr>
        <w:t>.</w:t>
      </w:r>
    </w:p>
    <w:p w:rsidR="00C10ED4" w:rsidRDefault="00B9020A" w:rsidP="00344F86">
      <w:pPr>
        <w:rPr>
          <w:noProof/>
        </w:rPr>
      </w:pPr>
      <w:r>
        <w:rPr>
          <w:rFonts w:hint="eastAsia"/>
          <w:noProof/>
        </w:rPr>
        <w:t>9</w:t>
      </w:r>
      <w:r>
        <w:rPr>
          <w:rFonts w:hint="eastAsia"/>
          <w:noProof/>
        </w:rPr>
        <w:t>、</w:t>
      </w:r>
      <w:r>
        <w:rPr>
          <w:noProof/>
        </w:rPr>
        <w:t>字段</w:t>
      </w:r>
    </w:p>
    <w:p w:rsidR="00B9020A" w:rsidRDefault="00B9020A" w:rsidP="00B9020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字段是模型通过调用</w:t>
      </w:r>
      <w:r>
        <w:rPr>
          <w:rStyle w:val="broken-link"/>
          <w:rFonts w:ascii="Helvetica" w:hAnsi="Helvetica" w:cs="Helvetica"/>
          <w:color w:val="333333"/>
          <w:sz w:val="21"/>
          <w:szCs w:val="21"/>
        </w:rPr>
        <w:t>yii\base\Model::toArray()</w:t>
      </w:r>
      <w:r>
        <w:rPr>
          <w:rFonts w:ascii="Helvetica" w:hAnsi="Helvetica" w:cs="Helvetica"/>
          <w:color w:val="333333"/>
          <w:sz w:val="21"/>
          <w:szCs w:val="21"/>
        </w:rPr>
        <w:t> </w:t>
      </w:r>
      <w:r>
        <w:rPr>
          <w:rFonts w:ascii="Helvetica" w:hAnsi="Helvetica" w:cs="Helvetica"/>
          <w:color w:val="333333"/>
          <w:sz w:val="21"/>
          <w:szCs w:val="21"/>
        </w:rPr>
        <w:t>生成的数组的单元名。</w:t>
      </w:r>
    </w:p>
    <w:p w:rsidR="00B9020A" w:rsidRDefault="00B9020A" w:rsidP="00B9020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默认情况下，字段名对应属性名，但是你可以通过覆盖</w:t>
      </w:r>
      <w:r>
        <w:rPr>
          <w:rFonts w:ascii="Helvetica" w:hAnsi="Helvetica" w:cs="Helvetica"/>
          <w:color w:val="333333"/>
          <w:sz w:val="21"/>
          <w:szCs w:val="21"/>
        </w:rPr>
        <w:t> </w:t>
      </w:r>
      <w:hyperlink r:id="rId122" w:anchor="fields()-detail" w:history="1">
        <w:r>
          <w:rPr>
            <w:rStyle w:val="a4"/>
            <w:rFonts w:ascii="Helvetica" w:hAnsi="Helvetica" w:cs="Helvetica"/>
            <w:color w:val="337AB7"/>
            <w:sz w:val="21"/>
            <w:szCs w:val="21"/>
          </w:rPr>
          <w:t>fields()</w:t>
        </w:r>
      </w:hyperlink>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w:t>
      </w:r>
      <w:r>
        <w:rPr>
          <w:rFonts w:ascii="Helvetica" w:hAnsi="Helvetica" w:cs="Helvetica"/>
          <w:color w:val="333333"/>
          <w:sz w:val="21"/>
          <w:szCs w:val="21"/>
        </w:rPr>
        <w:t>或</w:t>
      </w:r>
      <w:r>
        <w:rPr>
          <w:rFonts w:ascii="Helvetica" w:hAnsi="Helvetica" w:cs="Helvetica"/>
          <w:color w:val="333333"/>
          <w:sz w:val="21"/>
          <w:szCs w:val="21"/>
        </w:rPr>
        <w:t> </w:t>
      </w:r>
      <w:r>
        <w:rPr>
          <w:rStyle w:val="broken-link"/>
          <w:rFonts w:ascii="Helvetica" w:hAnsi="Helvetica" w:cs="Helvetica"/>
          <w:color w:val="333333"/>
          <w:sz w:val="21"/>
          <w:szCs w:val="21"/>
        </w:rPr>
        <w:t>yii\base\Model::extraFields()</w:t>
      </w:r>
      <w:r>
        <w:rPr>
          <w:rFonts w:ascii="Helvetica" w:hAnsi="Helvetica" w:cs="Helvetica"/>
          <w:color w:val="333333"/>
          <w:sz w:val="21"/>
          <w:szCs w:val="21"/>
        </w:rPr>
        <w:t> </w:t>
      </w:r>
      <w:r>
        <w:rPr>
          <w:rFonts w:ascii="Helvetica" w:hAnsi="Helvetica" w:cs="Helvetica"/>
          <w:color w:val="333333"/>
          <w:sz w:val="21"/>
          <w:szCs w:val="21"/>
        </w:rPr>
        <w:t>方法来改变这种行为，</w:t>
      </w:r>
      <w:r>
        <w:rPr>
          <w:rFonts w:ascii="Helvetica" w:hAnsi="Helvetica" w:cs="Helvetica"/>
          <w:color w:val="333333"/>
          <w:sz w:val="21"/>
          <w:szCs w:val="21"/>
        </w:rPr>
        <w:t xml:space="preserve"> </w:t>
      </w:r>
      <w:r>
        <w:rPr>
          <w:rFonts w:ascii="Helvetica" w:hAnsi="Helvetica" w:cs="Helvetica"/>
          <w:color w:val="333333"/>
          <w:sz w:val="21"/>
          <w:szCs w:val="21"/>
        </w:rPr>
        <w:t>两个方法都返回一个字段定义列表，</w:t>
      </w:r>
      <w:r>
        <w:rPr>
          <w:rStyle w:val="HTML"/>
          <w:rFonts w:ascii="Consolas" w:hAnsi="Consolas" w:cs="Consolas"/>
          <w:color w:val="C7254E"/>
          <w:sz w:val="19"/>
          <w:szCs w:val="19"/>
          <w:shd w:val="clear" w:color="auto" w:fill="F9F2F4"/>
        </w:rPr>
        <w:t>fields()</w:t>
      </w:r>
      <w:r>
        <w:rPr>
          <w:rFonts w:ascii="Helvetica" w:hAnsi="Helvetica" w:cs="Helvetica"/>
          <w:color w:val="333333"/>
          <w:sz w:val="21"/>
          <w:szCs w:val="21"/>
        </w:rPr>
        <w:t> </w:t>
      </w:r>
      <w:r>
        <w:rPr>
          <w:rFonts w:ascii="Helvetica" w:hAnsi="Helvetica" w:cs="Helvetica"/>
          <w:color w:val="333333"/>
          <w:sz w:val="21"/>
          <w:szCs w:val="21"/>
        </w:rPr>
        <w:t>方法定义的字段是默认字段，</w:t>
      </w:r>
      <w:r>
        <w:rPr>
          <w:rFonts w:ascii="Helvetica" w:hAnsi="Helvetica" w:cs="Helvetica"/>
          <w:color w:val="333333"/>
          <w:sz w:val="21"/>
          <w:szCs w:val="21"/>
        </w:rPr>
        <w:t xml:space="preserve"> </w:t>
      </w:r>
      <w:r>
        <w:rPr>
          <w:rFonts w:ascii="Helvetica" w:hAnsi="Helvetica" w:cs="Helvetica"/>
          <w:color w:val="333333"/>
          <w:sz w:val="21"/>
          <w:szCs w:val="21"/>
        </w:rPr>
        <w:t>表示</w:t>
      </w:r>
      <w:r>
        <w:rPr>
          <w:rStyle w:val="HTML"/>
          <w:rFonts w:ascii="Consolas" w:hAnsi="Consolas" w:cs="Consolas"/>
          <w:color w:val="C7254E"/>
          <w:sz w:val="19"/>
          <w:szCs w:val="19"/>
          <w:shd w:val="clear" w:color="auto" w:fill="F9F2F4"/>
        </w:rPr>
        <w:t>toArray()</w:t>
      </w:r>
      <w:r>
        <w:rPr>
          <w:rFonts w:ascii="Helvetica" w:hAnsi="Helvetica" w:cs="Helvetica"/>
          <w:color w:val="333333"/>
          <w:sz w:val="21"/>
          <w:szCs w:val="21"/>
        </w:rPr>
        <w:t>方法默认会返回这些字段。</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extraFields()</w:t>
      </w:r>
      <w:r>
        <w:rPr>
          <w:rFonts w:ascii="Helvetica" w:hAnsi="Helvetica" w:cs="Helvetica"/>
          <w:color w:val="333333"/>
          <w:sz w:val="21"/>
          <w:szCs w:val="21"/>
        </w:rPr>
        <w:t>方法定义额外可用字段，</w:t>
      </w:r>
      <w:r>
        <w:rPr>
          <w:rFonts w:ascii="Helvetica" w:hAnsi="Helvetica" w:cs="Helvetica"/>
          <w:color w:val="333333"/>
          <w:sz w:val="21"/>
          <w:szCs w:val="21"/>
        </w:rPr>
        <w:t xml:space="preserve"> </w:t>
      </w:r>
      <w:r>
        <w:rPr>
          <w:rFonts w:ascii="Helvetica" w:hAnsi="Helvetica" w:cs="Helvetica"/>
          <w:color w:val="333333"/>
          <w:sz w:val="21"/>
          <w:szCs w:val="21"/>
        </w:rPr>
        <w:t>通过</w:t>
      </w:r>
      <w:r>
        <w:rPr>
          <w:rStyle w:val="HTML"/>
          <w:rFonts w:ascii="Consolas" w:hAnsi="Consolas" w:cs="Consolas"/>
          <w:color w:val="C7254E"/>
          <w:sz w:val="19"/>
          <w:szCs w:val="19"/>
          <w:shd w:val="clear" w:color="auto" w:fill="F9F2F4"/>
        </w:rPr>
        <w:t>toArray()</w:t>
      </w:r>
      <w:r>
        <w:rPr>
          <w:rFonts w:ascii="Helvetica" w:hAnsi="Helvetica" w:cs="Helvetica"/>
          <w:color w:val="333333"/>
          <w:sz w:val="21"/>
          <w:szCs w:val="21"/>
        </w:rPr>
        <w:t>方法指定</w:t>
      </w:r>
      <w:r>
        <w:rPr>
          <w:rStyle w:val="HTML"/>
          <w:rFonts w:ascii="Consolas" w:hAnsi="Consolas" w:cs="Consolas"/>
          <w:color w:val="C7254E"/>
          <w:sz w:val="19"/>
          <w:szCs w:val="19"/>
          <w:shd w:val="clear" w:color="auto" w:fill="F9F2F4"/>
        </w:rPr>
        <w:t>$expand</w:t>
      </w:r>
      <w:r>
        <w:rPr>
          <w:rFonts w:ascii="Helvetica" w:hAnsi="Helvetica" w:cs="Helvetica"/>
          <w:color w:val="333333"/>
          <w:sz w:val="21"/>
          <w:szCs w:val="21"/>
        </w:rPr>
        <w:t>参数来返回这些额外可用字段。</w:t>
      </w:r>
      <w:r>
        <w:rPr>
          <w:rFonts w:ascii="Helvetica" w:hAnsi="Helvetica" w:cs="Helvetica"/>
          <w:color w:val="333333"/>
          <w:sz w:val="21"/>
          <w:szCs w:val="21"/>
        </w:rPr>
        <w:t xml:space="preserve"> </w:t>
      </w:r>
      <w:r>
        <w:rPr>
          <w:rFonts w:ascii="Helvetica" w:hAnsi="Helvetica" w:cs="Helvetica"/>
          <w:color w:val="333333"/>
          <w:sz w:val="21"/>
          <w:szCs w:val="21"/>
        </w:rPr>
        <w:t>例如如下代码会返回</w:t>
      </w:r>
      <w:r>
        <w:rPr>
          <w:rStyle w:val="HTML"/>
          <w:rFonts w:ascii="Consolas" w:hAnsi="Consolas" w:cs="Consolas"/>
          <w:color w:val="C7254E"/>
          <w:sz w:val="19"/>
          <w:szCs w:val="19"/>
          <w:shd w:val="clear" w:color="auto" w:fill="F9F2F4"/>
        </w:rPr>
        <w:t>fields()</w:t>
      </w:r>
      <w:r>
        <w:rPr>
          <w:rFonts w:ascii="Helvetica" w:hAnsi="Helvetica" w:cs="Helvetica"/>
          <w:color w:val="333333"/>
          <w:sz w:val="21"/>
          <w:szCs w:val="21"/>
        </w:rPr>
        <w:t>方法定义的所有字段和</w:t>
      </w:r>
      <w:r>
        <w:rPr>
          <w:rStyle w:val="HTML"/>
          <w:rFonts w:ascii="Consolas" w:hAnsi="Consolas" w:cs="Consolas"/>
          <w:color w:val="C7254E"/>
          <w:sz w:val="19"/>
          <w:szCs w:val="19"/>
          <w:shd w:val="clear" w:color="auto" w:fill="F9F2F4"/>
        </w:rPr>
        <w:t>extraFields()</w:t>
      </w:r>
      <w:r>
        <w:rPr>
          <w:rFonts w:ascii="Helvetica" w:hAnsi="Helvetica" w:cs="Helvetica"/>
          <w:color w:val="333333"/>
          <w:sz w:val="21"/>
          <w:szCs w:val="21"/>
        </w:rPr>
        <w:t>方法定义的</w:t>
      </w:r>
      <w:r>
        <w:rPr>
          <w:rStyle w:val="HTML"/>
          <w:rFonts w:ascii="Consolas" w:hAnsi="Consolas" w:cs="Consolas"/>
          <w:color w:val="C7254E"/>
          <w:sz w:val="19"/>
          <w:szCs w:val="19"/>
          <w:shd w:val="clear" w:color="auto" w:fill="F9F2F4"/>
        </w:rPr>
        <w:t>prettyName</w:t>
      </w:r>
      <w:r>
        <w:rPr>
          <w:rFonts w:ascii="Helvetica" w:hAnsi="Helvetica" w:cs="Helvetica"/>
          <w:color w:val="333333"/>
          <w:sz w:val="21"/>
          <w:szCs w:val="21"/>
        </w:rPr>
        <w:t> and </w:t>
      </w:r>
      <w:r>
        <w:rPr>
          <w:rStyle w:val="HTML"/>
          <w:rFonts w:ascii="Consolas" w:hAnsi="Consolas" w:cs="Consolas"/>
          <w:color w:val="C7254E"/>
          <w:sz w:val="19"/>
          <w:szCs w:val="19"/>
          <w:shd w:val="clear" w:color="auto" w:fill="F9F2F4"/>
        </w:rPr>
        <w:t>fullAddress</w:t>
      </w:r>
      <w:r>
        <w:rPr>
          <w:rFonts w:ascii="Helvetica" w:hAnsi="Helvetica" w:cs="Helvetica"/>
          <w:color w:val="333333"/>
          <w:sz w:val="21"/>
          <w:szCs w:val="21"/>
        </w:rPr>
        <w:t>字段。</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$array</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$model</w:t>
      </w:r>
      <w:r>
        <w:rPr>
          <w:rStyle w:val="HTML"/>
          <w:rFonts w:ascii="Consolas" w:hAnsi="Consolas" w:cs="Consolas"/>
          <w:color w:val="444444"/>
          <w:shd w:val="clear" w:color="auto" w:fill="F0F0F0"/>
        </w:rPr>
        <w:t>-&gt;toArray([], [</w:t>
      </w:r>
      <w:r>
        <w:rPr>
          <w:rStyle w:val="hljs-string"/>
          <w:rFonts w:ascii="Consolas" w:hAnsi="Consolas" w:cs="Consolas"/>
          <w:color w:val="880000"/>
          <w:shd w:val="clear" w:color="auto" w:fill="F0F0F0"/>
        </w:rPr>
        <w:t>'prettyName'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'fullAddress'</w:t>
      </w:r>
      <w:r>
        <w:rPr>
          <w:rStyle w:val="HTML"/>
          <w:rFonts w:ascii="Consolas" w:hAnsi="Consolas" w:cs="Consolas"/>
          <w:color w:val="444444"/>
          <w:shd w:val="clear" w:color="auto" w:fill="F0F0F0"/>
        </w:rPr>
        <w:t>]);</w:t>
      </w:r>
    </w:p>
    <w:p w:rsidR="00B9020A" w:rsidRDefault="00B9020A" w:rsidP="00B9020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可通过覆盖</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fields()</w:t>
      </w:r>
      <w:r>
        <w:rPr>
          <w:rFonts w:ascii="Helvetica" w:hAnsi="Helvetica" w:cs="Helvetica"/>
          <w:color w:val="333333"/>
          <w:sz w:val="21"/>
          <w:szCs w:val="21"/>
        </w:rPr>
        <w:t> </w:t>
      </w:r>
      <w:r>
        <w:rPr>
          <w:rFonts w:ascii="Helvetica" w:hAnsi="Helvetica" w:cs="Helvetica"/>
          <w:color w:val="333333"/>
          <w:sz w:val="21"/>
          <w:szCs w:val="21"/>
        </w:rPr>
        <w:t>来增加、删除、重命名和重定义字段，</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fields()</w:t>
      </w:r>
      <w:r>
        <w:rPr>
          <w:rFonts w:ascii="Helvetica" w:hAnsi="Helvetica" w:cs="Helvetica"/>
          <w:color w:val="333333"/>
          <w:sz w:val="21"/>
          <w:szCs w:val="21"/>
        </w:rPr>
        <w:t> </w:t>
      </w:r>
      <w:r>
        <w:rPr>
          <w:rFonts w:ascii="Helvetica" w:hAnsi="Helvetica" w:cs="Helvetica"/>
          <w:color w:val="333333"/>
          <w:sz w:val="21"/>
          <w:szCs w:val="21"/>
        </w:rPr>
        <w:t>方法返回值应为数组，</w:t>
      </w:r>
      <w:r>
        <w:rPr>
          <w:rFonts w:ascii="Helvetica" w:hAnsi="Helvetica" w:cs="Helvetica"/>
          <w:color w:val="333333"/>
          <w:sz w:val="21"/>
          <w:szCs w:val="21"/>
        </w:rPr>
        <w:t xml:space="preserve"> </w:t>
      </w:r>
      <w:r>
        <w:rPr>
          <w:rFonts w:ascii="Helvetica" w:hAnsi="Helvetica" w:cs="Helvetica"/>
          <w:color w:val="333333"/>
          <w:sz w:val="21"/>
          <w:szCs w:val="21"/>
        </w:rPr>
        <w:t>数组的键为字段名，数组的值为对应的可为属性名或匿名函数返回的字段定义对应的值。</w:t>
      </w:r>
      <w:r>
        <w:rPr>
          <w:rFonts w:ascii="Helvetica" w:hAnsi="Helvetica" w:cs="Helvetica"/>
          <w:color w:val="333333"/>
          <w:sz w:val="21"/>
          <w:szCs w:val="21"/>
        </w:rPr>
        <w:t xml:space="preserve"> </w:t>
      </w:r>
      <w:r>
        <w:rPr>
          <w:rFonts w:ascii="Helvetica" w:hAnsi="Helvetica" w:cs="Helvetica"/>
          <w:color w:val="333333"/>
          <w:sz w:val="21"/>
          <w:szCs w:val="21"/>
        </w:rPr>
        <w:t>特使情况下，如果字段名和属性定义名相同，可以省略数组键，</w:t>
      </w:r>
      <w:r>
        <w:rPr>
          <w:rFonts w:ascii="Helvetica" w:hAnsi="Helvetica" w:cs="Helvetica"/>
          <w:color w:val="333333"/>
          <w:sz w:val="21"/>
          <w:szCs w:val="21"/>
        </w:rPr>
        <w:t xml:space="preserve"> </w:t>
      </w:r>
      <w:r>
        <w:rPr>
          <w:rFonts w:ascii="Helvetica" w:hAnsi="Helvetica" w:cs="Helvetica"/>
          <w:color w:val="333333"/>
          <w:sz w:val="21"/>
          <w:szCs w:val="21"/>
        </w:rPr>
        <w:t>例如：</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明确列出每个字段，特别用于你想确保数据表或模型</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属性改变不会导致你的字段改变</w:t>
      </w:r>
      <w:r>
        <w:rPr>
          <w:rStyle w:val="hljs-comment"/>
          <w:rFonts w:ascii="Consolas" w:hAnsi="Consolas" w:cs="Consolas"/>
          <w:color w:val="888888"/>
          <w:shd w:val="clear" w:color="auto" w:fill="F0F0F0"/>
        </w:rPr>
        <w:t>(</w:t>
      </w:r>
      <w:r>
        <w:rPr>
          <w:rStyle w:val="hljs-comment"/>
          <w:rFonts w:ascii="Consolas" w:hAnsi="Consolas" w:cs="Consolas"/>
          <w:color w:val="888888"/>
          <w:shd w:val="clear" w:color="auto" w:fill="F0F0F0"/>
        </w:rPr>
        <w:t>保证后端的</w:t>
      </w:r>
      <w:r>
        <w:rPr>
          <w:rStyle w:val="hljs-comment"/>
          <w:rFonts w:ascii="Consolas" w:hAnsi="Consolas" w:cs="Consolas"/>
          <w:color w:val="888888"/>
          <w:shd w:val="clear" w:color="auto" w:fill="F0F0F0"/>
        </w:rPr>
        <w:t>API</w:t>
      </w:r>
      <w:r>
        <w:rPr>
          <w:rStyle w:val="hljs-comment"/>
          <w:rFonts w:ascii="Consolas" w:hAnsi="Consolas" w:cs="Consolas"/>
          <w:color w:val="888888"/>
          <w:shd w:val="clear" w:color="auto" w:fill="F0F0F0"/>
        </w:rPr>
        <w:t>兼容</w:t>
      </w:r>
      <w:r>
        <w:rPr>
          <w:rStyle w:val="hljs-comment"/>
          <w:rFonts w:ascii="Consolas" w:hAnsi="Consolas" w:cs="Consolas"/>
          <w:color w:val="888888"/>
          <w:shd w:val="clear" w:color="auto" w:fill="F0F0F0"/>
        </w:rPr>
        <w:t>)</w:t>
      </w:r>
      <w:r>
        <w:rPr>
          <w:rStyle w:val="hljs-comment"/>
          <w:rFonts w:ascii="Consolas" w:hAnsi="Consolas" w:cs="Consolas"/>
          <w:color w:val="888888"/>
          <w:shd w:val="clear" w:color="auto" w:fill="F0F0F0"/>
        </w:rPr>
        <w:t>。</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fields</w:t>
      </w:r>
      <w:r>
        <w:rPr>
          <w:rStyle w:val="hljs-params"/>
          <w:rFonts w:ascii="Consolas" w:hAnsi="Consolas" w:cs="Consolas"/>
          <w:color w:val="444444"/>
          <w:shd w:val="clear" w:color="auto" w:fill="F0F0F0"/>
        </w:rPr>
        <w:t>()</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字段名和属性名相同</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'id'</w:t>
      </w:r>
      <w:r>
        <w:rPr>
          <w:rStyle w:val="HTML"/>
          <w:rFonts w:ascii="Consolas" w:hAnsi="Consolas" w:cs="Consolas"/>
          <w:color w:val="444444"/>
          <w:shd w:val="clear" w:color="auto" w:fill="F0F0F0"/>
        </w:rPr>
        <w:t>,</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字段名为</w:t>
      </w:r>
      <w:r>
        <w:rPr>
          <w:rStyle w:val="hljs-comment"/>
          <w:rFonts w:ascii="Consolas" w:hAnsi="Consolas" w:cs="Consolas"/>
          <w:color w:val="888888"/>
          <w:shd w:val="clear" w:color="auto" w:fill="F0F0F0"/>
        </w:rPr>
        <w:t xml:space="preserve"> "email"</w:t>
      </w:r>
      <w:r>
        <w:rPr>
          <w:rStyle w:val="hljs-comment"/>
          <w:rFonts w:ascii="Consolas" w:hAnsi="Consolas" w:cs="Consolas"/>
          <w:color w:val="888888"/>
          <w:shd w:val="clear" w:color="auto" w:fill="F0F0F0"/>
        </w:rPr>
        <w:t>，对应属性名为</w:t>
      </w:r>
      <w:r>
        <w:rPr>
          <w:rStyle w:val="hljs-comment"/>
          <w:rFonts w:ascii="Consolas" w:hAnsi="Consolas" w:cs="Consolas"/>
          <w:color w:val="888888"/>
          <w:shd w:val="clear" w:color="auto" w:fill="F0F0F0"/>
        </w:rPr>
        <w:t xml:space="preserve"> "email_address"</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'email'</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'email_address'</w:t>
      </w:r>
      <w:r>
        <w:rPr>
          <w:rStyle w:val="HTML"/>
          <w:rFonts w:ascii="Consolas" w:hAnsi="Consolas" w:cs="Consolas"/>
          <w:color w:val="444444"/>
          <w:shd w:val="clear" w:color="auto" w:fill="F0F0F0"/>
        </w:rPr>
        <w:t>,</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字段名为</w:t>
      </w:r>
      <w:r>
        <w:rPr>
          <w:rStyle w:val="hljs-comment"/>
          <w:rFonts w:ascii="Consolas" w:hAnsi="Consolas" w:cs="Consolas"/>
          <w:color w:val="888888"/>
          <w:shd w:val="clear" w:color="auto" w:fill="F0F0F0"/>
        </w:rPr>
        <w:t xml:space="preserve"> "name", </w:t>
      </w:r>
      <w:r>
        <w:rPr>
          <w:rStyle w:val="hljs-comment"/>
          <w:rFonts w:ascii="Consolas" w:hAnsi="Consolas" w:cs="Consolas"/>
          <w:color w:val="888888"/>
          <w:shd w:val="clear" w:color="auto" w:fill="F0F0F0"/>
        </w:rPr>
        <w:t>值通过</w:t>
      </w:r>
      <w:r>
        <w:rPr>
          <w:rStyle w:val="hljs-comment"/>
          <w:rFonts w:ascii="Consolas" w:hAnsi="Consolas" w:cs="Consolas"/>
          <w:color w:val="888888"/>
          <w:shd w:val="clear" w:color="auto" w:fill="F0F0F0"/>
        </w:rPr>
        <w:t>PHP</w:t>
      </w:r>
      <w:r>
        <w:rPr>
          <w:rStyle w:val="hljs-comment"/>
          <w:rFonts w:ascii="Consolas" w:hAnsi="Consolas" w:cs="Consolas"/>
          <w:color w:val="888888"/>
          <w:shd w:val="clear" w:color="auto" w:fill="F0F0F0"/>
        </w:rPr>
        <w:t>代码返回</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'name'</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params"/>
          <w:rFonts w:ascii="Consolas" w:hAnsi="Consolas" w:cs="Consolas"/>
          <w:color w:val="444444"/>
          <w:shd w:val="clear" w:color="auto" w:fill="F0F0F0"/>
        </w:rPr>
        <w:t>()</w:t>
      </w: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 xml:space="preserve">-&gt;first_name . </w:t>
      </w:r>
      <w:r>
        <w:rPr>
          <w:rStyle w:val="hljs-string"/>
          <w:rFonts w:ascii="Consolas" w:hAnsi="Consolas" w:cs="Consolas"/>
          <w:color w:val="880000"/>
          <w:shd w:val="clear" w:color="auto" w:fill="F0F0F0"/>
        </w:rPr>
        <w:t>' '</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-&gt;last_name;</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过滤掉一些字段，特别用于</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你想继承父类实现并不想用一些敏感字段</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fields</w:t>
      </w:r>
      <w:r>
        <w:rPr>
          <w:rStyle w:val="hljs-params"/>
          <w:rFonts w:ascii="Consolas" w:hAnsi="Consolas" w:cs="Consolas"/>
          <w:color w:val="444444"/>
          <w:shd w:val="clear" w:color="auto" w:fill="F0F0F0"/>
        </w:rPr>
        <w:t>()</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$fields</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::fields();</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去掉一些包含敏感信息的字段</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unset</w:t>
      </w:r>
      <w:r>
        <w:rPr>
          <w:rStyle w:val="HTML"/>
          <w:rFonts w:ascii="Consolas" w:hAnsi="Consolas" w:cs="Consolas"/>
          <w:color w:val="444444"/>
          <w:shd w:val="clear" w:color="auto" w:fill="F0F0F0"/>
        </w:rPr>
        <w:t>(</w:t>
      </w:r>
      <w:r>
        <w:rPr>
          <w:rStyle w:val="hljs-variable"/>
          <w:rFonts w:ascii="Consolas" w:hAnsi="Consolas" w:cs="Consolas"/>
          <w:color w:val="BC6060"/>
          <w:shd w:val="clear" w:color="auto" w:fill="F0F0F0"/>
        </w:rPr>
        <w:t>$fields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'auth_key'</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$fields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'password_hash'</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$fields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'password_reset_token'</w:t>
      </w:r>
      <w:r>
        <w:rPr>
          <w:rStyle w:val="HTML"/>
          <w:rFonts w:ascii="Consolas" w:hAnsi="Consolas" w:cs="Consolas"/>
          <w:color w:val="444444"/>
          <w:shd w:val="clear" w:color="auto" w:fill="F0F0F0"/>
        </w:rPr>
        <w:t>]);</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$fields</w:t>
      </w:r>
      <w:r>
        <w:rPr>
          <w:rStyle w:val="HTML"/>
          <w:rFonts w:ascii="Consolas" w:hAnsi="Consolas" w:cs="Consolas"/>
          <w:color w:val="444444"/>
          <w:shd w:val="clear" w:color="auto" w:fill="F0F0F0"/>
        </w:rPr>
        <w:t>;</w:t>
      </w:r>
    </w:p>
    <w:p w:rsidR="00B9020A" w:rsidRDefault="00B9020A" w:rsidP="00B90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B9020A" w:rsidRDefault="00B9020A" w:rsidP="00B9020A">
      <w:pPr>
        <w:pStyle w:val="a9"/>
        <w:shd w:val="clear" w:color="auto" w:fill="F2DEDE"/>
        <w:spacing w:before="0" w:beforeAutospacing="0" w:after="0" w:afterAutospacing="0"/>
        <w:rPr>
          <w:rFonts w:ascii="Helvetica" w:hAnsi="Helvetica" w:cs="Helvetica"/>
          <w:color w:val="A94442"/>
          <w:sz w:val="21"/>
          <w:szCs w:val="21"/>
        </w:rPr>
      </w:pPr>
      <w:r>
        <w:rPr>
          <w:rStyle w:val="ae"/>
          <w:rFonts w:ascii="Helvetica" w:hAnsi="Helvetica" w:cs="Helvetica"/>
          <w:color w:val="A94442"/>
          <w:sz w:val="21"/>
          <w:szCs w:val="21"/>
        </w:rPr>
        <w:t>警告：</w:t>
      </w:r>
      <w:r>
        <w:rPr>
          <w:rFonts w:ascii="Helvetica" w:hAnsi="Helvetica" w:cs="Helvetica"/>
          <w:color w:val="A94442"/>
          <w:sz w:val="21"/>
          <w:szCs w:val="21"/>
        </w:rPr>
        <w:t>由于模型的所有属性会被包含在导出数组，最好检查数据确保没包含敏感数据，</w:t>
      </w:r>
      <w:r>
        <w:rPr>
          <w:rFonts w:ascii="Helvetica" w:hAnsi="Helvetica" w:cs="Helvetica"/>
          <w:color w:val="A94442"/>
          <w:sz w:val="21"/>
          <w:szCs w:val="21"/>
        </w:rPr>
        <w:t xml:space="preserve"> </w:t>
      </w:r>
      <w:r>
        <w:rPr>
          <w:rFonts w:ascii="Helvetica" w:hAnsi="Helvetica" w:cs="Helvetica"/>
          <w:color w:val="A94442"/>
          <w:sz w:val="21"/>
          <w:szCs w:val="21"/>
        </w:rPr>
        <w:t>如果有敏感数据，应覆盖</w:t>
      </w:r>
      <w:r>
        <w:rPr>
          <w:rFonts w:ascii="Helvetica" w:hAnsi="Helvetica" w:cs="Helvetica"/>
          <w:color w:val="A94442"/>
          <w:sz w:val="21"/>
          <w:szCs w:val="21"/>
        </w:rPr>
        <w:t> </w:t>
      </w:r>
      <w:r>
        <w:rPr>
          <w:rStyle w:val="HTML"/>
          <w:rFonts w:ascii="Consolas" w:hAnsi="Consolas" w:cs="Consolas"/>
          <w:color w:val="C7254E"/>
          <w:sz w:val="19"/>
          <w:szCs w:val="19"/>
          <w:shd w:val="clear" w:color="auto" w:fill="F9F2F4"/>
        </w:rPr>
        <w:t>fields()</w:t>
      </w:r>
      <w:r>
        <w:rPr>
          <w:rFonts w:ascii="Helvetica" w:hAnsi="Helvetica" w:cs="Helvetica"/>
          <w:color w:val="A94442"/>
          <w:sz w:val="21"/>
          <w:szCs w:val="21"/>
        </w:rPr>
        <w:t> </w:t>
      </w:r>
      <w:r>
        <w:rPr>
          <w:rFonts w:ascii="Helvetica" w:hAnsi="Helvetica" w:cs="Helvetica"/>
          <w:color w:val="A94442"/>
          <w:sz w:val="21"/>
          <w:szCs w:val="21"/>
        </w:rPr>
        <w:t>方法过滤掉，</w:t>
      </w:r>
      <w:r>
        <w:rPr>
          <w:rFonts w:ascii="Helvetica" w:hAnsi="Helvetica" w:cs="Helvetica"/>
          <w:color w:val="A94442"/>
          <w:sz w:val="21"/>
          <w:szCs w:val="21"/>
        </w:rPr>
        <w:t xml:space="preserve"> </w:t>
      </w:r>
      <w:r>
        <w:rPr>
          <w:rFonts w:ascii="Helvetica" w:hAnsi="Helvetica" w:cs="Helvetica"/>
          <w:color w:val="A94442"/>
          <w:sz w:val="21"/>
          <w:szCs w:val="21"/>
        </w:rPr>
        <w:t>在上述列子中，我们选择过滤掉</w:t>
      </w:r>
      <w:r>
        <w:rPr>
          <w:rFonts w:ascii="Helvetica" w:hAnsi="Helvetica" w:cs="Helvetica"/>
          <w:color w:val="A94442"/>
          <w:sz w:val="21"/>
          <w:szCs w:val="21"/>
        </w:rPr>
        <w:t> </w:t>
      </w:r>
      <w:r>
        <w:rPr>
          <w:rStyle w:val="HTML"/>
          <w:rFonts w:ascii="Consolas" w:hAnsi="Consolas" w:cs="Consolas"/>
          <w:color w:val="C7254E"/>
          <w:sz w:val="19"/>
          <w:szCs w:val="19"/>
          <w:shd w:val="clear" w:color="auto" w:fill="F9F2F4"/>
        </w:rPr>
        <w:t>auth_key</w:t>
      </w:r>
      <w:r>
        <w:rPr>
          <w:rFonts w:ascii="Helvetica" w:hAnsi="Helvetica" w:cs="Helvetica"/>
          <w:color w:val="A94442"/>
          <w:sz w:val="21"/>
          <w:szCs w:val="21"/>
        </w:rPr>
        <w:t>, </w:t>
      </w:r>
      <w:r>
        <w:rPr>
          <w:rStyle w:val="HTML"/>
          <w:rFonts w:ascii="Consolas" w:hAnsi="Consolas" w:cs="Consolas"/>
          <w:color w:val="C7254E"/>
          <w:sz w:val="19"/>
          <w:szCs w:val="19"/>
          <w:shd w:val="clear" w:color="auto" w:fill="F9F2F4"/>
        </w:rPr>
        <w:t>password_hash</w:t>
      </w:r>
      <w:r>
        <w:rPr>
          <w:rFonts w:ascii="Helvetica" w:hAnsi="Helvetica" w:cs="Helvetica"/>
          <w:color w:val="A94442"/>
          <w:sz w:val="21"/>
          <w:szCs w:val="21"/>
        </w:rPr>
        <w:t> and </w:t>
      </w:r>
      <w:r>
        <w:rPr>
          <w:rStyle w:val="HTML"/>
          <w:rFonts w:ascii="Consolas" w:hAnsi="Consolas" w:cs="Consolas"/>
          <w:color w:val="C7254E"/>
          <w:sz w:val="19"/>
          <w:szCs w:val="19"/>
          <w:shd w:val="clear" w:color="auto" w:fill="F9F2F4"/>
        </w:rPr>
        <w:t>password_reset_token</w:t>
      </w:r>
      <w:r>
        <w:rPr>
          <w:rFonts w:ascii="Helvetica" w:hAnsi="Helvetica" w:cs="Helvetica"/>
          <w:color w:val="A94442"/>
          <w:sz w:val="21"/>
          <w:szCs w:val="21"/>
        </w:rPr>
        <w:t>。</w:t>
      </w:r>
    </w:p>
    <w:p w:rsidR="00B9020A" w:rsidRDefault="00B9020A" w:rsidP="00344F86">
      <w:pPr>
        <w:rPr>
          <w:noProof/>
        </w:rPr>
      </w:pPr>
    </w:p>
    <w:p w:rsidR="00A65F6E" w:rsidRDefault="00A65F6E" w:rsidP="00AC3923">
      <w:pPr>
        <w:outlineLvl w:val="1"/>
        <w:rPr>
          <w:noProof/>
        </w:rPr>
      </w:pPr>
      <w:r>
        <w:rPr>
          <w:rFonts w:hint="eastAsia"/>
          <w:noProof/>
        </w:rPr>
        <w:t>七</w:t>
      </w:r>
      <w:r>
        <w:rPr>
          <w:noProof/>
        </w:rPr>
        <w:t>、视图</w:t>
      </w:r>
    </w:p>
    <w:p w:rsidR="00A65F6E" w:rsidRDefault="00A65F6E" w:rsidP="00470F92">
      <w:pPr>
        <w:rPr>
          <w:noProof/>
        </w:rPr>
      </w:pPr>
      <w:r>
        <w:rPr>
          <w:noProof/>
        </w:rPr>
        <w:drawing>
          <wp:inline distT="0" distB="0" distL="0" distR="0" wp14:anchorId="036F2CBB" wp14:editId="05F29794">
            <wp:extent cx="6645910" cy="75247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45910" cy="752475"/>
                    </a:xfrm>
                    <a:prstGeom prst="rect">
                      <a:avLst/>
                    </a:prstGeom>
                  </pic:spPr>
                </pic:pic>
              </a:graphicData>
            </a:graphic>
          </wp:inline>
        </w:drawing>
      </w:r>
    </w:p>
    <w:p w:rsidR="00A65F6E" w:rsidRDefault="00A65F6E" w:rsidP="00470F92">
      <w:pPr>
        <w:rPr>
          <w:noProof/>
        </w:rPr>
      </w:pPr>
      <w:r>
        <w:rPr>
          <w:noProof/>
        </w:rPr>
        <w:drawing>
          <wp:inline distT="0" distB="0" distL="0" distR="0" wp14:anchorId="53BB2EA3" wp14:editId="538B407C">
            <wp:extent cx="6645910" cy="3625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645910" cy="362585"/>
                    </a:xfrm>
                    <a:prstGeom prst="rect">
                      <a:avLst/>
                    </a:prstGeom>
                  </pic:spPr>
                </pic:pic>
              </a:graphicData>
            </a:graphic>
          </wp:inline>
        </w:drawing>
      </w:r>
    </w:p>
    <w:p w:rsidR="00A65F6E" w:rsidRDefault="00A65F6E" w:rsidP="00470F92">
      <w:pPr>
        <w:rPr>
          <w:noProof/>
        </w:rPr>
      </w:pPr>
      <w:r>
        <w:rPr>
          <w:noProof/>
        </w:rPr>
        <w:drawing>
          <wp:inline distT="0" distB="0" distL="0" distR="0" wp14:anchorId="62E1B051" wp14:editId="7B14613A">
            <wp:extent cx="6645910" cy="181610"/>
            <wp:effectExtent l="0" t="0" r="254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645910" cy="181610"/>
                    </a:xfrm>
                    <a:prstGeom prst="rect">
                      <a:avLst/>
                    </a:prstGeom>
                  </pic:spPr>
                </pic:pic>
              </a:graphicData>
            </a:graphic>
          </wp:inline>
        </w:drawing>
      </w:r>
    </w:p>
    <w:p w:rsidR="00A65F6E" w:rsidRDefault="00A65F6E" w:rsidP="00470F92">
      <w:pPr>
        <w:rPr>
          <w:noProof/>
        </w:rPr>
      </w:pPr>
      <w:r>
        <w:rPr>
          <w:noProof/>
        </w:rPr>
        <w:drawing>
          <wp:inline distT="0" distB="0" distL="0" distR="0" wp14:anchorId="4BBE1B91" wp14:editId="01729211">
            <wp:extent cx="6645910" cy="739140"/>
            <wp:effectExtent l="0" t="0" r="254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645910" cy="739140"/>
                    </a:xfrm>
                    <a:prstGeom prst="rect">
                      <a:avLst/>
                    </a:prstGeom>
                  </pic:spPr>
                </pic:pic>
              </a:graphicData>
            </a:graphic>
          </wp:inline>
        </w:drawing>
      </w:r>
    </w:p>
    <w:p w:rsidR="00030DCF" w:rsidRDefault="00A65F6E" w:rsidP="00470F92">
      <w:pPr>
        <w:rPr>
          <w:noProof/>
        </w:rPr>
      </w:pPr>
      <w:r>
        <w:rPr>
          <w:noProof/>
        </w:rPr>
        <w:drawing>
          <wp:inline distT="0" distB="0" distL="0" distR="0" wp14:anchorId="46F9E26D" wp14:editId="4425EB90">
            <wp:extent cx="6645910" cy="336550"/>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45910" cy="336550"/>
                    </a:xfrm>
                    <a:prstGeom prst="rect">
                      <a:avLst/>
                    </a:prstGeom>
                  </pic:spPr>
                </pic:pic>
              </a:graphicData>
            </a:graphic>
          </wp:inline>
        </w:drawing>
      </w:r>
    </w:p>
    <w:p w:rsidR="00030DCF" w:rsidRDefault="00D44C4D" w:rsidP="00D44C4D">
      <w:pPr>
        <w:outlineLvl w:val="2"/>
        <w:rPr>
          <w:noProof/>
        </w:rPr>
      </w:pPr>
      <w:r>
        <w:rPr>
          <w:rFonts w:hint="eastAsia"/>
          <w:noProof/>
        </w:rPr>
        <w:t>1</w:t>
      </w:r>
      <w:r>
        <w:rPr>
          <w:rFonts w:hint="eastAsia"/>
          <w:noProof/>
        </w:rPr>
        <w:t>、</w:t>
      </w:r>
      <w:r>
        <w:rPr>
          <w:noProof/>
        </w:rPr>
        <w:t>布局</w:t>
      </w:r>
    </w:p>
    <w:p w:rsidR="00D44C4D" w:rsidRDefault="00D358BA" w:rsidP="00470F92">
      <w:pPr>
        <w:rPr>
          <w:noProof/>
        </w:rPr>
      </w:pPr>
      <w:r>
        <w:rPr>
          <w:rFonts w:hint="eastAsia"/>
          <w:noProof/>
        </w:rPr>
        <w:t>布</w:t>
      </w:r>
      <w:r>
        <w:rPr>
          <w:noProof/>
        </w:rPr>
        <w:t>局是一种用</w:t>
      </w:r>
      <w:r>
        <w:rPr>
          <w:rFonts w:hint="eastAsia"/>
          <w:noProof/>
        </w:rPr>
        <w:t>来</w:t>
      </w:r>
      <w:r>
        <w:rPr>
          <w:noProof/>
        </w:rPr>
        <w:t>修饰视图的特殊的视图文件。它通常</w:t>
      </w:r>
      <w:r>
        <w:rPr>
          <w:rFonts w:hint="eastAsia"/>
          <w:noProof/>
        </w:rPr>
        <w:t>包含</w:t>
      </w:r>
      <w:r>
        <w:rPr>
          <w:noProof/>
        </w:rPr>
        <w:t>了用户界面中通用</w:t>
      </w:r>
      <w:r>
        <w:rPr>
          <w:rFonts w:hint="eastAsia"/>
          <w:noProof/>
        </w:rPr>
        <w:t xml:space="preserve"> </w:t>
      </w:r>
      <w:r>
        <w:rPr>
          <w:rFonts w:hint="eastAsia"/>
          <w:noProof/>
        </w:rPr>
        <w:t>的</w:t>
      </w:r>
      <w:r>
        <w:rPr>
          <w:noProof/>
        </w:rPr>
        <w:t>一部份</w:t>
      </w:r>
      <w:r>
        <w:rPr>
          <w:rFonts w:hint="eastAsia"/>
          <w:noProof/>
        </w:rPr>
        <w:t>视图</w:t>
      </w:r>
      <w:r>
        <w:rPr>
          <w:noProof/>
        </w:rPr>
        <w:t>。例如：布局可以包含</w:t>
      </w:r>
      <w:r>
        <w:rPr>
          <w:rFonts w:hint="eastAsia"/>
          <w:noProof/>
        </w:rPr>
        <w:t>header</w:t>
      </w:r>
      <w:r>
        <w:rPr>
          <w:rFonts w:hint="eastAsia"/>
          <w:noProof/>
        </w:rPr>
        <w:t>和</w:t>
      </w:r>
      <w:r>
        <w:rPr>
          <w:rFonts w:hint="eastAsia"/>
          <w:noProof/>
        </w:rPr>
        <w:t>footer</w:t>
      </w:r>
      <w:r>
        <w:rPr>
          <w:rFonts w:hint="eastAsia"/>
          <w:noProof/>
        </w:rPr>
        <w:t>的</w:t>
      </w:r>
      <w:r>
        <w:rPr>
          <w:noProof/>
        </w:rPr>
        <w:t>部分，然后把内容</w:t>
      </w:r>
      <w:r>
        <w:rPr>
          <w:rFonts w:hint="eastAsia"/>
          <w:noProof/>
        </w:rPr>
        <w:t>嵌入</w:t>
      </w:r>
      <w:r>
        <w:rPr>
          <w:noProof/>
        </w:rPr>
        <w:t>其</w:t>
      </w:r>
      <w:r>
        <w:rPr>
          <w:rFonts w:hint="eastAsia"/>
          <w:noProof/>
        </w:rPr>
        <w:t>间</w:t>
      </w:r>
      <w:r>
        <w:rPr>
          <w:noProof/>
        </w:rPr>
        <w:t>。</w:t>
      </w:r>
    </w:p>
    <w:p w:rsidR="00D358BA" w:rsidRPr="0058352A" w:rsidRDefault="00D358BA" w:rsidP="0058352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Fonts w:hint="eastAsia"/>
          <w:noProof/>
        </w:rPr>
        <w:t>.</w:t>
      </w:r>
      <w:r w:rsidRPr="0058352A">
        <w:rPr>
          <w:rStyle w:val="HTML"/>
          <w:rFonts w:ascii="Consolas" w:hAnsi="Consolas" w:cs="Consolas" w:hint="eastAsia"/>
          <w:color w:val="444444"/>
          <w:shd w:val="clear" w:color="auto" w:fill="F0F0F0"/>
        </w:rPr>
        <w:t>.....</w:t>
      </w:r>
      <w:r w:rsidRPr="0058352A">
        <w:rPr>
          <w:rStyle w:val="HTML"/>
          <w:rFonts w:ascii="Consolas" w:hAnsi="Consolas" w:cs="Consolas"/>
          <w:color w:val="444444"/>
          <w:shd w:val="clear" w:color="auto" w:fill="F0F0F0"/>
        </w:rPr>
        <w:t>header here ......</w:t>
      </w:r>
    </w:p>
    <w:p w:rsidR="00D358BA" w:rsidRPr="0058352A" w:rsidRDefault="00D358BA" w:rsidP="0058352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58352A">
        <w:rPr>
          <w:rStyle w:val="HTML"/>
          <w:rFonts w:ascii="Consolas" w:hAnsi="Consolas" w:cs="Consolas"/>
          <w:color w:val="444444"/>
          <w:shd w:val="clear" w:color="auto" w:fill="F0F0F0"/>
        </w:rPr>
        <w:t>&lt;?=$cotent;?&gt;</w:t>
      </w:r>
    </w:p>
    <w:p w:rsidR="00D358BA" w:rsidRPr="0058352A" w:rsidRDefault="00D358BA" w:rsidP="0058352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58352A">
        <w:rPr>
          <w:rStyle w:val="HTML"/>
          <w:rFonts w:ascii="Consolas" w:hAnsi="Consolas" w:cs="Consolas"/>
          <w:color w:val="444444"/>
          <w:shd w:val="clear" w:color="auto" w:fill="F0F0F0"/>
        </w:rPr>
        <w:t>......footer here......</w:t>
      </w:r>
    </w:p>
    <w:p w:rsidR="00D358BA" w:rsidRDefault="00D358BA" w:rsidP="00470F92">
      <w:pPr>
        <w:rPr>
          <w:noProof/>
        </w:rPr>
      </w:pPr>
      <w:r>
        <w:rPr>
          <w:rFonts w:hint="eastAsia"/>
          <w:noProof/>
        </w:rPr>
        <w:t>其</w:t>
      </w:r>
      <w:r>
        <w:rPr>
          <w:noProof/>
        </w:rPr>
        <w:t>中的</w:t>
      </w:r>
      <w:r>
        <w:rPr>
          <w:rFonts w:hint="eastAsia"/>
          <w:noProof/>
        </w:rPr>
        <w:t>$content</w:t>
      </w:r>
      <w:r>
        <w:rPr>
          <w:rFonts w:hint="eastAsia"/>
          <w:noProof/>
        </w:rPr>
        <w:t>储存</w:t>
      </w:r>
      <w:r>
        <w:rPr>
          <w:noProof/>
        </w:rPr>
        <w:t>了内容视图的</w:t>
      </w:r>
      <w:r>
        <w:rPr>
          <w:rFonts w:hint="eastAsia"/>
          <w:noProof/>
        </w:rPr>
        <w:t>渲染</w:t>
      </w:r>
      <w:r>
        <w:rPr>
          <w:noProof/>
        </w:rPr>
        <w:t>结果。</w:t>
      </w:r>
    </w:p>
    <w:p w:rsidR="00D358BA" w:rsidRDefault="00D358BA" w:rsidP="00470F92">
      <w:pPr>
        <w:rPr>
          <w:noProof/>
        </w:rPr>
      </w:pPr>
      <w:r>
        <w:rPr>
          <w:rFonts w:hint="eastAsia"/>
          <w:noProof/>
        </w:rPr>
        <w:t>当</w:t>
      </w:r>
      <w:r>
        <w:rPr>
          <w:noProof/>
        </w:rPr>
        <w:t>使用</w:t>
      </w:r>
      <w:r>
        <w:rPr>
          <w:rFonts w:hint="eastAsia"/>
          <w:noProof/>
        </w:rPr>
        <w:t>render()</w:t>
      </w:r>
      <w:r>
        <w:rPr>
          <w:rFonts w:hint="eastAsia"/>
          <w:noProof/>
        </w:rPr>
        <w:t>时</w:t>
      </w:r>
      <w:r>
        <w:rPr>
          <w:noProof/>
        </w:rPr>
        <w:t>，布局被</w:t>
      </w:r>
      <w:r>
        <w:rPr>
          <w:rFonts w:hint="eastAsia"/>
          <w:noProof/>
        </w:rPr>
        <w:t>隐式应用</w:t>
      </w:r>
      <w:r>
        <w:rPr>
          <w:noProof/>
        </w:rPr>
        <w:t>。视图脚本</w:t>
      </w:r>
      <w:r>
        <w:rPr>
          <w:rFonts w:hint="eastAsia"/>
          <w:noProof/>
        </w:rPr>
        <w:t>$app/views/layouts/main.php</w:t>
      </w:r>
      <w:r>
        <w:rPr>
          <w:rFonts w:hint="eastAsia"/>
          <w:noProof/>
        </w:rPr>
        <w:t>是默认</w:t>
      </w:r>
      <w:r>
        <w:rPr>
          <w:noProof/>
        </w:rPr>
        <w:t>的布局文件。</w:t>
      </w:r>
      <w:r w:rsidRPr="00D358BA">
        <w:rPr>
          <w:rFonts w:hint="eastAsia"/>
          <w:noProof/>
        </w:rPr>
        <w:t>可配置</w:t>
      </w:r>
      <w:r w:rsidRPr="00D358BA">
        <w:rPr>
          <w:rFonts w:hint="eastAsia"/>
          <w:noProof/>
        </w:rPr>
        <w:t>yii\base\Module::layoutPath</w:t>
      </w:r>
      <w:r w:rsidRPr="00D358BA">
        <w:rPr>
          <w:rFonts w:hint="eastAsia"/>
          <w:noProof/>
        </w:rPr>
        <w:t>来自定义应用或模块的布局默认路径</w:t>
      </w:r>
      <w:r w:rsidR="0058352A">
        <w:rPr>
          <w:rFonts w:hint="eastAsia"/>
          <w:noProof/>
        </w:rPr>
        <w:t>。</w:t>
      </w:r>
      <w:r w:rsidR="0058352A">
        <w:rPr>
          <w:noProof/>
        </w:rPr>
        <w:t>要渲染一个不带布局的视图，则</w:t>
      </w:r>
      <w:r w:rsidR="0058352A">
        <w:rPr>
          <w:rFonts w:hint="eastAsia"/>
          <w:noProof/>
        </w:rPr>
        <w:t>需要</w:t>
      </w:r>
      <w:r w:rsidR="0058352A">
        <w:rPr>
          <w:noProof/>
        </w:rPr>
        <w:t>调用</w:t>
      </w:r>
      <w:r w:rsidR="0058352A">
        <w:rPr>
          <w:rFonts w:hint="eastAsia"/>
          <w:noProof/>
        </w:rPr>
        <w:t xml:space="preserve"> </w:t>
      </w:r>
      <w:r w:rsidR="0058352A">
        <w:rPr>
          <w:noProof/>
        </w:rPr>
        <w:t>renderPartial()</w:t>
      </w:r>
      <w:r w:rsidR="0058352A">
        <w:rPr>
          <w:rFonts w:hint="eastAsia"/>
          <w:noProof/>
        </w:rPr>
        <w:t>。</w:t>
      </w:r>
    </w:p>
    <w:p w:rsidR="001D4D1D" w:rsidRDefault="003F785E" w:rsidP="001418F9">
      <w:pPr>
        <w:outlineLvl w:val="2"/>
        <w:rPr>
          <w:noProof/>
        </w:rPr>
      </w:pPr>
      <w:r>
        <w:rPr>
          <w:rFonts w:hint="eastAsia"/>
          <w:noProof/>
        </w:rPr>
        <w:t>2</w:t>
      </w:r>
      <w:r>
        <w:rPr>
          <w:rFonts w:hint="eastAsia"/>
          <w:noProof/>
        </w:rPr>
        <w:t>、</w:t>
      </w:r>
      <w:r>
        <w:rPr>
          <w:noProof/>
        </w:rPr>
        <w:t>小物件</w:t>
      </w:r>
    </w:p>
    <w:p w:rsidR="001D4D1D" w:rsidRDefault="001D4D1D" w:rsidP="00470F92">
      <w:pPr>
        <w:rPr>
          <w:noProof/>
        </w:rPr>
      </w:pPr>
      <w:r>
        <w:rPr>
          <w:rFonts w:hint="eastAsia"/>
          <w:noProof/>
        </w:rPr>
        <w:t>注</w:t>
      </w:r>
      <w:r>
        <w:rPr>
          <w:noProof/>
        </w:rPr>
        <w:t>：小物件</w:t>
      </w:r>
      <w:r>
        <w:rPr>
          <w:rFonts w:hint="eastAsia"/>
          <w:noProof/>
        </w:rPr>
        <w:t>与</w:t>
      </w:r>
      <w:r>
        <w:rPr>
          <w:noProof/>
        </w:rPr>
        <w:t>小部件</w:t>
      </w:r>
      <w:r>
        <w:rPr>
          <w:rFonts w:hint="eastAsia"/>
          <w:noProof/>
        </w:rPr>
        <w:t>代表</w:t>
      </w:r>
      <w:r>
        <w:rPr>
          <w:noProof/>
        </w:rPr>
        <w:t>同一个事</w:t>
      </w:r>
      <w:r>
        <w:rPr>
          <w:rFonts w:hint="eastAsia"/>
          <w:noProof/>
        </w:rPr>
        <w:t>物</w:t>
      </w:r>
      <w:r>
        <w:rPr>
          <w:noProof/>
        </w:rPr>
        <w:t>。</w:t>
      </w:r>
    </w:p>
    <w:p w:rsidR="00F81756" w:rsidRDefault="00F81756" w:rsidP="00F81756">
      <w:pPr>
        <w:outlineLvl w:val="3"/>
      </w:pPr>
      <w:r>
        <w:rPr>
          <w:rFonts w:hint="eastAsia"/>
        </w:rPr>
        <w:t>2.1</w:t>
      </w:r>
      <w:r>
        <w:rPr>
          <w:rFonts w:hint="eastAsia"/>
        </w:rPr>
        <w:t>、创建</w:t>
      </w:r>
      <w:r>
        <w:t>小部件：</w:t>
      </w:r>
    </w:p>
    <w:p w:rsidR="00F81756" w:rsidRDefault="00F81756" w:rsidP="00F81756">
      <w:r>
        <w:t>E</w:t>
      </w:r>
      <w:r>
        <w:rPr>
          <w:rFonts w:hint="eastAsia"/>
        </w:rPr>
        <w:t>xp1:</w:t>
      </w:r>
    </w:p>
    <w:p w:rsidR="00B80E77" w:rsidRDefault="00F81756" w:rsidP="00F81756">
      <w:r>
        <w:rPr>
          <w:rFonts w:hint="eastAsia"/>
        </w:rPr>
        <w:t>新</w:t>
      </w:r>
      <w:r>
        <w:t>建</w:t>
      </w:r>
      <w:r>
        <w:rPr>
          <w:rFonts w:hint="eastAsia"/>
        </w:rPr>
        <w:t>HelloWidget.php</w:t>
      </w:r>
      <w:r>
        <w:rPr>
          <w:rFonts w:hint="eastAsia"/>
        </w:rPr>
        <w:t>文件</w:t>
      </w:r>
    </w:p>
    <w:tbl>
      <w:tblPr>
        <w:tblW w:w="0" w:type="auto"/>
        <w:shd w:val="clear" w:color="auto" w:fill="F2F2F2" w:themeFill="background1" w:themeFillShade="F2"/>
        <w:tblLook w:val="04A0" w:firstRow="1" w:lastRow="0" w:firstColumn="1" w:lastColumn="0" w:noHBand="0" w:noVBand="1"/>
      </w:tblPr>
      <w:tblGrid>
        <w:gridCol w:w="10456"/>
      </w:tblGrid>
      <w:tr w:rsidR="00B80E77" w:rsidTr="00B80E77">
        <w:tc>
          <w:tcPr>
            <w:tcW w:w="10456" w:type="dxa"/>
            <w:shd w:val="clear" w:color="auto" w:fill="F2F2F2" w:themeFill="background1" w:themeFillShade="F2"/>
          </w:tcPr>
          <w:p w:rsidR="00B80E77" w:rsidRDefault="00B80E77" w:rsidP="00B80E77">
            <w:r>
              <w:rPr>
                <w:rFonts w:hint="eastAsia"/>
              </w:rPr>
              <w:t>&lt;?php</w:t>
            </w:r>
          </w:p>
          <w:p w:rsidR="00B80E77" w:rsidRDefault="00B80E77" w:rsidP="00B80E77">
            <w:r>
              <w:t>N</w:t>
            </w:r>
            <w:r>
              <w:rPr>
                <w:rFonts w:hint="eastAsia"/>
              </w:rPr>
              <w:t xml:space="preserve">amespace </w:t>
            </w:r>
            <w:r>
              <w:t>app\components;</w:t>
            </w:r>
          </w:p>
          <w:p w:rsidR="00B80E77" w:rsidRDefault="00B80E77" w:rsidP="00B80E77">
            <w:r>
              <w:t>Use yii\base\Widget;</w:t>
            </w:r>
          </w:p>
          <w:p w:rsidR="00B80E77" w:rsidRDefault="00B80E77" w:rsidP="00B80E77">
            <w:r>
              <w:t>Class Hellowidget extends Widget{</w:t>
            </w:r>
            <w:r>
              <w:tab/>
            </w:r>
            <w:r>
              <w:tab/>
              <w:t>//</w:t>
            </w:r>
            <w:r>
              <w:rPr>
                <w:rFonts w:hint="eastAsia"/>
              </w:rPr>
              <w:t>继承后</w:t>
            </w:r>
            <w:r>
              <w:t>具有小部件的</w:t>
            </w:r>
            <w:r>
              <w:rPr>
                <w:rFonts w:hint="eastAsia"/>
              </w:rPr>
              <w:t>属性</w:t>
            </w:r>
          </w:p>
          <w:p w:rsidR="00B80E77" w:rsidRDefault="00B80E77" w:rsidP="00B80E77">
            <w:r>
              <w:tab/>
              <w:t>Public $catId = 0;</w:t>
            </w:r>
          </w:p>
          <w:p w:rsidR="00B80E77" w:rsidRDefault="00B80E77" w:rsidP="00B80E77">
            <w:r>
              <w:tab/>
              <w:t>P</w:t>
            </w:r>
            <w:r>
              <w:rPr>
                <w:rFonts w:hint="eastAsia"/>
              </w:rPr>
              <w:t xml:space="preserve">ublic </w:t>
            </w:r>
            <w:r>
              <w:t>function init()</w:t>
            </w:r>
            <w:r>
              <w:rPr>
                <w:rFonts w:hint="eastAsia"/>
              </w:rPr>
              <w:t>{</w:t>
            </w:r>
            <w:r>
              <w:rPr>
                <w:rFonts w:hint="eastAsia"/>
              </w:rPr>
              <w:tab/>
            </w:r>
            <w:r>
              <w:rPr>
                <w:rFonts w:hint="eastAsia"/>
              </w:rPr>
              <w:tab/>
            </w:r>
            <w:r>
              <w:rPr>
                <w:rFonts w:hint="eastAsia"/>
              </w:rPr>
              <w:tab/>
              <w:t>//</w:t>
            </w:r>
            <w:r>
              <w:rPr>
                <w:rFonts w:hint="eastAsia"/>
              </w:rPr>
              <w:t>此</w:t>
            </w:r>
            <w:r>
              <w:t>方法会</w:t>
            </w:r>
            <w:r>
              <w:rPr>
                <w:rFonts w:hint="eastAsia"/>
              </w:rPr>
              <w:t>被</w:t>
            </w:r>
            <w:r>
              <w:t>CWidget::begin()</w:t>
            </w:r>
            <w:r>
              <w:rPr>
                <w:rFonts w:hint="eastAsia"/>
              </w:rPr>
              <w:t>调用</w:t>
            </w:r>
          </w:p>
          <w:p w:rsidR="00B80E77" w:rsidRDefault="00B80E77" w:rsidP="00B80E77">
            <w:r>
              <w:tab/>
            </w:r>
            <w:r>
              <w:tab/>
              <w:t>Parent::init();</w:t>
            </w:r>
            <w:r>
              <w:tab/>
            </w:r>
            <w:r>
              <w:tab/>
            </w:r>
            <w:r>
              <w:tab/>
            </w:r>
          </w:p>
          <w:p w:rsidR="00B80E77" w:rsidRDefault="00B80E77" w:rsidP="00B80E77">
            <w:r>
              <w:tab/>
              <w:t>}</w:t>
            </w:r>
          </w:p>
          <w:p w:rsidR="00B80E77" w:rsidRDefault="00B80E77" w:rsidP="00B80E77">
            <w:r>
              <w:tab/>
              <w:t>P</w:t>
            </w:r>
            <w:r>
              <w:rPr>
                <w:rFonts w:hint="eastAsia"/>
              </w:rPr>
              <w:t xml:space="preserve">ublic </w:t>
            </w:r>
            <w:r>
              <w:t>function run(){</w:t>
            </w:r>
            <w:r>
              <w:tab/>
            </w:r>
            <w:r>
              <w:tab/>
            </w:r>
            <w:r>
              <w:tab/>
            </w:r>
            <w:r>
              <w:rPr>
                <w:rFonts w:hint="eastAsia"/>
              </w:rPr>
              <w:t>//</w:t>
            </w:r>
            <w:r>
              <w:rPr>
                <w:rFonts w:hint="eastAsia"/>
              </w:rPr>
              <w:t>此</w:t>
            </w:r>
            <w:r>
              <w:t>方法会</w:t>
            </w:r>
            <w:r>
              <w:rPr>
                <w:rFonts w:hint="eastAsia"/>
              </w:rPr>
              <w:t>被</w:t>
            </w:r>
            <w:r>
              <w:t>CWidget::end()</w:t>
            </w:r>
            <w:r>
              <w:rPr>
                <w:rFonts w:hint="eastAsia"/>
              </w:rPr>
              <w:t>调用</w:t>
            </w:r>
          </w:p>
          <w:p w:rsidR="00B80E77" w:rsidRDefault="00B80E77" w:rsidP="00B80E77">
            <w:r>
              <w:tab/>
            </w:r>
            <w:r>
              <w:tab/>
              <w:t>Parent::run();</w:t>
            </w:r>
          </w:p>
          <w:p w:rsidR="00B80E77" w:rsidRDefault="00B80E77" w:rsidP="00B80E77">
            <w:r>
              <w:tab/>
            </w:r>
            <w:r>
              <w:tab/>
              <w:t>Echo $this-&gt;catId;</w:t>
            </w:r>
          </w:p>
          <w:p w:rsidR="00B80E77" w:rsidRDefault="00B80E77" w:rsidP="00B80E77">
            <w:r>
              <w:tab/>
              <w:t>}</w:t>
            </w:r>
          </w:p>
          <w:p w:rsidR="00B80E77" w:rsidRDefault="00B80E77" w:rsidP="00B80E77">
            <w:r>
              <w:t>}</w:t>
            </w:r>
          </w:p>
          <w:p w:rsidR="00B80E77" w:rsidRPr="00B80E77" w:rsidRDefault="00B80E77" w:rsidP="00F81756">
            <w:r>
              <w:t>?&gt;</w:t>
            </w:r>
          </w:p>
        </w:tc>
      </w:tr>
    </w:tbl>
    <w:p w:rsidR="00F81756" w:rsidRDefault="00F81756" w:rsidP="00F81756">
      <w:r>
        <w:rPr>
          <w:rFonts w:hint="eastAsia"/>
        </w:rPr>
        <w:t>注</w:t>
      </w:r>
      <w:r>
        <w:t>：</w:t>
      </w:r>
      <w:r>
        <w:rPr>
          <w:rFonts w:hint="eastAsia"/>
        </w:rPr>
        <w:t>1</w:t>
      </w:r>
      <w:r>
        <w:rPr>
          <w:rFonts w:hint="eastAsia"/>
        </w:rPr>
        <w:t>、原则</w:t>
      </w:r>
      <w:r>
        <w:t>上</w:t>
      </w:r>
      <w:r>
        <w:rPr>
          <w:rFonts w:hint="eastAsia"/>
        </w:rPr>
        <w:t>一个</w:t>
      </w:r>
      <w:r>
        <w:t>小部件只要有</w:t>
      </w:r>
      <w:r>
        <w:rPr>
          <w:rFonts w:hint="eastAsia"/>
        </w:rPr>
        <w:t>r</w:t>
      </w:r>
      <w:r>
        <w:t>un()</w:t>
      </w:r>
      <w:r>
        <w:t>函数，这个小部件就可以运行</w:t>
      </w:r>
      <w:r>
        <w:rPr>
          <w:rFonts w:hint="eastAsia"/>
        </w:rPr>
        <w:t>，</w:t>
      </w:r>
      <w:r>
        <w:t>但通常</w:t>
      </w:r>
      <w:r>
        <w:rPr>
          <w:rFonts w:hint="eastAsia"/>
        </w:rPr>
        <w:t>会</w:t>
      </w:r>
      <w:r>
        <w:t>用到</w:t>
      </w:r>
      <w:r>
        <w:rPr>
          <w:rFonts w:hint="eastAsia"/>
        </w:rPr>
        <w:t>init()</w:t>
      </w:r>
      <w:r>
        <w:rPr>
          <w:rFonts w:hint="eastAsia"/>
        </w:rPr>
        <w:t>初始</w:t>
      </w:r>
      <w:r>
        <w:t>化</w:t>
      </w:r>
      <w:r>
        <w:rPr>
          <w:rFonts w:hint="eastAsia"/>
        </w:rPr>
        <w:t>。</w:t>
      </w:r>
    </w:p>
    <w:p w:rsidR="00F81756" w:rsidRDefault="00F81756" w:rsidP="00F81756">
      <w:r>
        <w:tab/>
        <w:t>2</w:t>
      </w:r>
      <w:r>
        <w:rPr>
          <w:rFonts w:hint="eastAsia"/>
        </w:rPr>
        <w:t>、</w:t>
      </w:r>
      <w:r>
        <w:t>小部件中的视图</w:t>
      </w:r>
      <w:r>
        <w:rPr>
          <w:rFonts w:hint="eastAsia"/>
        </w:rPr>
        <w:t>存放在</w:t>
      </w:r>
      <w:r>
        <w:rPr>
          <w:rFonts w:hint="eastAsia"/>
        </w:rPr>
        <w:t>compone</w:t>
      </w:r>
      <w:r>
        <w:t>t</w:t>
      </w:r>
      <w:r>
        <w:rPr>
          <w:rFonts w:hint="eastAsia"/>
        </w:rPr>
        <w:t>s\views</w:t>
      </w:r>
      <w:r>
        <w:rPr>
          <w:rFonts w:hint="eastAsia"/>
        </w:rPr>
        <w:t>目录</w:t>
      </w:r>
    </w:p>
    <w:p w:rsidR="00255303" w:rsidRDefault="00F81756" w:rsidP="00F81756">
      <w:r>
        <w:tab/>
        <w:t>3</w:t>
      </w:r>
      <w:r>
        <w:rPr>
          <w:rFonts w:hint="eastAsia"/>
        </w:rPr>
        <w:t>、在</w:t>
      </w:r>
      <w:r>
        <w:t>小部件中可以使用视图</w:t>
      </w:r>
      <w:r>
        <w:rPr>
          <w:rFonts w:hint="eastAsia"/>
        </w:rPr>
        <w:t>。</w:t>
      </w:r>
      <w:r>
        <w:t>如：</w:t>
      </w:r>
    </w:p>
    <w:tbl>
      <w:tblPr>
        <w:tblW w:w="0" w:type="auto"/>
        <w:shd w:val="clear" w:color="auto" w:fill="F2F2F2" w:themeFill="background1" w:themeFillShade="F2"/>
        <w:tblLook w:val="04A0" w:firstRow="1" w:lastRow="0" w:firstColumn="1" w:lastColumn="0" w:noHBand="0" w:noVBand="1"/>
      </w:tblPr>
      <w:tblGrid>
        <w:gridCol w:w="10456"/>
      </w:tblGrid>
      <w:tr w:rsidR="00255303" w:rsidTr="00255303">
        <w:tc>
          <w:tcPr>
            <w:tcW w:w="10456" w:type="dxa"/>
            <w:shd w:val="clear" w:color="auto" w:fill="F2F2F2" w:themeFill="background1" w:themeFillShade="F2"/>
          </w:tcPr>
          <w:p w:rsidR="00255303" w:rsidRDefault="00255303" w:rsidP="00255303">
            <w:pPr>
              <w:ind w:firstLineChars="400" w:firstLine="840"/>
            </w:pPr>
            <w:r>
              <w:t>P</w:t>
            </w:r>
            <w:r>
              <w:rPr>
                <w:rFonts w:hint="eastAsia"/>
              </w:rPr>
              <w:t xml:space="preserve">ublic </w:t>
            </w:r>
            <w:r>
              <w:t>function run(){</w:t>
            </w:r>
          </w:p>
          <w:p w:rsidR="00255303" w:rsidRDefault="00255303" w:rsidP="00255303">
            <w:r>
              <w:tab/>
            </w:r>
            <w:r>
              <w:tab/>
            </w:r>
            <w:r>
              <w:tab/>
              <w:t>Parent::run();</w:t>
            </w:r>
          </w:p>
          <w:p w:rsidR="00255303" w:rsidRDefault="00255303" w:rsidP="00255303">
            <w:r>
              <w:tab/>
            </w:r>
            <w:r>
              <w:tab/>
            </w:r>
            <w:r>
              <w:tab/>
              <w:t>Return $this-&gt;render(view:’hello’);</w:t>
            </w:r>
          </w:p>
          <w:p w:rsidR="00255303" w:rsidRDefault="00255303" w:rsidP="00F81756">
            <w:r>
              <w:tab/>
            </w:r>
            <w:r>
              <w:tab/>
              <w:t>}</w:t>
            </w:r>
          </w:p>
        </w:tc>
      </w:tr>
    </w:tbl>
    <w:p w:rsidR="00F81756" w:rsidRDefault="00F81756" w:rsidP="00F81756"/>
    <w:p w:rsidR="00F81756" w:rsidRDefault="00F81756" w:rsidP="00255303">
      <w:r>
        <w:tab/>
      </w:r>
      <w:r>
        <w:tab/>
      </w:r>
    </w:p>
    <w:p w:rsidR="00F81756" w:rsidRDefault="00F81756" w:rsidP="00F81756">
      <w:pPr>
        <w:outlineLvl w:val="3"/>
      </w:pPr>
      <w:r>
        <w:rPr>
          <w:rFonts w:hint="eastAsia"/>
        </w:rPr>
        <w:t>2.2</w:t>
      </w:r>
      <w:r>
        <w:rPr>
          <w:rFonts w:hint="eastAsia"/>
        </w:rPr>
        <w:t>、使用</w:t>
      </w:r>
      <w:r>
        <w:t>小部件：</w:t>
      </w:r>
    </w:p>
    <w:p w:rsidR="00F81756" w:rsidRDefault="00F81756" w:rsidP="00F81756">
      <w:r>
        <w:rPr>
          <w:rFonts w:hint="eastAsia"/>
        </w:rPr>
        <w:t>方式</w:t>
      </w:r>
      <w:r>
        <w:t>一：</w:t>
      </w:r>
    </w:p>
    <w:p w:rsidR="00A95396" w:rsidRDefault="00F81756" w:rsidP="00F81756">
      <w:r>
        <w:t>E</w:t>
      </w:r>
      <w:r>
        <w:rPr>
          <w:rFonts w:hint="eastAsia"/>
        </w:rPr>
        <w:t>xp</w:t>
      </w:r>
      <w:r>
        <w:t>2:</w:t>
      </w:r>
      <w:r>
        <w:rPr>
          <w:rFonts w:hint="eastAsia"/>
        </w:rPr>
        <w:t>在视</w:t>
      </w:r>
      <w:r>
        <w:t>图中使用小部件</w:t>
      </w:r>
    </w:p>
    <w:tbl>
      <w:tblPr>
        <w:tblW w:w="0" w:type="auto"/>
        <w:tblLook w:val="04A0" w:firstRow="1" w:lastRow="0" w:firstColumn="1" w:lastColumn="0" w:noHBand="0" w:noVBand="1"/>
      </w:tblPr>
      <w:tblGrid>
        <w:gridCol w:w="10456"/>
      </w:tblGrid>
      <w:tr w:rsidR="00A95396" w:rsidTr="007D737D">
        <w:tc>
          <w:tcPr>
            <w:tcW w:w="10456" w:type="dxa"/>
            <w:shd w:val="clear" w:color="auto" w:fill="F2F2F2" w:themeFill="background1" w:themeFillShade="F2"/>
          </w:tcPr>
          <w:p w:rsidR="00A95396" w:rsidRDefault="00A95396" w:rsidP="00A95396">
            <w:r>
              <w:rPr>
                <w:rFonts w:hint="eastAsia"/>
              </w:rPr>
              <w:t>&lt;?php</w:t>
            </w:r>
          </w:p>
          <w:p w:rsidR="00A95396" w:rsidRDefault="00A95396" w:rsidP="00A95396">
            <w:r>
              <w:t>Use app\components\HelloWidget;</w:t>
            </w:r>
          </w:p>
          <w:p w:rsidR="00A95396" w:rsidRDefault="00A95396" w:rsidP="00F81756">
            <w:r>
              <w:t>?&gt;</w:t>
            </w:r>
          </w:p>
          <w:p w:rsidR="00A95396" w:rsidRDefault="00A95396" w:rsidP="00F81756">
            <w:r>
              <w:t>&lt;?= HelloWidget::widge();?&gt;</w:t>
            </w:r>
            <w:r>
              <w:tab/>
            </w:r>
            <w:r>
              <w:tab/>
              <w:t>&lt;!—</w:t>
            </w:r>
            <w:r>
              <w:rPr>
                <w:rFonts w:hint="eastAsia"/>
              </w:rPr>
              <w:t>获</w:t>
            </w:r>
            <w:r>
              <w:t>取小部件运行后输出</w:t>
            </w:r>
            <w:r>
              <w:rPr>
                <w:rFonts w:hint="eastAsia"/>
              </w:rPr>
              <w:t>的</w:t>
            </w:r>
            <w:r>
              <w:t>数据</w:t>
            </w:r>
            <w:r>
              <w:t xml:space="preserve"> -- &gt;</w:t>
            </w:r>
          </w:p>
        </w:tc>
      </w:tr>
    </w:tbl>
    <w:p w:rsidR="00F81756" w:rsidRDefault="00F81756" w:rsidP="00F81756">
      <w:r>
        <w:rPr>
          <w:rFonts w:hint="eastAsia"/>
        </w:rPr>
        <w:t>方式</w:t>
      </w:r>
      <w:r>
        <w:t>二：</w:t>
      </w:r>
      <w:r>
        <w:rPr>
          <w:rFonts w:hint="eastAsia"/>
        </w:rPr>
        <w:t>(</w:t>
      </w:r>
      <w:r>
        <w:t>如果所传的参数很多，可以使用以下方式</w:t>
      </w:r>
      <w:r>
        <w:rPr>
          <w:rFonts w:hint="eastAsia"/>
        </w:rPr>
        <w:t>)</w:t>
      </w:r>
    </w:p>
    <w:tbl>
      <w:tblPr>
        <w:tblW w:w="0" w:type="auto"/>
        <w:tblLook w:val="04A0" w:firstRow="1" w:lastRow="0" w:firstColumn="1" w:lastColumn="0" w:noHBand="0" w:noVBand="1"/>
      </w:tblPr>
      <w:tblGrid>
        <w:gridCol w:w="10456"/>
      </w:tblGrid>
      <w:tr w:rsidR="00FB2CDD" w:rsidTr="007D737D">
        <w:tc>
          <w:tcPr>
            <w:tcW w:w="10456" w:type="dxa"/>
            <w:shd w:val="clear" w:color="auto" w:fill="F2F2F2" w:themeFill="background1" w:themeFillShade="F2"/>
          </w:tcPr>
          <w:p w:rsidR="00FB2CDD" w:rsidRDefault="00FB2CDD" w:rsidP="00F81756">
            <w:r>
              <w:rPr>
                <w:rFonts w:hint="eastAsia"/>
              </w:rPr>
              <w:t>&lt;?= HelloWidget::widge(</w:t>
            </w:r>
            <w:r>
              <w:t>[‘catId’=&gt;9]</w:t>
            </w:r>
            <w:r>
              <w:rPr>
                <w:rFonts w:hint="eastAsia"/>
              </w:rPr>
              <w:t>); ?&gt;</w:t>
            </w:r>
            <w:r>
              <w:t xml:space="preserve"> </w:t>
            </w:r>
            <w:r>
              <w:rPr>
                <w:rFonts w:hint="eastAsia"/>
              </w:rPr>
              <w:t xml:space="preserve">&lt;! </w:t>
            </w:r>
            <w:r>
              <w:t>–</w:t>
            </w:r>
            <w:r>
              <w:rPr>
                <w:rFonts w:hint="eastAsia"/>
              </w:rPr>
              <w:t xml:space="preserve"> </w:t>
            </w:r>
            <w:r>
              <w:rPr>
                <w:rFonts w:hint="eastAsia"/>
              </w:rPr>
              <w:t>小</w:t>
            </w:r>
            <w:r>
              <w:t>部件获取视图</w:t>
            </w:r>
            <w:r>
              <w:rPr>
                <w:rFonts w:hint="eastAsia"/>
              </w:rPr>
              <w:t>数据的</w:t>
            </w:r>
            <w:r>
              <w:t>方式</w:t>
            </w:r>
            <w:r>
              <w:rPr>
                <w:rFonts w:hint="eastAsia"/>
              </w:rPr>
              <w:t xml:space="preserve"> -- &gt;</w:t>
            </w:r>
          </w:p>
        </w:tc>
      </w:tr>
    </w:tbl>
    <w:p w:rsidR="00A95396" w:rsidRDefault="00A95396" w:rsidP="00F81756"/>
    <w:p w:rsidR="00F81756" w:rsidRDefault="00F81756" w:rsidP="00F81756">
      <w:pPr>
        <w:outlineLvl w:val="3"/>
      </w:pPr>
      <w:r>
        <w:rPr>
          <w:rFonts w:hint="eastAsia"/>
        </w:rPr>
        <w:t>2.3</w:t>
      </w:r>
      <w:r>
        <w:rPr>
          <w:rFonts w:hint="eastAsia"/>
        </w:rPr>
        <w:t>、小</w:t>
      </w:r>
      <w:r>
        <w:t>部件与缓冲</w:t>
      </w:r>
    </w:p>
    <w:p w:rsidR="00F81756" w:rsidRDefault="00F81756" w:rsidP="00F81756">
      <w:r>
        <w:t>E</w:t>
      </w:r>
      <w:r>
        <w:rPr>
          <w:rFonts w:hint="eastAsia"/>
        </w:rPr>
        <w:t>xp</w:t>
      </w:r>
      <w:r>
        <w:t>3_1:</w:t>
      </w:r>
    </w:p>
    <w:tbl>
      <w:tblPr>
        <w:tblW w:w="0" w:type="auto"/>
        <w:tblLook w:val="04A0" w:firstRow="1" w:lastRow="0" w:firstColumn="1" w:lastColumn="0" w:noHBand="0" w:noVBand="1"/>
      </w:tblPr>
      <w:tblGrid>
        <w:gridCol w:w="10456"/>
      </w:tblGrid>
      <w:tr w:rsidR="007D737D" w:rsidTr="007D737D">
        <w:tc>
          <w:tcPr>
            <w:tcW w:w="10456" w:type="dxa"/>
            <w:shd w:val="clear" w:color="auto" w:fill="F2F2F2" w:themeFill="background1" w:themeFillShade="F2"/>
          </w:tcPr>
          <w:p w:rsidR="007D737D" w:rsidRDefault="007D737D" w:rsidP="007D737D">
            <w:r>
              <w:t>&lt;?php</w:t>
            </w:r>
          </w:p>
          <w:p w:rsidR="007D737D" w:rsidRDefault="007D737D" w:rsidP="007D737D">
            <w:r>
              <w:t>Use app\components\HelloWidget;</w:t>
            </w:r>
          </w:p>
          <w:p w:rsidR="007D737D" w:rsidRDefault="007D737D" w:rsidP="007D737D">
            <w:r>
              <w:t>?&gt;</w:t>
            </w:r>
          </w:p>
          <w:p w:rsidR="007D737D" w:rsidRDefault="007D737D" w:rsidP="007D737D">
            <w:r>
              <w:t>&lt;?php HelloWidget::begin();?&gt;</w:t>
            </w:r>
          </w:p>
          <w:p w:rsidR="007D737D" w:rsidRDefault="007D737D" w:rsidP="007D737D">
            <w:r>
              <w:rPr>
                <w:rFonts w:hint="eastAsia"/>
              </w:rPr>
              <w:tab/>
              <w:t>&lt;div&gt;&lt;/div&gt;</w:t>
            </w:r>
          </w:p>
          <w:p w:rsidR="007D737D" w:rsidRDefault="007D737D" w:rsidP="007D737D">
            <w:r>
              <w:t>&lt;?php Hell</w:t>
            </w:r>
            <w:r>
              <w:rPr>
                <w:rFonts w:hint="eastAsia"/>
              </w:rPr>
              <w:t>oWidget::end();?&gt;</w:t>
            </w:r>
          </w:p>
          <w:p w:rsidR="007D737D" w:rsidRDefault="007D737D" w:rsidP="00F81756"/>
        </w:tc>
      </w:tr>
    </w:tbl>
    <w:p w:rsidR="00F81756" w:rsidRDefault="00F81756" w:rsidP="00F81756">
      <w:r>
        <w:t>E</w:t>
      </w:r>
      <w:r>
        <w:rPr>
          <w:rFonts w:hint="eastAsia"/>
        </w:rPr>
        <w:t>xp3</w:t>
      </w:r>
      <w:r>
        <w:t>_2:(</w:t>
      </w:r>
      <w:r>
        <w:rPr>
          <w:rFonts w:hint="eastAsia"/>
        </w:rPr>
        <w:t>获取缓冲</w:t>
      </w:r>
      <w:r>
        <w:t>区的所有内容</w:t>
      </w:r>
      <w:r>
        <w:rPr>
          <w:rFonts w:hint="eastAsia"/>
        </w:rPr>
        <w:t>)</w:t>
      </w:r>
    </w:p>
    <w:tbl>
      <w:tblPr>
        <w:tblW w:w="0" w:type="auto"/>
        <w:tblLook w:val="04A0" w:firstRow="1" w:lastRow="0" w:firstColumn="1" w:lastColumn="0" w:noHBand="0" w:noVBand="1"/>
      </w:tblPr>
      <w:tblGrid>
        <w:gridCol w:w="10456"/>
      </w:tblGrid>
      <w:tr w:rsidR="00C1372E" w:rsidTr="00C1372E">
        <w:tc>
          <w:tcPr>
            <w:tcW w:w="10456" w:type="dxa"/>
            <w:shd w:val="clear" w:color="auto" w:fill="F2F2F2" w:themeFill="background1" w:themeFillShade="F2"/>
          </w:tcPr>
          <w:p w:rsidR="00C1372E" w:rsidRDefault="00C1372E" w:rsidP="00C1372E">
            <w:r>
              <w:rPr>
                <w:rFonts w:hint="eastAsia"/>
              </w:rPr>
              <w:t>&lt;?php</w:t>
            </w:r>
          </w:p>
          <w:p w:rsidR="00C1372E" w:rsidRDefault="00C1372E" w:rsidP="00C1372E">
            <w:r>
              <w:rPr>
                <w:rFonts w:hint="eastAsia"/>
              </w:rPr>
              <w:t>n</w:t>
            </w:r>
            <w:r>
              <w:t>amespace app\components;</w:t>
            </w:r>
          </w:p>
          <w:p w:rsidR="00C1372E" w:rsidRDefault="00C1372E" w:rsidP="00C1372E">
            <w:r>
              <w:t>Use yii\base\Widget;</w:t>
            </w:r>
          </w:p>
          <w:p w:rsidR="00C1372E" w:rsidRDefault="00C1372E" w:rsidP="00C1372E">
            <w:r>
              <w:t>Class HelloWidget extends Widget{</w:t>
            </w:r>
          </w:p>
          <w:p w:rsidR="00C1372E" w:rsidRDefault="00C1372E" w:rsidP="00C1372E">
            <w:r>
              <w:tab/>
              <w:t>Public $catId = 0;</w:t>
            </w:r>
          </w:p>
          <w:p w:rsidR="00C1372E" w:rsidRDefault="00C1372E" w:rsidP="00C1372E">
            <w:r>
              <w:tab/>
              <w:t>Public function init(){</w:t>
            </w:r>
          </w:p>
          <w:p w:rsidR="00C1372E" w:rsidRDefault="00C1372E" w:rsidP="00C1372E">
            <w:r>
              <w:tab/>
            </w:r>
            <w:r>
              <w:tab/>
              <w:t>Parent::init();</w:t>
            </w:r>
          </w:p>
          <w:p w:rsidR="00C1372E" w:rsidRPr="00581153" w:rsidRDefault="00C1372E" w:rsidP="00C1372E">
            <w:pPr>
              <w:rPr>
                <w:u w:val="wave"/>
              </w:rPr>
            </w:pPr>
            <w:r>
              <w:tab/>
            </w:r>
            <w:r>
              <w:tab/>
            </w:r>
            <w:r w:rsidRPr="00581153">
              <w:rPr>
                <w:u w:val="wave"/>
              </w:rPr>
              <w:t>Ob_start();</w:t>
            </w:r>
            <w:r w:rsidRPr="00581153">
              <w:rPr>
                <w:u w:val="wave"/>
              </w:rPr>
              <w:tab/>
            </w:r>
            <w:r w:rsidRPr="00581153">
              <w:rPr>
                <w:u w:val="wave"/>
              </w:rPr>
              <w:tab/>
              <w:t>//</w:t>
            </w:r>
            <w:r w:rsidRPr="00581153">
              <w:rPr>
                <w:rFonts w:hint="eastAsia"/>
                <w:u w:val="wave"/>
              </w:rPr>
              <w:t>开</w:t>
            </w:r>
            <w:r w:rsidRPr="00581153">
              <w:rPr>
                <w:u w:val="wave"/>
              </w:rPr>
              <w:t>启缓冲</w:t>
            </w:r>
          </w:p>
          <w:p w:rsidR="00C1372E" w:rsidRDefault="00C1372E" w:rsidP="00C1372E">
            <w:pPr>
              <w:ind w:firstLine="420"/>
            </w:pPr>
            <w:r>
              <w:t>}</w:t>
            </w:r>
          </w:p>
          <w:p w:rsidR="00C1372E" w:rsidRDefault="00C1372E" w:rsidP="00C1372E">
            <w:pPr>
              <w:ind w:firstLine="420"/>
            </w:pPr>
          </w:p>
          <w:p w:rsidR="00C1372E" w:rsidRDefault="00C1372E" w:rsidP="00C1372E">
            <w:pPr>
              <w:ind w:firstLine="420"/>
            </w:pPr>
            <w:r>
              <w:t>Public function run(){</w:t>
            </w:r>
          </w:p>
          <w:p w:rsidR="00C1372E" w:rsidRDefault="00C1372E" w:rsidP="00C1372E">
            <w:pPr>
              <w:ind w:firstLine="420"/>
            </w:pPr>
            <w:r>
              <w:tab/>
              <w:t>Parent::run();</w:t>
            </w:r>
          </w:p>
          <w:p w:rsidR="00C1372E" w:rsidRDefault="00C1372E" w:rsidP="00C1372E">
            <w:pPr>
              <w:ind w:firstLine="420"/>
            </w:pPr>
            <w:r>
              <w:tab/>
            </w:r>
            <w:r>
              <w:rPr>
                <w:rFonts w:hint="eastAsia"/>
              </w:rPr>
              <w:t>$content = ob_get_clean();</w:t>
            </w:r>
            <w:r>
              <w:rPr>
                <w:rFonts w:hint="eastAsia"/>
              </w:rPr>
              <w:tab/>
            </w:r>
            <w:r>
              <w:rPr>
                <w:rFonts w:hint="eastAsia"/>
              </w:rPr>
              <w:tab/>
              <w:t>//</w:t>
            </w:r>
            <w:r>
              <w:rPr>
                <w:rFonts w:hint="eastAsia"/>
              </w:rPr>
              <w:t>得到缓冲</w:t>
            </w:r>
            <w:r>
              <w:t>区的所有内容，然后清除缓冲</w:t>
            </w:r>
            <w:r>
              <w:rPr>
                <w:rFonts w:hint="eastAsia"/>
              </w:rPr>
              <w:t>区</w:t>
            </w:r>
          </w:p>
          <w:p w:rsidR="00C1372E" w:rsidRDefault="00C1372E" w:rsidP="00C1372E">
            <w:pPr>
              <w:ind w:firstLine="420"/>
            </w:pPr>
            <w:r>
              <w:tab/>
              <w:t>R</w:t>
            </w:r>
            <w:r>
              <w:rPr>
                <w:rFonts w:hint="eastAsia"/>
              </w:rPr>
              <w:t xml:space="preserve">eturn </w:t>
            </w:r>
            <w:r>
              <w:t>$this-&gt; render(view:’hello’,[</w:t>
            </w:r>
            <w:r>
              <w:tab/>
              <w:t>//</w:t>
            </w:r>
            <w:r>
              <w:rPr>
                <w:rFonts w:hint="eastAsia"/>
              </w:rPr>
              <w:t>把</w:t>
            </w:r>
            <w:r>
              <w:t>内容</w:t>
            </w:r>
            <w:r>
              <w:rPr>
                <w:rFonts w:hint="eastAsia"/>
              </w:rPr>
              <w:t>传</w:t>
            </w:r>
            <w:r>
              <w:t>给小部件</w:t>
            </w:r>
            <w:r>
              <w:rPr>
                <w:rFonts w:hint="eastAsia"/>
              </w:rPr>
              <w:t>视图</w:t>
            </w:r>
          </w:p>
          <w:p w:rsidR="00C1372E" w:rsidRDefault="00C1372E" w:rsidP="00C1372E">
            <w:pPr>
              <w:ind w:left="840"/>
            </w:pPr>
            <w:r>
              <w:tab/>
              <w:t>‘content’ =&gt; $content</w:t>
            </w:r>
          </w:p>
          <w:p w:rsidR="00C1372E" w:rsidRDefault="00C1372E" w:rsidP="00C1372E">
            <w:pPr>
              <w:ind w:left="840"/>
            </w:pPr>
            <w:r>
              <w:t>]);</w:t>
            </w:r>
          </w:p>
          <w:p w:rsidR="00C1372E" w:rsidRDefault="00C1372E" w:rsidP="00C1372E">
            <w:pPr>
              <w:ind w:firstLine="420"/>
            </w:pPr>
            <w:r>
              <w:t>}</w:t>
            </w:r>
          </w:p>
          <w:p w:rsidR="00C1372E" w:rsidRDefault="00C1372E" w:rsidP="00F81756">
            <w:r>
              <w:t>}</w:t>
            </w:r>
          </w:p>
        </w:tc>
      </w:tr>
    </w:tbl>
    <w:p w:rsidR="00F81756" w:rsidRDefault="00F81756" w:rsidP="00F81756">
      <w:r>
        <w:t>E</w:t>
      </w:r>
      <w:r>
        <w:rPr>
          <w:rFonts w:hint="eastAsia"/>
        </w:rPr>
        <w:t>xp</w:t>
      </w:r>
      <w:r>
        <w:t>3_3:</w:t>
      </w:r>
      <w:r>
        <w:rPr>
          <w:rFonts w:hint="eastAsia"/>
        </w:rPr>
        <w:t>小部件</w:t>
      </w:r>
      <w:r>
        <w:t>视图输出</w:t>
      </w:r>
      <w:r>
        <w:rPr>
          <w:rFonts w:hint="eastAsia"/>
        </w:rPr>
        <w:t>传来</w:t>
      </w:r>
      <w:r>
        <w:t>的数据</w:t>
      </w:r>
      <w:r w:rsidR="00C1372E">
        <w:rPr>
          <w:rFonts w:hint="eastAsia"/>
        </w:rPr>
        <w:t>，与</w:t>
      </w:r>
      <w:r w:rsidR="00C1372E">
        <w:t>控制</w:t>
      </w:r>
      <w:r w:rsidR="00C1372E">
        <w:rPr>
          <w:rFonts w:hint="eastAsia"/>
        </w:rPr>
        <w:t>器</w:t>
      </w:r>
      <w:r w:rsidR="00C1372E">
        <w:t>视图输出数据</w:t>
      </w:r>
      <w:r w:rsidR="00C1372E">
        <w:rPr>
          <w:rFonts w:hint="eastAsia"/>
        </w:rPr>
        <w:t>的</w:t>
      </w:r>
      <w:r w:rsidR="00C1372E">
        <w:t>方法一</w:t>
      </w:r>
      <w:r w:rsidR="00C1372E">
        <w:rPr>
          <w:rFonts w:hint="eastAsia"/>
        </w:rPr>
        <w:t>致</w:t>
      </w:r>
    </w:p>
    <w:tbl>
      <w:tblPr>
        <w:tblW w:w="0" w:type="auto"/>
        <w:tblLook w:val="04A0" w:firstRow="1" w:lastRow="0" w:firstColumn="1" w:lastColumn="0" w:noHBand="0" w:noVBand="1"/>
      </w:tblPr>
      <w:tblGrid>
        <w:gridCol w:w="10456"/>
      </w:tblGrid>
      <w:tr w:rsidR="00C1372E" w:rsidTr="00C1372E">
        <w:tc>
          <w:tcPr>
            <w:tcW w:w="10456" w:type="dxa"/>
          </w:tcPr>
          <w:p w:rsidR="00C1372E" w:rsidRDefault="00C1372E" w:rsidP="00F81756">
            <w:r>
              <w:t>&lt;h1&gt;&lt;?= $content;?&gt; &lt;/h1&gt;</w:t>
            </w:r>
          </w:p>
        </w:tc>
      </w:tr>
    </w:tbl>
    <w:p w:rsidR="00F81756" w:rsidRDefault="00F81756" w:rsidP="00F81756"/>
    <w:p w:rsidR="00F81756" w:rsidRDefault="00F81756" w:rsidP="00F81756">
      <w:pPr>
        <w:outlineLvl w:val="3"/>
      </w:pPr>
      <w:r>
        <w:rPr>
          <w:rFonts w:hint="eastAsia"/>
        </w:rPr>
        <w:t>2.4</w:t>
      </w:r>
      <w:r>
        <w:rPr>
          <w:rFonts w:hint="eastAsia"/>
        </w:rPr>
        <w:t>、小</w:t>
      </w:r>
      <w:r>
        <w:t>部件</w:t>
      </w:r>
      <w:r>
        <w:rPr>
          <w:rFonts w:hint="eastAsia"/>
        </w:rPr>
        <w:t>的</w:t>
      </w:r>
      <w:r>
        <w:rPr>
          <w:rFonts w:hint="eastAsia"/>
        </w:rPr>
        <w:t xml:space="preserve">beforeRun() </w:t>
      </w:r>
      <w:r>
        <w:rPr>
          <w:rFonts w:hint="eastAsia"/>
        </w:rPr>
        <w:t>和</w:t>
      </w:r>
      <w:r>
        <w:rPr>
          <w:rFonts w:hint="eastAsia"/>
        </w:rPr>
        <w:t xml:space="preserve"> </w:t>
      </w:r>
      <w:r>
        <w:t>afterRun();</w:t>
      </w:r>
    </w:p>
    <w:p w:rsidR="00F81756" w:rsidRDefault="00F81756" w:rsidP="00F81756">
      <w:r>
        <w:rPr>
          <w:rFonts w:hint="eastAsia"/>
        </w:rPr>
        <w:t>在</w:t>
      </w:r>
      <w:r>
        <w:rPr>
          <w:rFonts w:hint="eastAsia"/>
        </w:rPr>
        <w:t>run()</w:t>
      </w:r>
      <w:r>
        <w:rPr>
          <w:rFonts w:hint="eastAsia"/>
        </w:rPr>
        <w:t>执行</w:t>
      </w:r>
      <w:r>
        <w:t>之前</w:t>
      </w:r>
      <w:r>
        <w:rPr>
          <w:rFonts w:hint="eastAsia"/>
        </w:rPr>
        <w:t>需要</w:t>
      </w:r>
      <w:r>
        <w:t>执行一些事</w:t>
      </w:r>
      <w:r>
        <w:rPr>
          <w:rFonts w:hint="eastAsia"/>
        </w:rPr>
        <w:t>情</w:t>
      </w:r>
      <w:r>
        <w:t>，可以启用</w:t>
      </w:r>
      <w:r>
        <w:rPr>
          <w:rFonts w:hint="eastAsia"/>
        </w:rPr>
        <w:t>beforRun()</w:t>
      </w:r>
      <w:r>
        <w:rPr>
          <w:rFonts w:hint="eastAsia"/>
        </w:rPr>
        <w:t>；</w:t>
      </w:r>
      <w:r>
        <w:rPr>
          <w:rFonts w:hint="eastAsia"/>
        </w:rPr>
        <w:t>afterRun()</w:t>
      </w:r>
      <w:r>
        <w:rPr>
          <w:rFonts w:hint="eastAsia"/>
        </w:rPr>
        <w:t>同理</w:t>
      </w:r>
      <w:r>
        <w:t>。</w:t>
      </w:r>
      <w:r>
        <w:rPr>
          <w:rFonts w:hint="eastAsia"/>
        </w:rPr>
        <w:t xml:space="preserve"> </w:t>
      </w:r>
    </w:p>
    <w:p w:rsidR="00A91E2B" w:rsidRDefault="00F81756" w:rsidP="00A91E2B">
      <w:r>
        <w:rPr>
          <w:rFonts w:hint="eastAsia"/>
        </w:rPr>
        <w:t>注</w:t>
      </w:r>
      <w:r>
        <w:t>：</w:t>
      </w:r>
      <w:r>
        <w:rPr>
          <w:rFonts w:hint="eastAsia"/>
        </w:rPr>
        <w:t>当</w:t>
      </w:r>
      <w:r>
        <w:rPr>
          <w:rFonts w:hint="eastAsia"/>
        </w:rPr>
        <w:t>beforeRun();</w:t>
      </w:r>
      <w:r>
        <w:rPr>
          <w:rFonts w:hint="eastAsia"/>
        </w:rPr>
        <w:t>返回</w:t>
      </w:r>
      <w:r>
        <w:rPr>
          <w:rFonts w:hint="eastAsia"/>
        </w:rPr>
        <w:t>false</w:t>
      </w:r>
      <w:r>
        <w:rPr>
          <w:rFonts w:hint="eastAsia"/>
        </w:rPr>
        <w:t>。</w:t>
      </w:r>
      <w:r>
        <w:t>后</w:t>
      </w:r>
      <w:r>
        <w:rPr>
          <w:rFonts w:hint="eastAsia"/>
        </w:rPr>
        <w:t>面</w:t>
      </w:r>
      <w:r>
        <w:t>的</w:t>
      </w:r>
      <w:r>
        <w:rPr>
          <w:rFonts w:hint="eastAsia"/>
        </w:rPr>
        <w:t>run()</w:t>
      </w:r>
      <w:r>
        <w:rPr>
          <w:rFonts w:hint="eastAsia"/>
        </w:rPr>
        <w:t>就</w:t>
      </w:r>
      <w:r>
        <w:t>不再执行。如：</w:t>
      </w:r>
    </w:p>
    <w:tbl>
      <w:tblPr>
        <w:tblW w:w="0" w:type="auto"/>
        <w:tblLook w:val="04A0" w:firstRow="1" w:lastRow="0" w:firstColumn="1" w:lastColumn="0" w:noHBand="0" w:noVBand="1"/>
      </w:tblPr>
      <w:tblGrid>
        <w:gridCol w:w="10456"/>
      </w:tblGrid>
      <w:tr w:rsidR="00A91E2B" w:rsidTr="00A91E2B">
        <w:tc>
          <w:tcPr>
            <w:tcW w:w="10456" w:type="dxa"/>
            <w:shd w:val="clear" w:color="auto" w:fill="F2F2F2" w:themeFill="background1" w:themeFillShade="F2"/>
          </w:tcPr>
          <w:p w:rsidR="00A91E2B" w:rsidRDefault="00A91E2B" w:rsidP="00A91E2B">
            <w:pPr>
              <w:ind w:firstLineChars="200" w:firstLine="420"/>
            </w:pPr>
            <w:r>
              <w:t>Public function beforeRun(){</w:t>
            </w:r>
            <w:r>
              <w:tab/>
            </w:r>
            <w:r>
              <w:tab/>
              <w:t>//</w:t>
            </w:r>
            <w:r>
              <w:rPr>
                <w:rFonts w:hint="eastAsia"/>
              </w:rPr>
              <w:t>重载</w:t>
            </w:r>
            <w:r>
              <w:rPr>
                <w:rFonts w:hint="eastAsia"/>
              </w:rPr>
              <w:t>beforeRun()</w:t>
            </w:r>
            <w:r>
              <w:rPr>
                <w:rFonts w:hint="eastAsia"/>
              </w:rPr>
              <w:t>函数</w:t>
            </w:r>
          </w:p>
          <w:p w:rsidR="00A91E2B" w:rsidRDefault="00A91E2B" w:rsidP="00A91E2B">
            <w:r>
              <w:tab/>
            </w:r>
            <w:r>
              <w:tab/>
              <w:t>Parent::beforeRun();</w:t>
            </w:r>
          </w:p>
          <w:p w:rsidR="00A91E2B" w:rsidRDefault="00A91E2B" w:rsidP="00A91E2B">
            <w:r>
              <w:tab/>
            </w:r>
            <w:r>
              <w:tab/>
              <w:t>//Return true;</w:t>
            </w:r>
          </w:p>
          <w:p w:rsidR="00A91E2B" w:rsidRDefault="00A91E2B" w:rsidP="00A91E2B">
            <w:r>
              <w:tab/>
            </w:r>
            <w:r>
              <w:tab/>
              <w:t>Return false;</w:t>
            </w:r>
          </w:p>
          <w:p w:rsidR="00A91E2B" w:rsidRDefault="00A91E2B" w:rsidP="00A91E2B">
            <w:r>
              <w:tab/>
            </w:r>
            <w:r>
              <w:rPr>
                <w:rFonts w:hint="eastAsia"/>
              </w:rPr>
              <w:t>}</w:t>
            </w:r>
          </w:p>
        </w:tc>
      </w:tr>
    </w:tbl>
    <w:p w:rsidR="00F81756" w:rsidRDefault="00F81756" w:rsidP="00A91E2B"/>
    <w:tbl>
      <w:tblPr>
        <w:tblW w:w="0" w:type="auto"/>
        <w:tblLook w:val="04A0" w:firstRow="1" w:lastRow="0" w:firstColumn="1" w:lastColumn="0" w:noHBand="0" w:noVBand="1"/>
      </w:tblPr>
      <w:tblGrid>
        <w:gridCol w:w="10482"/>
      </w:tblGrid>
      <w:tr w:rsidR="00BF7A4C" w:rsidTr="00BF7A4C">
        <w:tc>
          <w:tcPr>
            <w:tcW w:w="10482" w:type="dxa"/>
            <w:shd w:val="clear" w:color="auto" w:fill="DEEAF6" w:themeFill="accent1" w:themeFillTint="33"/>
          </w:tcPr>
          <w:p w:rsidR="00BF7A4C" w:rsidRDefault="00BF7A4C" w:rsidP="00BF7A4C">
            <w:r>
              <w:rPr>
                <w:rFonts w:hint="eastAsia"/>
              </w:rPr>
              <w:t>总</w:t>
            </w:r>
            <w:r>
              <w:t>结：小物件可以</w:t>
            </w:r>
            <w:r>
              <w:rPr>
                <w:rFonts w:hint="eastAsia"/>
              </w:rPr>
              <w:t xml:space="preserve"> </w:t>
            </w:r>
            <w:r>
              <w:rPr>
                <w:rFonts w:hint="eastAsia"/>
              </w:rPr>
              <w:t>像</w:t>
            </w:r>
            <w:r>
              <w:t>下件控制器一样拥有它自己的视图。</w:t>
            </w:r>
          </w:p>
          <w:p w:rsidR="00BF7A4C" w:rsidRDefault="00BF7A4C" w:rsidP="00BF7A4C">
            <w:r>
              <w:rPr>
                <w:rFonts w:hint="eastAsia"/>
              </w:rPr>
              <w:t>默认情况</w:t>
            </w:r>
            <w:r>
              <w:t>下，小物件</w:t>
            </w:r>
            <w:r>
              <w:rPr>
                <w:rFonts w:hint="eastAsia"/>
              </w:rPr>
              <w:t>的视图文件</w:t>
            </w:r>
            <w:r>
              <w:t>位于包含了小物件类文件目录</w:t>
            </w:r>
            <w:r>
              <w:rPr>
                <w:rFonts w:hint="eastAsia"/>
              </w:rPr>
              <w:t>的</w:t>
            </w:r>
            <w:r>
              <w:rPr>
                <w:rFonts w:hint="eastAsia"/>
              </w:rPr>
              <w:t>views</w:t>
            </w:r>
            <w:r>
              <w:rPr>
                <w:rFonts w:hint="eastAsia"/>
              </w:rPr>
              <w:t>子</w:t>
            </w:r>
            <w:r>
              <w:t>目录</w:t>
            </w:r>
            <w:r>
              <w:rPr>
                <w:rFonts w:hint="eastAsia"/>
              </w:rPr>
              <w:t>之</w:t>
            </w:r>
            <w:r>
              <w:t>下</w:t>
            </w:r>
            <w:r>
              <w:rPr>
                <w:rFonts w:hint="eastAsia"/>
              </w:rPr>
              <w:t>（</w:t>
            </w:r>
            <w:r>
              <w:rPr>
                <w:rFonts w:hint="eastAsia"/>
              </w:rPr>
              <w:t>protected\compone</w:t>
            </w:r>
            <w:r>
              <w:t>t</w:t>
            </w:r>
            <w:r>
              <w:rPr>
                <w:rFonts w:hint="eastAsia"/>
              </w:rPr>
              <w:t>s\views</w:t>
            </w:r>
            <w:r>
              <w:t>）</w:t>
            </w:r>
            <w:r>
              <w:rPr>
                <w:rFonts w:hint="eastAsia"/>
              </w:rPr>
              <w:t>。</w:t>
            </w:r>
            <w:r>
              <w:t>这些视图</w:t>
            </w:r>
            <w:r>
              <w:rPr>
                <w:rFonts w:hint="eastAsia"/>
              </w:rPr>
              <w:t>可以</w:t>
            </w:r>
            <w:r>
              <w:t>通过调用</w:t>
            </w:r>
            <w:r>
              <w:rPr>
                <w:rFonts w:hint="eastAsia"/>
              </w:rPr>
              <w:t>CWidget::render()</w:t>
            </w:r>
            <w:r>
              <w:rPr>
                <w:rFonts w:hint="eastAsia"/>
              </w:rPr>
              <w:t>渲染</w:t>
            </w:r>
            <w:r>
              <w:t>，这一点</w:t>
            </w:r>
            <w:r>
              <w:rPr>
                <w:rFonts w:hint="eastAsia"/>
              </w:rPr>
              <w:t>和</w:t>
            </w:r>
            <w:r>
              <w:t>控制器</w:t>
            </w:r>
            <w:r>
              <w:rPr>
                <w:rFonts w:hint="eastAsia"/>
              </w:rPr>
              <w:t>很</w:t>
            </w:r>
            <w:r>
              <w:t>相似。</w:t>
            </w:r>
            <w:r>
              <w:rPr>
                <w:rFonts w:hint="eastAsia"/>
              </w:rPr>
              <w:t>唯一</w:t>
            </w:r>
            <w:r>
              <w:t>不同的是小物件的视图没有布局文件支持。另处小物件视图中的</w:t>
            </w:r>
            <w:r>
              <w:rPr>
                <w:rFonts w:hint="eastAsia"/>
              </w:rPr>
              <w:t>$this</w:t>
            </w:r>
            <w:r>
              <w:rPr>
                <w:rFonts w:hint="eastAsia"/>
              </w:rPr>
              <w:t>指</w:t>
            </w:r>
            <w:r>
              <w:t>向小物件实</w:t>
            </w:r>
            <w:r>
              <w:rPr>
                <w:rFonts w:hint="eastAsia"/>
              </w:rPr>
              <w:t>例而</w:t>
            </w:r>
            <w:r>
              <w:t>不是控制器实例。</w:t>
            </w:r>
          </w:p>
          <w:p w:rsidR="00BF7A4C" w:rsidRDefault="00BF7A4C" w:rsidP="00F81756"/>
        </w:tc>
      </w:tr>
    </w:tbl>
    <w:p w:rsidR="00557D61" w:rsidRDefault="00557D61" w:rsidP="00F81756"/>
    <w:p w:rsidR="000F6A8E" w:rsidRDefault="000F6A8E" w:rsidP="000F6A8E">
      <w:pPr>
        <w:outlineLvl w:val="3"/>
      </w:pPr>
      <w:r>
        <w:rPr>
          <w:rFonts w:hint="eastAsia"/>
        </w:rPr>
        <w:t>2.5</w:t>
      </w:r>
      <w:r>
        <w:rPr>
          <w:rFonts w:hint="eastAsia"/>
        </w:rPr>
        <w:t>、小</w:t>
      </w:r>
      <w:r>
        <w:t>部件完整示例：</w:t>
      </w:r>
    </w:p>
    <w:tbl>
      <w:tblPr>
        <w:tblW w:w="0" w:type="auto"/>
        <w:tblLook w:val="04A0" w:firstRow="1" w:lastRow="0" w:firstColumn="1" w:lastColumn="0" w:noHBand="0" w:noVBand="1"/>
      </w:tblPr>
      <w:tblGrid>
        <w:gridCol w:w="10456"/>
      </w:tblGrid>
      <w:tr w:rsidR="00BF7A4C" w:rsidTr="00BF7A4C">
        <w:tc>
          <w:tcPr>
            <w:tcW w:w="10456" w:type="dxa"/>
          </w:tcPr>
          <w:p w:rsidR="00BF7A4C" w:rsidRDefault="00BF7A4C" w:rsidP="000F6A8E"/>
        </w:tc>
      </w:tr>
    </w:tbl>
    <w:p w:rsidR="00557D61" w:rsidRDefault="00557D61" w:rsidP="00F81756"/>
    <w:p w:rsidR="00557D61" w:rsidRDefault="003C59F6" w:rsidP="00BF7A4C">
      <w:pPr>
        <w:outlineLvl w:val="2"/>
      </w:pPr>
      <w:r>
        <w:rPr>
          <w:rFonts w:hint="eastAsia"/>
        </w:rPr>
        <w:t>3</w:t>
      </w:r>
      <w:r>
        <w:rPr>
          <w:rFonts w:hint="eastAsia"/>
        </w:rPr>
        <w:t>、</w:t>
      </w:r>
      <w:r>
        <w:t>系统视图</w:t>
      </w:r>
    </w:p>
    <w:p w:rsidR="003C59F6" w:rsidRDefault="003C59F6" w:rsidP="00F81756">
      <w:r>
        <w:rPr>
          <w:rFonts w:hint="eastAsia"/>
        </w:rPr>
        <w:t>系统</w:t>
      </w:r>
      <w:r>
        <w:t>视图的渲染通常用于展示</w:t>
      </w:r>
      <w:r>
        <w:t>Yii</w:t>
      </w:r>
      <w:r>
        <w:rPr>
          <w:rFonts w:hint="eastAsia"/>
        </w:rPr>
        <w:t>的</w:t>
      </w:r>
      <w:r>
        <w:t>错误</w:t>
      </w:r>
      <w:r>
        <w:rPr>
          <w:rFonts w:hint="eastAsia"/>
        </w:rPr>
        <w:t>和</w:t>
      </w:r>
      <w:r>
        <w:t>日志</w:t>
      </w:r>
      <w:r>
        <w:rPr>
          <w:rFonts w:hint="eastAsia"/>
        </w:rPr>
        <w:t>信息。</w:t>
      </w:r>
    </w:p>
    <w:p w:rsidR="008E27A6" w:rsidRDefault="008E27A6" w:rsidP="00F81756">
      <w:r>
        <w:rPr>
          <w:rFonts w:hint="eastAsia"/>
        </w:rPr>
        <w:t>系统视图的</w:t>
      </w:r>
      <w:r>
        <w:t>命名</w:t>
      </w:r>
      <w:r>
        <w:rPr>
          <w:rFonts w:hint="eastAsia"/>
        </w:rPr>
        <w:t>遵从</w:t>
      </w:r>
      <w:r>
        <w:t>了一些规则。比如像</w:t>
      </w:r>
      <w:r>
        <w:t>“</w:t>
      </w:r>
      <w:r>
        <w:rPr>
          <w:rFonts w:hint="eastAsia"/>
        </w:rPr>
        <w:t>errorXXX</w:t>
      </w:r>
      <w:r>
        <w:t>”</w:t>
      </w:r>
      <w:r>
        <w:rPr>
          <w:rFonts w:hint="eastAsia"/>
        </w:rPr>
        <w:t>这</w:t>
      </w:r>
      <w:r>
        <w:t>样的名称就是用于渲染</w:t>
      </w:r>
      <w:r>
        <w:rPr>
          <w:rFonts w:hint="eastAsia"/>
        </w:rPr>
        <w:t>展示</w:t>
      </w:r>
      <w:r>
        <w:t>错误号</w:t>
      </w:r>
      <w:r>
        <w:rPr>
          <w:rFonts w:hint="eastAsia"/>
        </w:rPr>
        <w:t>XXX</w:t>
      </w:r>
      <w:r>
        <w:rPr>
          <w:rFonts w:hint="eastAsia"/>
        </w:rPr>
        <w:t>的</w:t>
      </w:r>
      <w:r>
        <w:t>CHttpException</w:t>
      </w:r>
      <w:r>
        <w:t>的视图。例如，如果</w:t>
      </w:r>
      <w:r>
        <w:t>CHttpException</w:t>
      </w:r>
      <w:r>
        <w:t>抛出一个</w:t>
      </w:r>
      <w:r>
        <w:rPr>
          <w:rFonts w:hint="eastAsia"/>
        </w:rPr>
        <w:t>404</w:t>
      </w:r>
      <w:r>
        <w:rPr>
          <w:rFonts w:hint="eastAsia"/>
        </w:rPr>
        <w:t>错误</w:t>
      </w:r>
      <w:r>
        <w:t>，那么</w:t>
      </w:r>
      <w:r>
        <w:t>error404</w:t>
      </w:r>
      <w:r>
        <w:t>就会被显示。</w:t>
      </w:r>
    </w:p>
    <w:p w:rsidR="001B1292" w:rsidRDefault="001B1292" w:rsidP="00F81756">
      <w:r>
        <w:rPr>
          <w:rFonts w:hint="eastAsia"/>
        </w:rPr>
        <w:t>在</w:t>
      </w:r>
      <w:r>
        <w:t>yii2\views</w:t>
      </w:r>
      <w:r>
        <w:rPr>
          <w:rFonts w:hint="eastAsia"/>
        </w:rPr>
        <w:t>下</w:t>
      </w:r>
      <w:r>
        <w:t>，</w:t>
      </w:r>
      <w:r>
        <w:t>Yii</w:t>
      </w:r>
      <w:r>
        <w:t>提供了一系列默认的系统视图，他们可以通过在</w:t>
      </w:r>
      <w:r w:rsidR="006A7E6C">
        <w:rPr>
          <w:rFonts w:hint="eastAsia"/>
        </w:rPr>
        <w:t>protected\views\system</w:t>
      </w:r>
      <w:r w:rsidR="006A7E6C">
        <w:rPr>
          <w:rFonts w:hint="eastAsia"/>
        </w:rPr>
        <w:t>下</w:t>
      </w:r>
      <w:r w:rsidR="006A7E6C">
        <w:t>创建同名视图文件进行自定义。</w:t>
      </w:r>
    </w:p>
    <w:p w:rsidR="00557D61" w:rsidRDefault="00557D61" w:rsidP="00F81756"/>
    <w:p w:rsidR="004D4148" w:rsidRDefault="004D4148" w:rsidP="00A822DA">
      <w:pPr>
        <w:outlineLvl w:val="1"/>
      </w:pPr>
      <w:r>
        <w:rPr>
          <w:rFonts w:hint="eastAsia"/>
        </w:rPr>
        <w:t>八</w:t>
      </w:r>
      <w:r>
        <w:t>组件</w:t>
      </w:r>
    </w:p>
    <w:p w:rsidR="004D4148" w:rsidRDefault="004D4148" w:rsidP="00F81756">
      <w:r>
        <w:rPr>
          <w:rFonts w:hint="eastAsia"/>
        </w:rPr>
        <w:t>Yii</w:t>
      </w:r>
      <w:r>
        <w:t>应用</w:t>
      </w:r>
      <w:r>
        <w:rPr>
          <w:rFonts w:hint="eastAsia"/>
        </w:rPr>
        <w:t>建立</w:t>
      </w:r>
      <w:r>
        <w:t>于组件之上。组件是</w:t>
      </w:r>
      <w:r>
        <w:t>CComponent</w:t>
      </w:r>
      <w:r>
        <w:t>或其子类的实例</w:t>
      </w:r>
      <w:r>
        <w:rPr>
          <w:rFonts w:hint="eastAsia"/>
        </w:rPr>
        <w:t>。使</w:t>
      </w:r>
      <w:r>
        <w:t>用组件主要涉及访问的属性以及</w:t>
      </w:r>
      <w:r>
        <w:rPr>
          <w:rFonts w:hint="eastAsia"/>
        </w:rPr>
        <w:t>触发</w:t>
      </w:r>
      <w:r>
        <w:t>或处理它的时间。基类</w:t>
      </w:r>
      <w:r>
        <w:t>CComponent</w:t>
      </w:r>
      <w:r>
        <w:t>指定了如何</w:t>
      </w:r>
      <w:r>
        <w:rPr>
          <w:rFonts w:hint="eastAsia"/>
        </w:rPr>
        <w:t>定义</w:t>
      </w:r>
      <w:r>
        <w:t>属性和事件。</w:t>
      </w:r>
    </w:p>
    <w:p w:rsidR="004D4148" w:rsidRDefault="004D4148" w:rsidP="00A822DA">
      <w:pPr>
        <w:outlineLvl w:val="2"/>
      </w:pPr>
      <w:r>
        <w:rPr>
          <w:rFonts w:hint="eastAsia"/>
        </w:rPr>
        <w:t>1</w:t>
      </w:r>
      <w:r>
        <w:rPr>
          <w:rFonts w:hint="eastAsia"/>
        </w:rPr>
        <w:t>、</w:t>
      </w:r>
      <w:r>
        <w:t>组件属性</w:t>
      </w:r>
    </w:p>
    <w:p w:rsidR="004D4148" w:rsidRPr="00732338" w:rsidRDefault="004D4148" w:rsidP="00F81756">
      <w:pPr>
        <w:rPr>
          <w:u w:val="single"/>
        </w:rPr>
      </w:pPr>
      <w:r w:rsidRPr="00732338">
        <w:rPr>
          <w:rFonts w:hint="eastAsia"/>
          <w:u w:val="single"/>
        </w:rPr>
        <w:t>组件</w:t>
      </w:r>
      <w:r w:rsidRPr="00732338">
        <w:rPr>
          <w:u w:val="single"/>
        </w:rPr>
        <w:t>的属性就像对象的公共</w:t>
      </w:r>
      <w:r w:rsidRPr="00732338">
        <w:rPr>
          <w:rFonts w:hint="eastAsia"/>
          <w:u w:val="single"/>
        </w:rPr>
        <w:t>成员变量</w:t>
      </w:r>
      <w:r w:rsidRPr="00732338">
        <w:rPr>
          <w:u w:val="single"/>
        </w:rPr>
        <w:t>。它是可读写的。</w:t>
      </w:r>
    </w:p>
    <w:p w:rsidR="004D4148" w:rsidRDefault="004D4148" w:rsidP="00F81756">
      <w:r>
        <w:rPr>
          <w:rFonts w:hint="eastAsia"/>
        </w:rPr>
        <w:t>要</w:t>
      </w:r>
      <w:r>
        <w:t>定义一个组件属性，我们只需要在组件类中定义一个公共成员变量即可。</w:t>
      </w:r>
    </w:p>
    <w:p w:rsidR="004D4148" w:rsidRDefault="004D4148" w:rsidP="00F81756">
      <w:r>
        <w:rPr>
          <w:rFonts w:hint="eastAsia"/>
        </w:rPr>
        <w:t>更</w:t>
      </w:r>
      <w:r>
        <w:t>灵活的方式是定义其</w:t>
      </w:r>
      <w:r>
        <w:rPr>
          <w:rFonts w:hint="eastAsia"/>
        </w:rPr>
        <w:t>getter</w:t>
      </w:r>
      <w:r>
        <w:rPr>
          <w:rFonts w:hint="eastAsia"/>
        </w:rPr>
        <w:t>和</w:t>
      </w:r>
      <w:r>
        <w:rPr>
          <w:rFonts w:hint="eastAsia"/>
        </w:rPr>
        <w:t>setter</w:t>
      </w:r>
      <w:r>
        <w:rPr>
          <w:rFonts w:hint="eastAsia"/>
        </w:rPr>
        <w:t>方法</w:t>
      </w:r>
      <w:r>
        <w:t>，例</w:t>
      </w:r>
      <w:r>
        <w:rPr>
          <w:rFonts w:hint="eastAsia"/>
        </w:rPr>
        <w:t>如</w:t>
      </w:r>
      <w:r>
        <w:rPr>
          <w:rFonts w:hint="eastAsia"/>
        </w:rPr>
        <w:t>:</w:t>
      </w:r>
    </w:p>
    <w:p w:rsidR="004D4148" w:rsidRDefault="004D4148" w:rsidP="00F81756">
      <w:r>
        <w:t>public function getTextWidth(){  //</w:t>
      </w:r>
      <w:r>
        <w:rPr>
          <w:rFonts w:hint="eastAsia"/>
        </w:rPr>
        <w:t>获取</w:t>
      </w:r>
      <w:r>
        <w:rPr>
          <w:rFonts w:hint="eastAsia"/>
        </w:rPr>
        <w:t>textWidth</w:t>
      </w:r>
      <w:r>
        <w:rPr>
          <w:rFonts w:hint="eastAsia"/>
        </w:rPr>
        <w:t>属性</w:t>
      </w:r>
    </w:p>
    <w:p w:rsidR="004D4148" w:rsidRDefault="004D4148" w:rsidP="00F81756">
      <w:r>
        <w:tab/>
        <w:t>return $this-&gt;_textWidth;</w:t>
      </w:r>
    </w:p>
    <w:p w:rsidR="004D4148" w:rsidRDefault="004D4148" w:rsidP="004D4148">
      <w:r>
        <w:t>}</w:t>
      </w:r>
    </w:p>
    <w:p w:rsidR="00544584" w:rsidRDefault="00544584" w:rsidP="004D4148">
      <w:r>
        <w:rPr>
          <w:rFonts w:hint="eastAsia"/>
        </w:rPr>
        <w:t>public function setTextWidth($value){</w:t>
      </w:r>
      <w:r>
        <w:t xml:space="preserve">   //</w:t>
      </w:r>
      <w:r>
        <w:rPr>
          <w:rFonts w:hint="eastAsia"/>
        </w:rPr>
        <w:t>设置</w:t>
      </w:r>
      <w:r>
        <w:rPr>
          <w:rFonts w:hint="eastAsia"/>
        </w:rPr>
        <w:t>textWidth</w:t>
      </w:r>
      <w:r>
        <w:rPr>
          <w:rFonts w:hint="eastAsia"/>
        </w:rPr>
        <w:t>属性</w:t>
      </w:r>
    </w:p>
    <w:p w:rsidR="00544584" w:rsidRDefault="00544584" w:rsidP="004D4148">
      <w:r>
        <w:tab/>
        <w:t>$this-&gt;_textWidth = $value;</w:t>
      </w:r>
    </w:p>
    <w:p w:rsidR="00544584" w:rsidRDefault="00544584" w:rsidP="004D4148">
      <w:r>
        <w:t>}</w:t>
      </w:r>
    </w:p>
    <w:p w:rsidR="00792F88" w:rsidRDefault="00792F88" w:rsidP="004D4148">
      <w:r>
        <w:rPr>
          <w:rFonts w:hint="eastAsia"/>
        </w:rPr>
        <w:t>上</w:t>
      </w:r>
      <w:r>
        <w:t>述代码定义</w:t>
      </w:r>
      <w:r>
        <w:rPr>
          <w:rFonts w:hint="eastAsia"/>
        </w:rPr>
        <w:t>了</w:t>
      </w:r>
      <w:r>
        <w:t>一个可写的属性名为</w:t>
      </w:r>
      <w:r>
        <w:rPr>
          <w:rFonts w:hint="eastAsia"/>
        </w:rPr>
        <w:t>textWidth(</w:t>
      </w:r>
      <w:r>
        <w:rPr>
          <w:rFonts w:hint="eastAsia"/>
        </w:rPr>
        <w:t>名字</w:t>
      </w:r>
      <w:r>
        <w:t>大小写不敏感</w:t>
      </w:r>
      <w:r>
        <w:rPr>
          <w:rFonts w:hint="eastAsia"/>
        </w:rPr>
        <w:t>)</w:t>
      </w:r>
      <w:r>
        <w:rPr>
          <w:rFonts w:hint="eastAsia"/>
        </w:rPr>
        <w:t>成</w:t>
      </w:r>
      <w:r>
        <w:t>员属性。</w:t>
      </w:r>
      <w:r w:rsidRPr="00732338">
        <w:rPr>
          <w:rFonts w:hint="eastAsia"/>
          <w:u w:val="single"/>
        </w:rPr>
        <w:t>使用</w:t>
      </w:r>
      <w:r w:rsidRPr="00732338">
        <w:rPr>
          <w:rFonts w:hint="eastAsia"/>
          <w:u w:val="single"/>
        </w:rPr>
        <w:t>getTextWidth()</w:t>
      </w:r>
      <w:r w:rsidRPr="00732338">
        <w:rPr>
          <w:u w:val="single"/>
        </w:rPr>
        <w:t>读取属性</w:t>
      </w:r>
      <w:r w:rsidRPr="00732338">
        <w:rPr>
          <w:rFonts w:hint="eastAsia"/>
          <w:u w:val="single"/>
        </w:rPr>
        <w:t>。</w:t>
      </w:r>
      <w:r w:rsidRPr="00732338">
        <w:rPr>
          <w:u w:val="single"/>
        </w:rPr>
        <w:t>或</w:t>
      </w:r>
      <w:r w:rsidRPr="00732338">
        <w:rPr>
          <w:rFonts w:hint="eastAsia"/>
          <w:u w:val="single"/>
        </w:rPr>
        <w:t>使</w:t>
      </w:r>
      <w:r w:rsidRPr="00732338">
        <w:rPr>
          <w:u w:val="single"/>
        </w:rPr>
        <w:t>用</w:t>
      </w:r>
      <w:r w:rsidRPr="00732338">
        <w:rPr>
          <w:rFonts w:hint="eastAsia"/>
          <w:u w:val="single"/>
        </w:rPr>
        <w:t>setTextWidth()</w:t>
      </w:r>
      <w:r w:rsidRPr="00732338">
        <w:rPr>
          <w:rFonts w:hint="eastAsia"/>
          <w:u w:val="single"/>
        </w:rPr>
        <w:t>写</w:t>
      </w:r>
      <w:r w:rsidRPr="00732338">
        <w:rPr>
          <w:u w:val="single"/>
        </w:rPr>
        <w:t>入属性</w:t>
      </w:r>
      <w:r>
        <w:t>。如果</w:t>
      </w:r>
      <w:r>
        <w:rPr>
          <w:rFonts w:hint="eastAsia"/>
        </w:rPr>
        <w:t>setter</w:t>
      </w:r>
      <w:r>
        <w:rPr>
          <w:rFonts w:hint="eastAsia"/>
        </w:rPr>
        <w:t>方法</w:t>
      </w:r>
      <w:r>
        <w:t>没有定义，则属性将是只读的，如是对其写入则会抛出一个异常。使用</w:t>
      </w:r>
      <w:r>
        <w:rPr>
          <w:rFonts w:hint="eastAsia"/>
        </w:rPr>
        <w:t>getter</w:t>
      </w:r>
      <w:r>
        <w:rPr>
          <w:rFonts w:hint="eastAsia"/>
        </w:rPr>
        <w:t>和</w:t>
      </w:r>
      <w:r>
        <w:rPr>
          <w:rFonts w:hint="eastAsia"/>
        </w:rPr>
        <w:t>setter</w:t>
      </w:r>
      <w:r>
        <w:rPr>
          <w:rFonts w:hint="eastAsia"/>
        </w:rPr>
        <w:t>方法</w:t>
      </w:r>
      <w:r>
        <w:t>定</w:t>
      </w:r>
      <w:r>
        <w:rPr>
          <w:rFonts w:hint="eastAsia"/>
        </w:rPr>
        <w:t>义</w:t>
      </w:r>
      <w:r>
        <w:t>一个属性有一个好处：即当读取</w:t>
      </w:r>
      <w:r>
        <w:rPr>
          <w:rFonts w:hint="eastAsia"/>
        </w:rPr>
        <w:t xml:space="preserve"> </w:t>
      </w:r>
      <w:r>
        <w:rPr>
          <w:rFonts w:hint="eastAsia"/>
        </w:rPr>
        <w:t>或</w:t>
      </w:r>
      <w:r>
        <w:t>写入属性时，可以</w:t>
      </w:r>
      <w:r>
        <w:rPr>
          <w:rFonts w:hint="eastAsia"/>
        </w:rPr>
        <w:t>执行</w:t>
      </w:r>
      <w:r>
        <w:t>额外的逻辑（</w:t>
      </w:r>
      <w:r>
        <w:rPr>
          <w:rFonts w:hint="eastAsia"/>
        </w:rPr>
        <w:t>例如</w:t>
      </w:r>
      <w:r>
        <w:t>，执行验证，触发事件）</w:t>
      </w:r>
      <w:r>
        <w:rPr>
          <w:rFonts w:hint="eastAsia"/>
        </w:rPr>
        <w:t>。</w:t>
      </w:r>
    </w:p>
    <w:p w:rsidR="00792F88" w:rsidRPr="00732338" w:rsidRDefault="00792F88" w:rsidP="004D4148">
      <w:pPr>
        <w:rPr>
          <w:u w:val="single"/>
        </w:rPr>
      </w:pPr>
      <w:r w:rsidRPr="00732338">
        <w:rPr>
          <w:rFonts w:hint="eastAsia"/>
          <w:u w:val="single"/>
        </w:rPr>
        <w:t>注</w:t>
      </w:r>
      <w:r w:rsidRPr="00732338">
        <w:rPr>
          <w:u w:val="single"/>
        </w:rPr>
        <w:t>意：通过</w:t>
      </w:r>
      <w:r w:rsidRPr="00732338">
        <w:rPr>
          <w:rFonts w:hint="eastAsia"/>
          <w:u w:val="single"/>
        </w:rPr>
        <w:t>getter/setter</w:t>
      </w:r>
      <w:r w:rsidRPr="00732338">
        <w:rPr>
          <w:rFonts w:hint="eastAsia"/>
          <w:u w:val="single"/>
        </w:rPr>
        <w:t>定</w:t>
      </w:r>
      <w:r w:rsidRPr="00732338">
        <w:rPr>
          <w:u w:val="single"/>
        </w:rPr>
        <w:t>义的属性和类成员变量之间有一个细微的差异：属性的名字是大小</w:t>
      </w:r>
      <w:r w:rsidRPr="00732338">
        <w:rPr>
          <w:rFonts w:hint="eastAsia"/>
          <w:u w:val="single"/>
        </w:rPr>
        <w:t>写</w:t>
      </w:r>
      <w:r w:rsidRPr="00732338">
        <w:rPr>
          <w:u w:val="single"/>
        </w:rPr>
        <w:t>不敏感的，而类成员变量是大小写敏感的。</w:t>
      </w:r>
    </w:p>
    <w:p w:rsidR="00392FD9" w:rsidRDefault="00392FD9" w:rsidP="004D4148"/>
    <w:p w:rsidR="00392FD9" w:rsidRDefault="00392FD9" w:rsidP="00A822DA">
      <w:pPr>
        <w:outlineLvl w:val="2"/>
      </w:pPr>
      <w:r>
        <w:rPr>
          <w:rFonts w:hint="eastAsia"/>
        </w:rPr>
        <w:t>2</w:t>
      </w:r>
      <w:r>
        <w:rPr>
          <w:rFonts w:hint="eastAsia"/>
        </w:rPr>
        <w:t>、</w:t>
      </w:r>
      <w:r>
        <w:t>组件事件</w:t>
      </w:r>
    </w:p>
    <w:p w:rsidR="00392FD9" w:rsidRDefault="00392FD9" w:rsidP="004D4148">
      <w:r w:rsidRPr="00FB0651">
        <w:rPr>
          <w:rFonts w:hint="eastAsia"/>
          <w:u w:val="single"/>
        </w:rPr>
        <w:t>组件</w:t>
      </w:r>
      <w:r w:rsidRPr="00FB0651">
        <w:rPr>
          <w:u w:val="single"/>
        </w:rPr>
        <w:t>事件</w:t>
      </w:r>
      <w:r w:rsidRPr="00FB0651">
        <w:rPr>
          <w:rFonts w:hint="eastAsia"/>
          <w:u w:val="single"/>
        </w:rPr>
        <w:t>是</w:t>
      </w:r>
      <w:r w:rsidRPr="00FB0651">
        <w:rPr>
          <w:u w:val="single"/>
        </w:rPr>
        <w:t>一些特殊</w:t>
      </w:r>
      <w:r w:rsidRPr="00FB0651">
        <w:rPr>
          <w:rFonts w:hint="eastAsia"/>
          <w:u w:val="single"/>
        </w:rPr>
        <w:t>的</w:t>
      </w:r>
      <w:r w:rsidRPr="00FB0651">
        <w:rPr>
          <w:u w:val="single"/>
        </w:rPr>
        <w:t>属性，它们使用一些称作事件</w:t>
      </w:r>
      <w:r w:rsidRPr="00FB0651">
        <w:rPr>
          <w:rFonts w:hint="eastAsia"/>
          <w:u w:val="single"/>
        </w:rPr>
        <w:t>句</w:t>
      </w:r>
      <w:r w:rsidRPr="00FB0651">
        <w:rPr>
          <w:u w:val="single"/>
        </w:rPr>
        <w:t>柄（</w:t>
      </w:r>
      <w:r w:rsidRPr="00FB0651">
        <w:rPr>
          <w:rFonts w:hint="eastAsia"/>
          <w:u w:val="single"/>
        </w:rPr>
        <w:t>event handlers</w:t>
      </w:r>
      <w:r w:rsidRPr="00FB0651">
        <w:rPr>
          <w:u w:val="single"/>
        </w:rPr>
        <w:t>）</w:t>
      </w:r>
      <w:r w:rsidRPr="00FB0651">
        <w:rPr>
          <w:rFonts w:hint="eastAsia"/>
          <w:u w:val="single"/>
        </w:rPr>
        <w:t>的</w:t>
      </w:r>
      <w:r w:rsidRPr="00FB0651">
        <w:rPr>
          <w:u w:val="single"/>
        </w:rPr>
        <w:t>方法作为其值</w:t>
      </w:r>
      <w:r>
        <w:rPr>
          <w:rFonts w:hint="eastAsia"/>
        </w:rPr>
        <w:t xml:space="preserve"> </w:t>
      </w:r>
      <w:r>
        <w:rPr>
          <w:rFonts w:hint="eastAsia"/>
        </w:rPr>
        <w:t>。分配</w:t>
      </w:r>
      <w:r>
        <w:t>一个方法到一个事件将</w:t>
      </w:r>
      <w:r>
        <w:rPr>
          <w:rFonts w:hint="eastAsia"/>
        </w:rPr>
        <w:t>会</w:t>
      </w:r>
      <w:r>
        <w:t>引起方法在事件被</w:t>
      </w:r>
      <w:r>
        <w:rPr>
          <w:rFonts w:hint="eastAsia"/>
        </w:rPr>
        <w:t>唤起</w:t>
      </w:r>
      <w:r>
        <w:t>处自动被调用。因此，一个组件的行为可</w:t>
      </w:r>
      <w:r>
        <w:rPr>
          <w:rFonts w:hint="eastAsia"/>
        </w:rPr>
        <w:t>能</w:t>
      </w:r>
      <w:r>
        <w:t>会被</w:t>
      </w:r>
      <w:r>
        <w:rPr>
          <w:rFonts w:hint="eastAsia"/>
        </w:rPr>
        <w:t>一</w:t>
      </w:r>
      <w:r>
        <w:t>种在部件开发过程</w:t>
      </w:r>
      <w:r>
        <w:rPr>
          <w:rFonts w:hint="eastAsia"/>
        </w:rPr>
        <w:t>中</w:t>
      </w:r>
      <w:r>
        <w:t>不</w:t>
      </w:r>
      <w:r>
        <w:rPr>
          <w:rFonts w:hint="eastAsia"/>
        </w:rPr>
        <w:t>可</w:t>
      </w:r>
      <w:r>
        <w:t>预见的方式修改。</w:t>
      </w:r>
    </w:p>
    <w:p w:rsidR="00A14716" w:rsidRDefault="00A14716" w:rsidP="004D4148">
      <w:r w:rsidRPr="00FE4929">
        <w:rPr>
          <w:rFonts w:hint="eastAsia"/>
          <w:u w:val="single"/>
        </w:rPr>
        <w:t>组件</w:t>
      </w:r>
      <w:r w:rsidRPr="00FE4929">
        <w:rPr>
          <w:u w:val="single"/>
        </w:rPr>
        <w:t>事件以</w:t>
      </w:r>
      <w:r w:rsidRPr="00FE4929">
        <w:rPr>
          <w:rFonts w:hint="eastAsia"/>
          <w:u w:val="single"/>
        </w:rPr>
        <w:t>on</w:t>
      </w:r>
      <w:r w:rsidRPr="00FE4929">
        <w:rPr>
          <w:rFonts w:hint="eastAsia"/>
          <w:u w:val="single"/>
        </w:rPr>
        <w:t>开</w:t>
      </w:r>
      <w:r w:rsidRPr="00FE4929">
        <w:rPr>
          <w:u w:val="single"/>
        </w:rPr>
        <w:t>头的命名方式定义</w:t>
      </w:r>
      <w:r>
        <w:t>。和属性通过</w:t>
      </w:r>
      <w:r>
        <w:rPr>
          <w:rFonts w:hint="eastAsia"/>
        </w:rPr>
        <w:t>getter/setter</w:t>
      </w:r>
      <w:r>
        <w:rPr>
          <w:rFonts w:hint="eastAsia"/>
        </w:rPr>
        <w:t>方法</w:t>
      </w:r>
      <w:r>
        <w:t>来定义</w:t>
      </w:r>
      <w:r>
        <w:rPr>
          <w:rFonts w:hint="eastAsia"/>
        </w:rPr>
        <w:t xml:space="preserve"> </w:t>
      </w:r>
      <w:r>
        <w:rPr>
          <w:rFonts w:hint="eastAsia"/>
        </w:rPr>
        <w:t>的</w:t>
      </w:r>
      <w:r>
        <w:t>命名方式</w:t>
      </w:r>
      <w:r>
        <w:rPr>
          <w:rFonts w:hint="eastAsia"/>
        </w:rPr>
        <w:t>一</w:t>
      </w:r>
      <w:r>
        <w:t>样，事件</w:t>
      </w:r>
      <w:r>
        <w:rPr>
          <w:rFonts w:hint="eastAsia"/>
        </w:rPr>
        <w:t>的</w:t>
      </w:r>
      <w:r>
        <w:t>名称是大小</w:t>
      </w:r>
      <w:r>
        <w:rPr>
          <w:rFonts w:hint="eastAsia"/>
        </w:rPr>
        <w:t>写</w:t>
      </w:r>
      <w:r>
        <w:t>不敏感的</w:t>
      </w:r>
      <w:r>
        <w:rPr>
          <w:rFonts w:hint="eastAsia"/>
        </w:rPr>
        <w:t>。</w:t>
      </w:r>
      <w:r>
        <w:t>以下代码</w:t>
      </w:r>
      <w:r>
        <w:rPr>
          <w:rFonts w:hint="eastAsia"/>
        </w:rPr>
        <w:t>定义了</w:t>
      </w:r>
      <w:r>
        <w:t>一个</w:t>
      </w:r>
      <w:r>
        <w:rPr>
          <w:rFonts w:hint="eastAsia"/>
        </w:rPr>
        <w:t>onClicked</w:t>
      </w:r>
      <w:r>
        <w:rPr>
          <w:rFonts w:hint="eastAsia"/>
        </w:rPr>
        <w:t>事件</w:t>
      </w:r>
      <w:r>
        <w:t>：</w:t>
      </w:r>
    </w:p>
    <w:p w:rsidR="00A14716" w:rsidRDefault="00A14716" w:rsidP="004D4148">
      <w:r>
        <w:rPr>
          <w:rFonts w:hint="eastAsia"/>
        </w:rPr>
        <w:t>public function onClicked($event)</w:t>
      </w:r>
    </w:p>
    <w:p w:rsidR="00A14716" w:rsidRDefault="00A14716" w:rsidP="004D4148">
      <w:r>
        <w:t>{</w:t>
      </w:r>
    </w:p>
    <w:p w:rsidR="00A14716" w:rsidRDefault="00A14716" w:rsidP="004D4148">
      <w:r>
        <w:tab/>
        <w:t>$this-&gt;raiseEvent(‘onClicked’,$event);</w:t>
      </w:r>
    </w:p>
    <w:p w:rsidR="00A14716" w:rsidRDefault="00A14716" w:rsidP="004D4148">
      <w:r>
        <w:t>}</w:t>
      </w:r>
    </w:p>
    <w:p w:rsidR="00A14716" w:rsidRDefault="00A14716" w:rsidP="004D4148">
      <w:r>
        <w:rPr>
          <w:rFonts w:hint="eastAsia"/>
        </w:rPr>
        <w:t>这</w:t>
      </w:r>
      <w:r>
        <w:t>里作为事件参数的</w:t>
      </w:r>
      <w:r>
        <w:rPr>
          <w:rFonts w:hint="eastAsia"/>
        </w:rPr>
        <w:t>$event</w:t>
      </w:r>
      <w:r>
        <w:rPr>
          <w:rFonts w:hint="eastAsia"/>
        </w:rPr>
        <w:t>是</w:t>
      </w:r>
      <w:r>
        <w:rPr>
          <w:rFonts w:hint="eastAsia"/>
        </w:rPr>
        <w:t>CEvent</w:t>
      </w:r>
      <w:r>
        <w:rPr>
          <w:rFonts w:hint="eastAsia"/>
        </w:rPr>
        <w:t>或</w:t>
      </w:r>
      <w:r>
        <w:t>其子类</w:t>
      </w:r>
      <w:r>
        <w:rPr>
          <w:rFonts w:hint="eastAsia"/>
        </w:rPr>
        <w:t>实例</w:t>
      </w:r>
      <w:r>
        <w:t>。</w:t>
      </w:r>
    </w:p>
    <w:p w:rsidR="00A14716" w:rsidRDefault="00A14716" w:rsidP="004D4148">
      <w:r>
        <w:rPr>
          <w:rFonts w:hint="eastAsia"/>
        </w:rPr>
        <w:t>我</w:t>
      </w:r>
      <w:r>
        <w:t>们可以分配</w:t>
      </w:r>
      <w:r>
        <w:rPr>
          <w:rFonts w:hint="eastAsia"/>
        </w:rPr>
        <w:t>一</w:t>
      </w:r>
      <w:r>
        <w:t>个方法到此事件，如下所示：</w:t>
      </w:r>
    </w:p>
    <w:p w:rsidR="00A14716" w:rsidRDefault="00A14716" w:rsidP="004D4148">
      <w:r>
        <w:rPr>
          <w:rFonts w:hint="eastAsia"/>
        </w:rPr>
        <w:t>$component -&gt; onClicked = $callback;</w:t>
      </w:r>
    </w:p>
    <w:p w:rsidR="00A14716" w:rsidRDefault="00A14716" w:rsidP="004D4148">
      <w:r>
        <w:rPr>
          <w:rFonts w:hint="eastAsia"/>
        </w:rPr>
        <w:t>这</w:t>
      </w:r>
      <w:r>
        <w:t>里的</w:t>
      </w:r>
      <w:r>
        <w:rPr>
          <w:rFonts w:hint="eastAsia"/>
        </w:rPr>
        <w:t xml:space="preserve">$callback </w:t>
      </w:r>
      <w:r>
        <w:rPr>
          <w:rFonts w:hint="eastAsia"/>
        </w:rPr>
        <w:t>指</w:t>
      </w:r>
      <w:r>
        <w:t>向了</w:t>
      </w:r>
      <w:r>
        <w:rPr>
          <w:rFonts w:hint="eastAsia"/>
        </w:rPr>
        <w:t>一</w:t>
      </w:r>
      <w:r>
        <w:t>个有效的</w:t>
      </w:r>
      <w:r>
        <w:rPr>
          <w:rFonts w:hint="eastAsia"/>
        </w:rPr>
        <w:t>php</w:t>
      </w:r>
      <w:r>
        <w:rPr>
          <w:rFonts w:hint="eastAsia"/>
        </w:rPr>
        <w:t>回调</w:t>
      </w:r>
      <w:r>
        <w:t>。它可以</w:t>
      </w:r>
      <w:r>
        <w:rPr>
          <w:rFonts w:hint="eastAsia"/>
        </w:rPr>
        <w:t xml:space="preserve"> </w:t>
      </w:r>
      <w:r>
        <w:rPr>
          <w:rFonts w:hint="eastAsia"/>
        </w:rPr>
        <w:t>是</w:t>
      </w:r>
      <w:r>
        <w:t>一个全局函数也可以</w:t>
      </w:r>
      <w:r>
        <w:rPr>
          <w:rFonts w:hint="eastAsia"/>
        </w:rPr>
        <w:t xml:space="preserve"> </w:t>
      </w:r>
      <w:r>
        <w:rPr>
          <w:rFonts w:hint="eastAsia"/>
        </w:rPr>
        <w:t>是</w:t>
      </w:r>
      <w:r>
        <w:t>类中的一个方法</w:t>
      </w:r>
      <w:r>
        <w:rPr>
          <w:rFonts w:hint="eastAsia"/>
        </w:rPr>
        <w:t xml:space="preserve"> </w:t>
      </w:r>
      <w:r>
        <w:rPr>
          <w:rFonts w:hint="eastAsia"/>
        </w:rPr>
        <w:t>。如</w:t>
      </w:r>
      <w:r>
        <w:t>果是后者，它必须以一个数组</w:t>
      </w:r>
      <w:r>
        <w:rPr>
          <w:rFonts w:hint="eastAsia"/>
        </w:rPr>
        <w:t xml:space="preserve"> </w:t>
      </w:r>
      <w:r>
        <w:rPr>
          <w:rFonts w:hint="eastAsia"/>
        </w:rPr>
        <w:t>的</w:t>
      </w:r>
      <w:r>
        <w:t>方式担任</w:t>
      </w:r>
      <w:r>
        <w:rPr>
          <w:rFonts w:hint="eastAsia"/>
        </w:rPr>
        <w:t xml:space="preserve"> </w:t>
      </w:r>
      <w:r>
        <w:rPr>
          <w:rFonts w:hint="eastAsia"/>
        </w:rPr>
        <w:t>：</w:t>
      </w:r>
      <w:r>
        <w:rPr>
          <w:rFonts w:hint="eastAsia"/>
        </w:rPr>
        <w:t>array($object,</w:t>
      </w:r>
      <w:r>
        <w:t>’methodName’)</w:t>
      </w:r>
      <w:r>
        <w:rPr>
          <w:rFonts w:hint="eastAsia"/>
        </w:rPr>
        <w:t>。</w:t>
      </w:r>
    </w:p>
    <w:p w:rsidR="00A14716" w:rsidRDefault="00A822DA" w:rsidP="004D4148">
      <w:r>
        <w:rPr>
          <w:rFonts w:hint="eastAsia"/>
        </w:rPr>
        <w:t>事件</w:t>
      </w:r>
      <w:r>
        <w:t>句柄</w:t>
      </w:r>
      <w:r>
        <w:rPr>
          <w:rFonts w:hint="eastAsia"/>
        </w:rPr>
        <w:t>的</w:t>
      </w:r>
      <w:r>
        <w:t>结构如下：</w:t>
      </w:r>
    </w:p>
    <w:p w:rsidR="00A822DA" w:rsidRDefault="00A822DA" w:rsidP="00A822DA">
      <w:r>
        <w:rPr>
          <w:rFonts w:hint="eastAsia"/>
        </w:rPr>
        <w:t xml:space="preserve">function </w:t>
      </w:r>
      <w:r>
        <w:rPr>
          <w:rFonts w:hint="eastAsia"/>
        </w:rPr>
        <w:t>方法</w:t>
      </w:r>
      <w:r>
        <w:t>名</w:t>
      </w:r>
      <w:r>
        <w:t>($event)</w:t>
      </w:r>
      <w:r w:rsidRPr="00A822DA">
        <w:t xml:space="preserve"> </w:t>
      </w:r>
      <w:r>
        <w:t>{...}</w:t>
      </w:r>
    </w:p>
    <w:p w:rsidR="00A822DA" w:rsidRDefault="00A822DA" w:rsidP="00A822DA">
      <w:r>
        <w:rPr>
          <w:rFonts w:hint="eastAsia"/>
        </w:rPr>
        <w:t>这</w:t>
      </w:r>
      <w:r>
        <w:t>里的</w:t>
      </w:r>
      <w:r>
        <w:rPr>
          <w:rFonts w:hint="eastAsia"/>
        </w:rPr>
        <w:t>$event</w:t>
      </w:r>
      <w:r>
        <w:t>{...}</w:t>
      </w:r>
    </w:p>
    <w:p w:rsidR="00A822DA" w:rsidRDefault="00A822DA" w:rsidP="004D4148">
      <w:r>
        <w:rPr>
          <w:rFonts w:hint="eastAsia"/>
        </w:rPr>
        <w:t>即</w:t>
      </w:r>
      <w:r>
        <w:t>描述事件的参数（它来源于</w:t>
      </w:r>
      <w:r>
        <w:rPr>
          <w:rFonts w:hint="eastAsia"/>
        </w:rPr>
        <w:t>raiseEvent()</w:t>
      </w:r>
      <w:r>
        <w:rPr>
          <w:rFonts w:hint="eastAsia"/>
        </w:rPr>
        <w:t>调用</w:t>
      </w:r>
      <w:r>
        <w:t>）。</w:t>
      </w:r>
      <w:r>
        <w:rPr>
          <w:rFonts w:hint="eastAsia"/>
        </w:rPr>
        <w:t>$event</w:t>
      </w:r>
      <w:r>
        <w:rPr>
          <w:rFonts w:hint="eastAsia"/>
        </w:rPr>
        <w:t>参数</w:t>
      </w:r>
      <w:r>
        <w:t>是</w:t>
      </w:r>
      <w:r>
        <w:rPr>
          <w:rFonts w:hint="eastAsia"/>
        </w:rPr>
        <w:t>CE</w:t>
      </w:r>
      <w:r>
        <w:t>vent</w:t>
      </w:r>
      <w:r>
        <w:rPr>
          <w:rFonts w:hint="eastAsia"/>
        </w:rPr>
        <w:t>或</w:t>
      </w:r>
      <w:r>
        <w:t>其子类的实例。至少</w:t>
      </w:r>
      <w:r>
        <w:rPr>
          <w:rFonts w:hint="eastAsia"/>
        </w:rPr>
        <w:t>，它</w:t>
      </w:r>
      <w:r>
        <w:t>包含了关于谁触发了些事件的信息。</w:t>
      </w:r>
    </w:p>
    <w:p w:rsidR="00A822DA" w:rsidRDefault="00A822DA" w:rsidP="004D4148">
      <w:r>
        <w:rPr>
          <w:rFonts w:hint="eastAsia"/>
        </w:rPr>
        <w:t>事件句</w:t>
      </w:r>
      <w:r>
        <w:t>柄也可以是一个</w:t>
      </w:r>
      <w:r>
        <w:rPr>
          <w:rFonts w:hint="eastAsia"/>
        </w:rPr>
        <w:t>php5.3</w:t>
      </w:r>
      <w:r>
        <w:rPr>
          <w:rFonts w:hint="eastAsia"/>
        </w:rPr>
        <w:t>以</w:t>
      </w:r>
      <w:r>
        <w:t>后支持的</w:t>
      </w:r>
      <w:r>
        <w:rPr>
          <w:rFonts w:hint="eastAsia"/>
        </w:rPr>
        <w:t>匿名</w:t>
      </w:r>
      <w:r>
        <w:t>函数。例如</w:t>
      </w:r>
      <w:r>
        <w:rPr>
          <w:rFonts w:hint="eastAsia"/>
        </w:rPr>
        <w:t>：</w:t>
      </w:r>
    </w:p>
    <w:p w:rsidR="00A822DA" w:rsidRDefault="00A822DA" w:rsidP="004D4148">
      <w:r>
        <w:rPr>
          <w:rFonts w:hint="eastAsia"/>
        </w:rPr>
        <w:t>$component -&gt; onClicked = function(</w:t>
      </w:r>
      <w:r>
        <w:t>$event</w:t>
      </w:r>
      <w:r>
        <w:rPr>
          <w:rFonts w:hint="eastAsia"/>
        </w:rPr>
        <w:t>)</w:t>
      </w:r>
      <w:r>
        <w:t>{}</w:t>
      </w:r>
    </w:p>
    <w:p w:rsidR="00A822DA" w:rsidRDefault="00A822DA" w:rsidP="004D4148">
      <w:r>
        <w:rPr>
          <w:rFonts w:hint="eastAsia"/>
        </w:rPr>
        <w:t>如果</w:t>
      </w:r>
      <w:r>
        <w:t>我们现在调用</w:t>
      </w:r>
      <w:r>
        <w:rPr>
          <w:rFonts w:hint="eastAsia"/>
        </w:rPr>
        <w:t>onClicked()</w:t>
      </w:r>
      <w:r>
        <w:rPr>
          <w:rFonts w:hint="eastAsia"/>
        </w:rPr>
        <w:t>，</w:t>
      </w:r>
      <w:r>
        <w:rPr>
          <w:rFonts w:hint="eastAsia"/>
        </w:rPr>
        <w:t>onClicked</w:t>
      </w:r>
      <w:r>
        <w:rPr>
          <w:rFonts w:hint="eastAsia"/>
        </w:rPr>
        <w:t>事件</w:t>
      </w:r>
      <w:r>
        <w:t>将被</w:t>
      </w:r>
      <w:r>
        <w:rPr>
          <w:rFonts w:hint="eastAsia"/>
        </w:rPr>
        <w:t xml:space="preserve"> </w:t>
      </w:r>
      <w:r>
        <w:rPr>
          <w:rFonts w:hint="eastAsia"/>
        </w:rPr>
        <w:t>触发</w:t>
      </w:r>
      <w:r>
        <w:t>（在</w:t>
      </w:r>
      <w:r>
        <w:rPr>
          <w:rFonts w:hint="eastAsia"/>
        </w:rPr>
        <w:t>onClicked()</w:t>
      </w:r>
      <w:r>
        <w:rPr>
          <w:rFonts w:hint="eastAsia"/>
        </w:rPr>
        <w:t>中</w:t>
      </w:r>
      <w:r>
        <w:t>），附属的事件句柄</w:t>
      </w:r>
      <w:r>
        <w:rPr>
          <w:rFonts w:hint="eastAsia"/>
        </w:rPr>
        <w:t>将</w:t>
      </w:r>
      <w:r>
        <w:t>被自动调用。</w:t>
      </w:r>
    </w:p>
    <w:p w:rsidR="00A822DA" w:rsidRDefault="00A822DA" w:rsidP="004D4148">
      <w:r>
        <w:rPr>
          <w:rFonts w:hint="eastAsia"/>
        </w:rPr>
        <w:t>一</w:t>
      </w:r>
      <w:r>
        <w:t>个事件可以绑定多个句柄。当事件触发时，这些句柄将被按照它们绑定到事件</w:t>
      </w:r>
      <w:r>
        <w:rPr>
          <w:rFonts w:hint="eastAsia"/>
        </w:rPr>
        <w:t>的</w:t>
      </w:r>
      <w:r>
        <w:t>顺序依次执行。如果</w:t>
      </w:r>
      <w:r>
        <w:rPr>
          <w:rFonts w:hint="eastAsia"/>
        </w:rPr>
        <w:t>句</w:t>
      </w:r>
      <w:r>
        <w:t>柄决定组织后</w:t>
      </w:r>
      <w:r>
        <w:rPr>
          <w:rFonts w:hint="eastAsia"/>
        </w:rPr>
        <w:t>续句</w:t>
      </w:r>
      <w:r>
        <w:t>柄被执行，它会设置</w:t>
      </w:r>
      <w:r>
        <w:t>$event -&gt; handled</w:t>
      </w:r>
      <w:r>
        <w:rPr>
          <w:rFonts w:hint="eastAsia"/>
        </w:rPr>
        <w:t>为</w:t>
      </w:r>
      <w:r>
        <w:rPr>
          <w:rFonts w:hint="eastAsia"/>
        </w:rPr>
        <w:t>true</w:t>
      </w:r>
      <w:r>
        <w:rPr>
          <w:rFonts w:hint="eastAsia"/>
        </w:rPr>
        <w:t>。</w:t>
      </w:r>
    </w:p>
    <w:p w:rsidR="00A822DA" w:rsidRDefault="00A822DA" w:rsidP="004D4148"/>
    <w:p w:rsidR="00544584" w:rsidRDefault="00020A90" w:rsidP="00C2536E">
      <w:pPr>
        <w:outlineLvl w:val="2"/>
      </w:pPr>
      <w:r>
        <w:rPr>
          <w:rFonts w:hint="eastAsia"/>
        </w:rPr>
        <w:t>3</w:t>
      </w:r>
      <w:r>
        <w:rPr>
          <w:rFonts w:hint="eastAsia"/>
        </w:rPr>
        <w:t>、</w:t>
      </w:r>
      <w:r>
        <w:t>组件行为</w:t>
      </w:r>
    </w:p>
    <w:p w:rsidR="00020A90" w:rsidRDefault="00020A90" w:rsidP="00020A90">
      <w:r>
        <w:rPr>
          <w:rFonts w:hint="eastAsia"/>
        </w:rPr>
        <w:t>组件已添加了对</w:t>
      </w:r>
      <w:r w:rsidR="00BF4675">
        <w:t>m</w:t>
      </w:r>
      <w:r>
        <w:rPr>
          <w:rFonts w:hint="eastAsia"/>
        </w:rPr>
        <w:t>ixin</w:t>
      </w:r>
      <w:r>
        <w:rPr>
          <w:rFonts w:hint="eastAsia"/>
        </w:rPr>
        <w:t>的支持，并可以绑定定个或多个行为。行为是个对象，其力方法可以披它绑定的部件通过收</w:t>
      </w:r>
    </w:p>
    <w:p w:rsidR="00020A90" w:rsidRDefault="00020A90" w:rsidP="00020A90">
      <w:r>
        <w:rPr>
          <w:rFonts w:hint="eastAsia"/>
        </w:rPr>
        <w:t>集功能的方式来实现继承</w:t>
      </w:r>
      <w:r>
        <w:rPr>
          <w:rFonts w:hint="eastAsia"/>
        </w:rPr>
        <w:t>(inherited).</w:t>
      </w:r>
      <w:r>
        <w:rPr>
          <w:rFonts w:hint="eastAsia"/>
        </w:rPr>
        <w:t>一</w:t>
      </w:r>
      <w:r>
        <w:t>个部件可以以</w:t>
      </w:r>
      <w:r>
        <w:t>‘</w:t>
      </w:r>
      <w:r>
        <w:t>多重继承</w:t>
      </w:r>
      <w:r>
        <w:t>’</w:t>
      </w:r>
      <w:r>
        <w:rPr>
          <w:rFonts w:hint="eastAsia"/>
        </w:rPr>
        <w:t>的</w:t>
      </w:r>
      <w:r>
        <w:t>方法实现多个行为的绑定。</w:t>
      </w:r>
    </w:p>
    <w:p w:rsidR="00BF4675" w:rsidRDefault="00BF4675" w:rsidP="00020A90">
      <w:r>
        <w:rPr>
          <w:rFonts w:hint="eastAsia"/>
        </w:rPr>
        <w:t>行为</w:t>
      </w:r>
      <w:r>
        <w:t>类必须实现</w:t>
      </w:r>
      <w:r>
        <w:rPr>
          <w:rFonts w:hint="eastAsia"/>
        </w:rPr>
        <w:t>I</w:t>
      </w:r>
      <w:r>
        <w:t>b</w:t>
      </w:r>
      <w:r>
        <w:rPr>
          <w:rFonts w:hint="eastAsia"/>
        </w:rPr>
        <w:t>ehavior</w:t>
      </w:r>
      <w:r>
        <w:rPr>
          <w:rFonts w:hint="eastAsia"/>
        </w:rPr>
        <w:t>接口。</w:t>
      </w:r>
    </w:p>
    <w:p w:rsidR="00BF4675" w:rsidRDefault="00611263" w:rsidP="00020A90">
      <w:r>
        <w:rPr>
          <w:rFonts w:hint="eastAsia"/>
        </w:rPr>
        <w:t>大</w:t>
      </w:r>
      <w:r>
        <w:t>多数行为可以自</w:t>
      </w:r>
      <w:r>
        <w:t>CAcitveRecordBehavior</w:t>
      </w:r>
      <w:r>
        <w:rPr>
          <w:rFonts w:hint="eastAsia"/>
        </w:rPr>
        <w:t>。</w:t>
      </w:r>
      <w:r>
        <w:t>如果一</w:t>
      </w:r>
      <w:r>
        <w:rPr>
          <w:rFonts w:hint="eastAsia"/>
        </w:rPr>
        <w:t>行</w:t>
      </w:r>
      <w:r>
        <w:t>为需要绑定到一个模型，它也可以从专为模型实现绑定特</w:t>
      </w:r>
      <w:r>
        <w:rPr>
          <w:rFonts w:hint="eastAsia"/>
        </w:rPr>
        <w:t>性</w:t>
      </w:r>
      <w:r>
        <w:t>的</w:t>
      </w:r>
      <w:r>
        <w:rPr>
          <w:rFonts w:hint="eastAsia"/>
        </w:rPr>
        <w:t>CM</w:t>
      </w:r>
      <w:r>
        <w:t>odelBehavior</w:t>
      </w:r>
      <w:r>
        <w:rPr>
          <w:rFonts w:hint="eastAsia"/>
        </w:rPr>
        <w:t>或</w:t>
      </w:r>
      <w:r>
        <w:rPr>
          <w:rFonts w:hint="eastAsia"/>
        </w:rPr>
        <w:t>CActive$ecordBehavior</w:t>
      </w:r>
      <w:r>
        <w:rPr>
          <w:rFonts w:hint="eastAsia"/>
        </w:rPr>
        <w:t>继承</w:t>
      </w:r>
      <w:r>
        <w:t>。</w:t>
      </w:r>
    </w:p>
    <w:p w:rsidR="00611263" w:rsidRDefault="00611263" w:rsidP="00020A90">
      <w:r>
        <w:rPr>
          <w:rFonts w:hint="eastAsia"/>
        </w:rPr>
        <w:t>要</w:t>
      </w:r>
      <w:r>
        <w:t>使用一个行为，它必须先通过调用此行为的</w:t>
      </w:r>
      <w:r>
        <w:rPr>
          <w:rFonts w:hint="eastAsia"/>
        </w:rPr>
        <w:t>attach()</w:t>
      </w:r>
      <w:r>
        <w:rPr>
          <w:rFonts w:hint="eastAsia"/>
        </w:rPr>
        <w:t>方法</w:t>
      </w:r>
      <w:r>
        <w:t>绑定到一个组件。然后我们就可以通过组件调用此行为方法：</w:t>
      </w:r>
    </w:p>
    <w:p w:rsidR="00611263" w:rsidRDefault="00611263" w:rsidP="00020A90">
      <w:r>
        <w:rPr>
          <w:rFonts w:hint="eastAsia"/>
        </w:rPr>
        <w:t>//$name</w:t>
      </w:r>
      <w:r>
        <w:rPr>
          <w:rFonts w:hint="eastAsia"/>
        </w:rPr>
        <w:t>在</w:t>
      </w:r>
      <w:r>
        <w:t>组件中实现了对行为的唯一识别</w:t>
      </w:r>
    </w:p>
    <w:p w:rsidR="00611263" w:rsidRDefault="00611263" w:rsidP="00020A90">
      <w:r>
        <w:rPr>
          <w:rFonts w:hint="eastAsia"/>
        </w:rPr>
        <w:t>$component -&gt; attachBehavior(</w:t>
      </w:r>
      <w:r>
        <w:t>$name,$behavior</w:t>
      </w:r>
      <w:r>
        <w:rPr>
          <w:rFonts w:hint="eastAsia"/>
        </w:rPr>
        <w:t>);</w:t>
      </w:r>
    </w:p>
    <w:p w:rsidR="00611263" w:rsidRDefault="00611263" w:rsidP="00020A90">
      <w:r>
        <w:t>//</w:t>
      </w:r>
      <w:r>
        <w:rPr>
          <w:rFonts w:hint="eastAsia"/>
        </w:rPr>
        <w:t>t</w:t>
      </w:r>
      <w:r>
        <w:t>est()</w:t>
      </w:r>
      <w:r>
        <w:rPr>
          <w:rFonts w:hint="eastAsia"/>
        </w:rPr>
        <w:t>是</w:t>
      </w:r>
      <w:r>
        <w:t>行为中的方法。</w:t>
      </w:r>
    </w:p>
    <w:p w:rsidR="00611263" w:rsidRDefault="00611263" w:rsidP="00020A90">
      <w:r>
        <w:rPr>
          <w:rFonts w:hint="eastAsia"/>
        </w:rPr>
        <w:t>$componnent -&gt; test();</w:t>
      </w:r>
    </w:p>
    <w:p w:rsidR="00611263" w:rsidRDefault="00611263" w:rsidP="00020A90">
      <w:r>
        <w:rPr>
          <w:rFonts w:hint="eastAsia"/>
        </w:rPr>
        <w:t>已经</w:t>
      </w:r>
      <w:r>
        <w:t>绑定的行为</w:t>
      </w:r>
      <w:r>
        <w:rPr>
          <w:rFonts w:hint="eastAsia"/>
        </w:rPr>
        <w:t xml:space="preserve"> </w:t>
      </w:r>
      <w:r>
        <w:rPr>
          <w:rFonts w:hint="eastAsia"/>
        </w:rPr>
        <w:t>可以像</w:t>
      </w:r>
      <w:r>
        <w:t>一个组件中的精通属性一样</w:t>
      </w:r>
      <w:r>
        <w:rPr>
          <w:rFonts w:hint="eastAsia"/>
        </w:rPr>
        <w:t>访问</w:t>
      </w:r>
      <w:r>
        <w:t>。例如</w:t>
      </w:r>
      <w:r>
        <w:rPr>
          <w:rFonts w:hint="eastAsia"/>
        </w:rPr>
        <w:t>，</w:t>
      </w:r>
      <w:r>
        <w:t>如果一个名为</w:t>
      </w:r>
      <w:r>
        <w:rPr>
          <w:rFonts w:hint="eastAsia"/>
        </w:rPr>
        <w:t>tree</w:t>
      </w:r>
      <w:r>
        <w:rPr>
          <w:rFonts w:hint="eastAsia"/>
        </w:rPr>
        <w:t>行为</w:t>
      </w:r>
      <w:r>
        <w:t>绑定到了</w:t>
      </w:r>
      <w:r>
        <w:rPr>
          <w:rFonts w:hint="eastAsia"/>
        </w:rPr>
        <w:t>一</w:t>
      </w:r>
      <w:r>
        <w:t>个</w:t>
      </w:r>
      <w:r>
        <w:rPr>
          <w:rFonts w:hint="eastAsia"/>
        </w:rPr>
        <w:t>组件</w:t>
      </w:r>
      <w:r>
        <w:t>，我们就可以通过如</w:t>
      </w:r>
      <w:r>
        <w:rPr>
          <w:rFonts w:hint="eastAsia"/>
        </w:rPr>
        <w:t>下</w:t>
      </w:r>
      <w:r>
        <w:t>代码</w:t>
      </w:r>
      <w:r>
        <w:rPr>
          <w:rFonts w:hint="eastAsia"/>
        </w:rPr>
        <w:t>获得</w:t>
      </w:r>
      <w:r>
        <w:t>指向此行为</w:t>
      </w:r>
      <w:r>
        <w:rPr>
          <w:rFonts w:hint="eastAsia"/>
        </w:rPr>
        <w:t>的</w:t>
      </w:r>
      <w:r>
        <w:t>引用。</w:t>
      </w:r>
    </w:p>
    <w:p w:rsidR="00611263" w:rsidRDefault="00611263" w:rsidP="00020A90">
      <w:r>
        <w:rPr>
          <w:rFonts w:hint="eastAsia"/>
        </w:rPr>
        <w:t>$behavior = $component -&gt; tree;</w:t>
      </w:r>
    </w:p>
    <w:p w:rsidR="00611263" w:rsidRDefault="00611263" w:rsidP="00020A90">
      <w:r>
        <w:t>//</w:t>
      </w:r>
      <w:r>
        <w:rPr>
          <w:rFonts w:hint="eastAsia"/>
        </w:rPr>
        <w:t>等</w:t>
      </w:r>
      <w:r>
        <w:t>于</w:t>
      </w:r>
      <w:r>
        <w:rPr>
          <w:rFonts w:hint="eastAsia"/>
        </w:rPr>
        <w:t>下</w:t>
      </w:r>
      <w:r>
        <w:t>行代码：</w:t>
      </w:r>
    </w:p>
    <w:p w:rsidR="00611263" w:rsidRDefault="00611263" w:rsidP="00020A90">
      <w:r>
        <w:rPr>
          <w:rFonts w:hint="eastAsia"/>
        </w:rPr>
        <w:t>$behavior = $component -&gt; asa(</w:t>
      </w:r>
      <w:r>
        <w:t>‘tree’);</w:t>
      </w:r>
    </w:p>
    <w:p w:rsidR="00611263" w:rsidRDefault="008B6271" w:rsidP="00020A90">
      <w:r>
        <w:rPr>
          <w:rFonts w:hint="eastAsia"/>
        </w:rPr>
        <w:t>行</w:t>
      </w:r>
      <w:r>
        <w:t>为是</w:t>
      </w:r>
      <w:r>
        <w:rPr>
          <w:rFonts w:hint="eastAsia"/>
        </w:rPr>
        <w:t>可以被临时</w:t>
      </w:r>
      <w:r>
        <w:t>朾的</w:t>
      </w:r>
      <w:r>
        <w:rPr>
          <w:rFonts w:hint="eastAsia"/>
        </w:rPr>
        <w:t>，</w:t>
      </w:r>
      <w:r>
        <w:rPr>
          <w:rFonts w:hint="eastAsia"/>
        </w:rPr>
        <w:t xml:space="preserve"> </w:t>
      </w:r>
      <w:r>
        <w:rPr>
          <w:rFonts w:hint="eastAsia"/>
        </w:rPr>
        <w:t>此</w:t>
      </w:r>
      <w:r>
        <w:t>时它的方法就会在组件中失效。例如：</w:t>
      </w:r>
    </w:p>
    <w:p w:rsidR="008B6271" w:rsidRDefault="008B6271" w:rsidP="00020A90">
      <w:r>
        <w:rPr>
          <w:rFonts w:hint="eastAsia"/>
        </w:rPr>
        <w:t>$component -&gt; disableBehavior($name);</w:t>
      </w:r>
    </w:p>
    <w:p w:rsidR="008B6271" w:rsidRDefault="008B6271" w:rsidP="00020A90">
      <w:r>
        <w:t>//</w:t>
      </w:r>
      <w:r>
        <w:rPr>
          <w:rFonts w:hint="eastAsia"/>
        </w:rPr>
        <w:t>下</w:t>
      </w:r>
      <w:r>
        <w:t>面的方法将</w:t>
      </w:r>
      <w:r>
        <w:rPr>
          <w:rFonts w:hint="eastAsia"/>
        </w:rPr>
        <w:t>抛出</w:t>
      </w:r>
      <w:r>
        <w:t>一</w:t>
      </w:r>
      <w:r>
        <w:rPr>
          <w:rFonts w:hint="eastAsia"/>
        </w:rPr>
        <w:t>个</w:t>
      </w:r>
      <w:r>
        <w:t>异常</w:t>
      </w:r>
    </w:p>
    <w:p w:rsidR="008B6271" w:rsidRDefault="008B6271" w:rsidP="00020A90">
      <w:r>
        <w:rPr>
          <w:rFonts w:hint="eastAsia"/>
        </w:rPr>
        <w:t>$compinent -&gt; test();</w:t>
      </w:r>
    </w:p>
    <w:p w:rsidR="008B6271" w:rsidRDefault="008B6271" w:rsidP="00020A90">
      <w:r>
        <w:t>//</w:t>
      </w:r>
      <w:r>
        <w:rPr>
          <w:rFonts w:hint="eastAsia"/>
        </w:rPr>
        <w:t>启用指定</w:t>
      </w:r>
      <w:r>
        <w:t>行为</w:t>
      </w:r>
    </w:p>
    <w:p w:rsidR="008B6271" w:rsidRDefault="008B6271" w:rsidP="00020A90">
      <w:r>
        <w:rPr>
          <w:rFonts w:hint="eastAsia"/>
        </w:rPr>
        <w:t>$component -&gt; enableBehavior($name);</w:t>
      </w:r>
    </w:p>
    <w:p w:rsidR="008B6271" w:rsidRDefault="008B6271" w:rsidP="00020A90">
      <w:r>
        <w:t>//</w:t>
      </w:r>
      <w:r>
        <w:rPr>
          <w:rFonts w:hint="eastAsia"/>
        </w:rPr>
        <w:t>现在</w:t>
      </w:r>
      <w:r>
        <w:t>就可以</w:t>
      </w:r>
      <w:r>
        <w:rPr>
          <w:rFonts w:hint="eastAsia"/>
        </w:rPr>
        <w:t xml:space="preserve"> </w:t>
      </w:r>
      <w:r>
        <w:rPr>
          <w:rFonts w:hint="eastAsia"/>
        </w:rPr>
        <w:t>使用</w:t>
      </w:r>
      <w:r>
        <w:t>了</w:t>
      </w:r>
    </w:p>
    <w:p w:rsidR="008B6271" w:rsidRDefault="008B6271" w:rsidP="00020A90">
      <w:r>
        <w:rPr>
          <w:rFonts w:hint="eastAsia"/>
        </w:rPr>
        <w:t>$component -&gt; test();</w:t>
      </w:r>
    </w:p>
    <w:p w:rsidR="008B6271" w:rsidRDefault="008B6271" w:rsidP="00020A90">
      <w:r>
        <w:rPr>
          <w:rFonts w:hint="eastAsia"/>
        </w:rPr>
        <w:t>注</w:t>
      </w:r>
      <w:r>
        <w:t>：</w:t>
      </w:r>
      <w:r w:rsidR="00D70F3D">
        <w:rPr>
          <w:rFonts w:hint="eastAsia"/>
        </w:rPr>
        <w:t>1</w:t>
      </w:r>
      <w:r w:rsidR="00D70F3D">
        <w:rPr>
          <w:rFonts w:hint="eastAsia"/>
        </w:rPr>
        <w:t>、</w:t>
      </w:r>
      <w:r>
        <w:rPr>
          <w:rFonts w:hint="eastAsia"/>
        </w:rPr>
        <w:t>两</w:t>
      </w:r>
      <w:r>
        <w:t>个</w:t>
      </w:r>
      <w:r>
        <w:rPr>
          <w:rFonts w:hint="eastAsia"/>
        </w:rPr>
        <w:t>同</w:t>
      </w:r>
      <w:r>
        <w:t>名</w:t>
      </w:r>
      <w:r>
        <w:rPr>
          <w:rFonts w:hint="eastAsia"/>
        </w:rPr>
        <w:t>行为</w:t>
      </w:r>
      <w:r>
        <w:t>绑定到</w:t>
      </w:r>
      <w:r>
        <w:rPr>
          <w:rFonts w:hint="eastAsia"/>
        </w:rPr>
        <w:t>同</w:t>
      </w:r>
      <w:r>
        <w:t>一个组件下是有可能</w:t>
      </w:r>
      <w:r>
        <w:rPr>
          <w:rFonts w:hint="eastAsia"/>
        </w:rPr>
        <w:t xml:space="preserve"> </w:t>
      </w:r>
      <w:r>
        <w:rPr>
          <w:rFonts w:hint="eastAsia"/>
        </w:rPr>
        <w:t>的</w:t>
      </w:r>
      <w:r>
        <w:t>。在这</w:t>
      </w:r>
      <w:r>
        <w:rPr>
          <w:rFonts w:hint="eastAsia"/>
        </w:rPr>
        <w:t>种</w:t>
      </w:r>
      <w:r>
        <w:t>情况下，先绑定的行为则拥有</w:t>
      </w:r>
      <w:r>
        <w:rPr>
          <w:rFonts w:hint="eastAsia"/>
        </w:rPr>
        <w:t>优先</w:t>
      </w:r>
      <w:r>
        <w:t>权。</w:t>
      </w:r>
    </w:p>
    <w:p w:rsidR="008B6271" w:rsidRDefault="00D70F3D" w:rsidP="00D70F3D">
      <w:pPr>
        <w:ind w:firstLine="420"/>
      </w:pPr>
      <w:r>
        <w:rPr>
          <w:rFonts w:hint="eastAsia"/>
        </w:rPr>
        <w:t>2</w:t>
      </w:r>
      <w:r>
        <w:rPr>
          <w:rFonts w:hint="eastAsia"/>
        </w:rPr>
        <w:t>、</w:t>
      </w:r>
      <w:r w:rsidR="008B6271">
        <w:rPr>
          <w:rFonts w:hint="eastAsia"/>
        </w:rPr>
        <w:t>当</w:t>
      </w:r>
      <w:r w:rsidR="008B6271">
        <w:rPr>
          <w:rFonts w:hint="eastAsia"/>
        </w:rPr>
        <w:t>Behavior</w:t>
      </w:r>
      <w:r w:rsidR="008B6271">
        <w:rPr>
          <w:rFonts w:hint="eastAsia"/>
        </w:rPr>
        <w:t>和</w:t>
      </w:r>
      <w:r w:rsidR="008B6271">
        <w:t>events</w:t>
      </w:r>
      <w:r w:rsidR="008B6271">
        <w:rPr>
          <w:rFonts w:hint="eastAsia"/>
        </w:rPr>
        <w:t>，</w:t>
      </w:r>
      <w:r>
        <w:t>一起</w:t>
      </w:r>
      <w:r>
        <w:rPr>
          <w:rFonts w:hint="eastAsia"/>
        </w:rPr>
        <w:t>使</w:t>
      </w:r>
      <w:r w:rsidR="008B6271">
        <w:t>用</w:t>
      </w:r>
      <w:r w:rsidR="008B6271">
        <w:rPr>
          <w:rFonts w:hint="eastAsia"/>
        </w:rPr>
        <w:t>时</w:t>
      </w:r>
      <w:r w:rsidR="008B6271">
        <w:t>，行为会更加强大，</w:t>
      </w:r>
      <w:r w:rsidR="008B6271">
        <w:rPr>
          <w:rFonts w:hint="eastAsia"/>
        </w:rPr>
        <w:t>当</w:t>
      </w:r>
      <w:r w:rsidR="008B6271">
        <w:t>行为被</w:t>
      </w:r>
      <w:r w:rsidR="008B6271">
        <w:rPr>
          <w:rFonts w:hint="eastAsia"/>
        </w:rPr>
        <w:t>绑定</w:t>
      </w:r>
      <w:r w:rsidR="008B6271">
        <w:t>到</w:t>
      </w:r>
      <w:r w:rsidR="002C7FBE">
        <w:rPr>
          <w:rFonts w:hint="eastAsia"/>
        </w:rPr>
        <w:t>组件</w:t>
      </w:r>
      <w:r w:rsidR="008B6271">
        <w:t>时，行为里的一些方法就可以绑定到组件的一些事件上</w:t>
      </w:r>
      <w:r w:rsidR="008B6271">
        <w:rPr>
          <w:rFonts w:hint="eastAsia"/>
        </w:rPr>
        <w:t>了</w:t>
      </w:r>
      <w:r w:rsidR="008B6271">
        <w:t>。这样</w:t>
      </w:r>
      <w:r w:rsidR="008B6271">
        <w:rPr>
          <w:rFonts w:hint="eastAsia"/>
        </w:rPr>
        <w:t>一</w:t>
      </w:r>
      <w:r w:rsidR="008B6271">
        <w:t>来，行为就有机观察或者改变组件</w:t>
      </w:r>
      <w:r w:rsidR="008B6271">
        <w:rPr>
          <w:rFonts w:hint="eastAsia"/>
        </w:rPr>
        <w:t>的</w:t>
      </w:r>
      <w:r w:rsidR="008B6271">
        <w:t>常规执行流程。</w:t>
      </w:r>
    </w:p>
    <w:p w:rsidR="008B6271" w:rsidRDefault="00D70F3D" w:rsidP="00D70F3D">
      <w:pPr>
        <w:ind w:firstLine="420"/>
      </w:pPr>
      <w:r>
        <w:rPr>
          <w:rFonts w:hint="eastAsia"/>
        </w:rPr>
        <w:t>3</w:t>
      </w:r>
      <w:r>
        <w:rPr>
          <w:rFonts w:hint="eastAsia"/>
        </w:rPr>
        <w:t>、</w:t>
      </w:r>
      <w:r w:rsidR="008B6271">
        <w:rPr>
          <w:rFonts w:hint="eastAsia"/>
        </w:rPr>
        <w:t>一</w:t>
      </w:r>
      <w:r>
        <w:rPr>
          <w:rFonts w:hint="eastAsia"/>
        </w:rPr>
        <w:t>个</w:t>
      </w:r>
      <w:r w:rsidR="008B6271">
        <w:rPr>
          <w:rFonts w:hint="eastAsia"/>
        </w:rPr>
        <w:t>行</w:t>
      </w:r>
      <w:r w:rsidR="008B6271">
        <w:t>为的属性</w:t>
      </w:r>
      <w:r w:rsidR="008B6271">
        <w:rPr>
          <w:rFonts w:hint="eastAsia"/>
        </w:rPr>
        <w:t>也</w:t>
      </w:r>
      <w:r w:rsidR="008B6271">
        <w:t>可以通过绑定到的组件来访问。这些属性包含公共成员变量以及通过</w:t>
      </w:r>
      <w:r w:rsidR="008B6271">
        <w:rPr>
          <w:rFonts w:hint="eastAsia"/>
        </w:rPr>
        <w:t>getter</w:t>
      </w:r>
      <w:r w:rsidR="008B6271">
        <w:rPr>
          <w:rFonts w:hint="eastAsia"/>
        </w:rPr>
        <w:t>和</w:t>
      </w:r>
      <w:r w:rsidR="008B6271">
        <w:rPr>
          <w:rFonts w:hint="eastAsia"/>
        </w:rPr>
        <w:t>/</w:t>
      </w:r>
      <w:r w:rsidR="008B6271">
        <w:rPr>
          <w:rFonts w:hint="eastAsia"/>
        </w:rPr>
        <w:t>或</w:t>
      </w:r>
      <w:r w:rsidR="008B6271">
        <w:rPr>
          <w:rFonts w:hint="eastAsia"/>
        </w:rPr>
        <w:t>setter</w:t>
      </w:r>
      <w:r w:rsidR="008B6271">
        <w:rPr>
          <w:rFonts w:hint="eastAsia"/>
        </w:rPr>
        <w:t>方式</w:t>
      </w:r>
      <w:r w:rsidR="008B6271">
        <w:t>设置的属性。例如</w:t>
      </w:r>
      <w:r w:rsidR="008B6271">
        <w:rPr>
          <w:rFonts w:hint="eastAsia"/>
        </w:rPr>
        <w:t>，</w:t>
      </w:r>
      <w:r w:rsidR="008B6271">
        <w:t>若一个行为有一个</w:t>
      </w:r>
      <w:r w:rsidR="008B6271">
        <w:rPr>
          <w:rFonts w:hint="eastAsia"/>
        </w:rPr>
        <w:t>xyz</w:t>
      </w:r>
      <w:r w:rsidR="008B6271">
        <w:rPr>
          <w:rFonts w:hint="eastAsia"/>
        </w:rPr>
        <w:t>的</w:t>
      </w:r>
      <w:r w:rsidR="002C7FBE">
        <w:t>属性，</w:t>
      </w:r>
      <w:r w:rsidR="002C7FBE">
        <w:rPr>
          <w:rFonts w:hint="eastAsia"/>
        </w:rPr>
        <w:t>此</w:t>
      </w:r>
      <w:r w:rsidR="002C7FBE">
        <w:t>行</w:t>
      </w:r>
      <w:r w:rsidR="002C7FBE">
        <w:rPr>
          <w:rFonts w:hint="eastAsia"/>
        </w:rPr>
        <w:t>为</w:t>
      </w:r>
      <w:r w:rsidR="008B6271">
        <w:t>被</w:t>
      </w:r>
      <w:r w:rsidR="008B6271">
        <w:rPr>
          <w:rFonts w:hint="eastAsia"/>
        </w:rPr>
        <w:t>绑定</w:t>
      </w:r>
      <w:r w:rsidR="008B6271">
        <w:t>到组件</w:t>
      </w:r>
      <w:r w:rsidR="008B6271">
        <w:rPr>
          <w:rFonts w:hint="eastAsia"/>
        </w:rPr>
        <w:t>$a</w:t>
      </w:r>
      <w:r w:rsidR="008B6271">
        <w:rPr>
          <w:rFonts w:hint="eastAsia"/>
        </w:rPr>
        <w:t>，</w:t>
      </w:r>
      <w:r w:rsidR="008B6271">
        <w:t>然后我</w:t>
      </w:r>
      <w:r w:rsidR="008B6271">
        <w:rPr>
          <w:rFonts w:hint="eastAsia"/>
        </w:rPr>
        <w:t>们</w:t>
      </w:r>
      <w:r w:rsidR="008B6271">
        <w:t>可以使用表</w:t>
      </w:r>
      <w:r w:rsidR="008B6271">
        <w:rPr>
          <w:rFonts w:hint="eastAsia"/>
        </w:rPr>
        <w:t>达</w:t>
      </w:r>
      <w:r w:rsidR="008B6271">
        <w:t>式</w:t>
      </w:r>
      <w:r w:rsidR="008B6271">
        <w:rPr>
          <w:rFonts w:hint="eastAsia"/>
        </w:rPr>
        <w:t xml:space="preserve">$a -&gt; </w:t>
      </w:r>
      <w:r w:rsidR="008B6271">
        <w:t>xyz</w:t>
      </w:r>
      <w:r w:rsidR="008B6271">
        <w:rPr>
          <w:rFonts w:hint="eastAsia"/>
        </w:rPr>
        <w:t>访问</w:t>
      </w:r>
      <w:r w:rsidR="008B6271">
        <w:t>此行为的属性。</w:t>
      </w:r>
    </w:p>
    <w:p w:rsidR="003E1ABE" w:rsidRDefault="003E1ABE" w:rsidP="00020A90"/>
    <w:p w:rsidR="00557D61" w:rsidRDefault="00557D61" w:rsidP="00F81756"/>
    <w:p w:rsidR="00F81756" w:rsidRDefault="00F81756" w:rsidP="00F81756"/>
    <w:p w:rsidR="0024589A" w:rsidRDefault="00D05709" w:rsidP="0024589A">
      <w:pPr>
        <w:outlineLvl w:val="1"/>
      </w:pPr>
      <w:r>
        <w:rPr>
          <w:rFonts w:hint="eastAsia"/>
        </w:rPr>
        <w:t>九</w:t>
      </w:r>
      <w:r>
        <w:t>、</w:t>
      </w:r>
      <w:r w:rsidR="0024589A">
        <w:t>Yi2</w:t>
      </w:r>
      <w:r w:rsidR="0024589A">
        <w:rPr>
          <w:rFonts w:hint="eastAsia"/>
        </w:rPr>
        <w:t>i</w:t>
      </w:r>
      <w:r w:rsidR="0024589A">
        <w:rPr>
          <w:rFonts w:hint="eastAsia"/>
        </w:rPr>
        <w:t>中</w:t>
      </w:r>
      <w:r w:rsidR="0024589A">
        <w:t>的模块</w:t>
      </w:r>
    </w:p>
    <w:p w:rsidR="0058352A" w:rsidRDefault="0058352A" w:rsidP="0011110C">
      <w:r>
        <w:rPr>
          <w:rFonts w:hint="eastAsia"/>
        </w:rPr>
        <w:t>模块</w:t>
      </w:r>
      <w:r>
        <w:t>是独立的软件单元，由模型，视图，控制器和其他支持组件组</w:t>
      </w:r>
      <w:r>
        <w:rPr>
          <w:rFonts w:hint="eastAsia"/>
        </w:rPr>
        <w:t>成</w:t>
      </w:r>
      <w:r>
        <w:t>。</w:t>
      </w:r>
      <w:r>
        <w:rPr>
          <w:rFonts w:hint="eastAsia"/>
        </w:rPr>
        <w:t>终端</w:t>
      </w:r>
      <w:r>
        <w:t>用</w:t>
      </w:r>
      <w:r>
        <w:rPr>
          <w:rFonts w:hint="eastAsia"/>
        </w:rPr>
        <w:t>户</w:t>
      </w:r>
      <w:r>
        <w:t>可以访问在应用主体中已</w:t>
      </w:r>
      <w:r>
        <w:rPr>
          <w:rFonts w:hint="eastAsia"/>
        </w:rPr>
        <w:t>安装</w:t>
      </w:r>
      <w:r>
        <w:t>的模块的控制器，模块</w:t>
      </w:r>
      <w:r>
        <w:rPr>
          <w:rFonts w:hint="eastAsia"/>
        </w:rPr>
        <w:t>被</w:t>
      </w:r>
      <w:r>
        <w:t>当成小应用</w:t>
      </w:r>
      <w:r>
        <w:rPr>
          <w:rFonts w:hint="eastAsia"/>
        </w:rPr>
        <w:t>主</w:t>
      </w:r>
      <w:r>
        <w:t>体来看待，和应用主体不同的是，模块不能单独部署，必须属性某个应用主体。</w:t>
      </w:r>
    </w:p>
    <w:p w:rsidR="0024589A" w:rsidRPr="0019597A" w:rsidRDefault="0024589A" w:rsidP="00184944">
      <w:pPr>
        <w:pStyle w:val="a3"/>
        <w:numPr>
          <w:ilvl w:val="0"/>
          <w:numId w:val="4"/>
        </w:numPr>
        <w:ind w:left="357" w:firstLineChars="0" w:hanging="357"/>
        <w:outlineLvl w:val="2"/>
      </w:pPr>
      <w:r w:rsidRPr="0019597A">
        <w:t>创建模块</w:t>
      </w:r>
    </w:p>
    <w:p w:rsidR="0024589A" w:rsidRPr="0019597A" w:rsidRDefault="0024589A" w:rsidP="0024589A">
      <w:r w:rsidRPr="0019597A">
        <w:rPr>
          <w:rFonts w:hint="eastAsia"/>
        </w:rPr>
        <w:t>模块组织</w:t>
      </w:r>
      <w:r w:rsidRPr="0019597A">
        <w:t>在一个目录中，目录名即为模块的唯一</w:t>
      </w:r>
      <w:r w:rsidRPr="0019597A">
        <w:rPr>
          <w:rFonts w:hint="eastAsia"/>
        </w:rPr>
        <w:t>ID</w:t>
      </w:r>
      <w:r w:rsidRPr="0019597A">
        <w:rPr>
          <w:rFonts w:hint="eastAsia"/>
        </w:rPr>
        <w:t>。</w:t>
      </w:r>
      <w:r w:rsidRPr="0019597A">
        <w:t>模块</w:t>
      </w:r>
      <w:r w:rsidRPr="0019597A">
        <w:rPr>
          <w:rFonts w:hint="eastAsia"/>
        </w:rPr>
        <w:t>目录</w:t>
      </w:r>
      <w:r w:rsidRPr="0019597A">
        <w:t>的结构跟应用基</w:t>
      </w:r>
      <w:r w:rsidRPr="0019597A">
        <w:rPr>
          <w:rFonts w:hint="eastAsia"/>
        </w:rPr>
        <w:t>础</w:t>
      </w:r>
      <w:r w:rsidRPr="0019597A">
        <w:t>目录很相似。下面列出了</w:t>
      </w:r>
      <w:r w:rsidRPr="0019597A">
        <w:rPr>
          <w:rFonts w:hint="eastAsia"/>
        </w:rPr>
        <w:t>一</w:t>
      </w:r>
      <w:r w:rsidRPr="0019597A">
        <w:t>个</w:t>
      </w:r>
      <w:r w:rsidRPr="0019597A">
        <w:rPr>
          <w:rFonts w:hint="eastAsia"/>
        </w:rPr>
        <w:t>fourm</w:t>
      </w:r>
      <w:r w:rsidRPr="0019597A">
        <w:rPr>
          <w:rFonts w:hint="eastAsia"/>
        </w:rPr>
        <w:t>的</w:t>
      </w:r>
      <w:r w:rsidRPr="0019597A">
        <w:t>模块的典型目录结构：</w:t>
      </w:r>
    </w:p>
    <w:p w:rsidR="0019597A" w:rsidRDefault="0019597A" w:rsidP="0024589A">
      <w:pPr>
        <w:rPr>
          <w:u w:val="wave"/>
        </w:rPr>
      </w:pPr>
      <w:r>
        <w:rPr>
          <w:noProof/>
        </w:rPr>
        <w:drawing>
          <wp:inline distT="0" distB="0" distL="0" distR="0" wp14:anchorId="105F2774" wp14:editId="362290AD">
            <wp:extent cx="6645910" cy="2287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45910" cy="2287905"/>
                    </a:xfrm>
                    <a:prstGeom prst="rect">
                      <a:avLst/>
                    </a:prstGeom>
                  </pic:spPr>
                </pic:pic>
              </a:graphicData>
            </a:graphic>
          </wp:inline>
        </w:drawing>
      </w:r>
    </w:p>
    <w:p w:rsidR="0019597A" w:rsidRDefault="0019597A" w:rsidP="0024589A">
      <w:r>
        <w:rPr>
          <w:rFonts w:hint="eastAsia"/>
        </w:rPr>
        <w:t>注</w:t>
      </w:r>
      <w:r>
        <w:t>：模块必须</w:t>
      </w:r>
      <w:r w:rsidR="00FF0347">
        <w:rPr>
          <w:rFonts w:hint="eastAsia"/>
        </w:rPr>
        <w:t>是</w:t>
      </w:r>
      <w:r>
        <w:t>继承自</w:t>
      </w:r>
      <w:r w:rsidR="00555D04" w:rsidRPr="00FF0347">
        <w:rPr>
          <w:highlight w:val="yellow"/>
        </w:rPr>
        <w:t>yii\base\Module</w:t>
      </w:r>
      <w:r>
        <w:rPr>
          <w:rFonts w:hint="eastAsia"/>
        </w:rPr>
        <w:t>的</w:t>
      </w:r>
      <w:r>
        <w:t>模块类。</w:t>
      </w:r>
      <w:r>
        <w:rPr>
          <w:rFonts w:hint="eastAsia"/>
        </w:rPr>
        <w:t>类</w:t>
      </w:r>
      <w:r>
        <w:t>的名字通过表达式</w:t>
      </w:r>
      <w:r>
        <w:rPr>
          <w:rFonts w:hint="eastAsia"/>
        </w:rPr>
        <w:t>ucfirst($id).</w:t>
      </w:r>
      <w:r>
        <w:t>’Module’</w:t>
      </w:r>
      <w:r>
        <w:rPr>
          <w:rFonts w:hint="eastAsia"/>
        </w:rPr>
        <w:t>确定，</w:t>
      </w:r>
      <w:r>
        <w:t>其中</w:t>
      </w:r>
      <w:r>
        <w:rPr>
          <w:rFonts w:hint="eastAsia"/>
        </w:rPr>
        <w:t>的</w:t>
      </w:r>
      <w:r>
        <w:rPr>
          <w:rFonts w:hint="eastAsia"/>
        </w:rPr>
        <w:t>$id</w:t>
      </w:r>
      <w:r>
        <w:rPr>
          <w:rFonts w:hint="eastAsia"/>
        </w:rPr>
        <w:t>代</w:t>
      </w:r>
      <w:r>
        <w:t>表模块</w:t>
      </w:r>
      <w:r>
        <w:rPr>
          <w:rFonts w:hint="eastAsia"/>
        </w:rPr>
        <w:t xml:space="preserve"> </w:t>
      </w:r>
      <w:r>
        <w:rPr>
          <w:rFonts w:hint="eastAsia"/>
        </w:rPr>
        <w:t>的</w:t>
      </w:r>
      <w:r>
        <w:rPr>
          <w:rFonts w:hint="eastAsia"/>
        </w:rPr>
        <w:t>ID(</w:t>
      </w:r>
      <w:r>
        <w:rPr>
          <w:rFonts w:hint="eastAsia"/>
        </w:rPr>
        <w:t>或</w:t>
      </w:r>
      <w:r>
        <w:t>者说模块的</w:t>
      </w:r>
      <w:r>
        <w:rPr>
          <w:rFonts w:hint="eastAsia"/>
        </w:rPr>
        <w:t>目录</w:t>
      </w:r>
      <w:r>
        <w:t>名</w:t>
      </w:r>
      <w:r>
        <w:rPr>
          <w:rFonts w:hint="eastAsia"/>
        </w:rPr>
        <w:t>)</w:t>
      </w:r>
      <w:r>
        <w:t>。</w:t>
      </w:r>
      <w:r>
        <w:rPr>
          <w:rFonts w:hint="eastAsia"/>
        </w:rPr>
        <w:t>模块</w:t>
      </w:r>
      <w:r>
        <w:t>类是存储模块代码间可共享</w:t>
      </w:r>
      <w:r>
        <w:rPr>
          <w:rFonts w:hint="eastAsia"/>
        </w:rPr>
        <w:t>信息</w:t>
      </w:r>
      <w:r>
        <w:t>的中心位置。</w:t>
      </w:r>
      <w:r>
        <w:rPr>
          <w:rFonts w:hint="eastAsia"/>
        </w:rPr>
        <w:t>例如</w:t>
      </w:r>
      <w:r>
        <w:rPr>
          <w:rFonts w:hint="eastAsia"/>
        </w:rPr>
        <w:t xml:space="preserve"> </w:t>
      </w:r>
      <w:r>
        <w:rPr>
          <w:rFonts w:hint="eastAsia"/>
        </w:rPr>
        <w:t>，</w:t>
      </w:r>
      <w:r>
        <w:t>我们可以使用</w:t>
      </w:r>
      <w:r w:rsidR="00555D04">
        <w:t>yii\</w:t>
      </w:r>
      <w:r>
        <w:rPr>
          <w:rFonts w:hint="eastAsia"/>
        </w:rPr>
        <w:t>Web</w:t>
      </w:r>
      <w:r w:rsidR="00555D04">
        <w:t>\</w:t>
      </w:r>
      <w:r>
        <w:rPr>
          <w:rFonts w:hint="eastAsia"/>
        </w:rPr>
        <w:t>Module::params</w:t>
      </w:r>
      <w:r>
        <w:rPr>
          <w:rFonts w:hint="eastAsia"/>
        </w:rPr>
        <w:t>存储</w:t>
      </w:r>
      <w:r>
        <w:t>模块参数，使用</w:t>
      </w:r>
      <w:r w:rsidR="00555D04">
        <w:t>yii\</w:t>
      </w:r>
      <w:r>
        <w:rPr>
          <w:rFonts w:hint="eastAsia"/>
        </w:rPr>
        <w:t>Web</w:t>
      </w:r>
      <w:r w:rsidR="00555D04">
        <w:t>\</w:t>
      </w:r>
      <w:r>
        <w:rPr>
          <w:rFonts w:hint="eastAsia"/>
        </w:rPr>
        <w:t>Module::components</w:t>
      </w:r>
      <w:r>
        <w:rPr>
          <w:rFonts w:hint="eastAsia"/>
        </w:rPr>
        <w:t>分享</w:t>
      </w:r>
      <w:r>
        <w:t>模块极的应用组件。</w:t>
      </w:r>
    </w:p>
    <w:p w:rsidR="00027B8D" w:rsidRDefault="00027B8D" w:rsidP="00027B8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模块类大致定义</w:t>
      </w:r>
      <w:r w:rsidR="00263ADE">
        <w:rPr>
          <w:rFonts w:ascii="Helvetica" w:hAnsi="Helvetica" w:cs="Helvetica" w:hint="eastAsia"/>
          <w:color w:val="333333"/>
          <w:sz w:val="21"/>
          <w:szCs w:val="21"/>
        </w:rPr>
        <w:t>示例</w:t>
      </w:r>
      <w:r>
        <w:rPr>
          <w:rFonts w:ascii="Helvetica" w:hAnsi="Helvetica" w:cs="Helvetica"/>
          <w:color w:val="333333"/>
          <w:sz w:val="21"/>
          <w:szCs w:val="21"/>
        </w:rPr>
        <w:t>：</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namespace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app</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modules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forum</w:t>
      </w:r>
      <w:r>
        <w:rPr>
          <w:rStyle w:val="HTML"/>
          <w:rFonts w:ascii="Consolas" w:hAnsi="Consolas" w:cs="Consolas"/>
          <w:color w:val="444444"/>
          <w:shd w:val="clear" w:color="auto" w:fill="F0F0F0"/>
        </w:rPr>
        <w:t>;</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027B8D" w:rsidRDefault="00027B8D" w:rsidP="00FF0347">
      <w:pPr>
        <w:pStyle w:val="HTML0"/>
        <w:pBdr>
          <w:top w:val="single" w:sz="6" w:space="7" w:color="CCCCCC"/>
          <w:left w:val="single" w:sz="6" w:space="7" w:color="CCCCCC"/>
          <w:bottom w:val="single" w:sz="6" w:space="7" w:color="CCCCCC"/>
          <w:right w:val="single" w:sz="6" w:space="7" w:color="CCCCCC"/>
        </w:pBdr>
        <w:shd w:val="clear" w:color="auto" w:fill="F5F5F5"/>
        <w:tabs>
          <w:tab w:val="clear" w:pos="5496"/>
          <w:tab w:val="left" w:pos="5370"/>
        </w:tabs>
        <w:wordWrap w:val="0"/>
        <w:ind w:left="-120" w:right="-120"/>
        <w:rPr>
          <w:rStyle w:val="hljs-class"/>
          <w:rFonts w:ascii="Consolas" w:hAnsi="Consolas" w:cs="Consolas"/>
          <w:color w:val="444444"/>
          <w:shd w:val="clear" w:color="auto" w:fill="F0F0F0"/>
        </w:rPr>
      </w:pPr>
      <w:r>
        <w:rPr>
          <w:rStyle w:val="hljs-keyword"/>
          <w:rFonts w:ascii="Consolas" w:hAnsi="Consolas" w:cs="Consolas"/>
          <w:b/>
          <w:bCs/>
          <w:color w:val="444444"/>
          <w:shd w:val="clear" w:color="auto" w:fill="F0F0F0"/>
        </w:rPr>
        <w:t>class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Module</w:t>
      </w:r>
      <w:r>
        <w:rPr>
          <w:rStyle w:val="hljs-class"/>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extends</w:t>
      </w:r>
      <w:r>
        <w:rPr>
          <w:rStyle w:val="hljs-class"/>
          <w:rFonts w:ascii="Consolas" w:hAnsi="Consolas" w:cs="Consolas"/>
          <w:color w:val="444444"/>
          <w:shd w:val="clear" w:color="auto" w:fill="F0F0F0"/>
        </w:rPr>
        <w:t xml:space="preserve"> </w:t>
      </w:r>
      <w:r w:rsidRPr="00FF0347">
        <w:rPr>
          <w:rStyle w:val="hljs-class"/>
          <w:rFonts w:ascii="Consolas" w:hAnsi="Consolas" w:cs="Consolas"/>
          <w:color w:val="444444"/>
          <w:highlight w:val="yellow"/>
          <w:shd w:val="clear" w:color="auto" w:fill="F0F0F0"/>
        </w:rPr>
        <w:t>\</w:t>
      </w:r>
      <w:r w:rsidRPr="00FF0347">
        <w:rPr>
          <w:rStyle w:val="hljs-title"/>
          <w:rFonts w:ascii="Consolas" w:hAnsi="Consolas" w:cs="Consolas"/>
          <w:b/>
          <w:bCs/>
          <w:color w:val="880000"/>
          <w:highlight w:val="yellow"/>
          <w:shd w:val="clear" w:color="auto" w:fill="F0F0F0"/>
        </w:rPr>
        <w:t>yii</w:t>
      </w:r>
      <w:r w:rsidRPr="00FF0347">
        <w:rPr>
          <w:rStyle w:val="hljs-class"/>
          <w:rFonts w:ascii="Consolas" w:hAnsi="Consolas" w:cs="Consolas"/>
          <w:color w:val="444444"/>
          <w:highlight w:val="yellow"/>
          <w:shd w:val="clear" w:color="auto" w:fill="F0F0F0"/>
        </w:rPr>
        <w:t>\</w:t>
      </w:r>
      <w:r w:rsidRPr="00FF0347">
        <w:rPr>
          <w:rStyle w:val="hljs-title"/>
          <w:rFonts w:ascii="Consolas" w:hAnsi="Consolas" w:cs="Consolas"/>
          <w:b/>
          <w:bCs/>
          <w:color w:val="880000"/>
          <w:highlight w:val="yellow"/>
          <w:shd w:val="clear" w:color="auto" w:fill="F0F0F0"/>
        </w:rPr>
        <w:t>base</w:t>
      </w:r>
      <w:r w:rsidRPr="00FF0347">
        <w:rPr>
          <w:rStyle w:val="hljs-class"/>
          <w:rFonts w:ascii="Consolas" w:hAnsi="Consolas" w:cs="Consolas"/>
          <w:color w:val="444444"/>
          <w:highlight w:val="yellow"/>
          <w:shd w:val="clear" w:color="auto" w:fill="F0F0F0"/>
        </w:rPr>
        <w:t>\</w:t>
      </w:r>
      <w:r w:rsidRPr="00FF0347">
        <w:rPr>
          <w:rStyle w:val="hljs-title"/>
          <w:rFonts w:ascii="Consolas" w:hAnsi="Consolas" w:cs="Consolas"/>
          <w:b/>
          <w:bCs/>
          <w:color w:val="880000"/>
          <w:highlight w:val="yellow"/>
          <w:shd w:val="clear" w:color="auto" w:fill="F0F0F0"/>
        </w:rPr>
        <w:t>Module</w:t>
      </w:r>
      <w:r w:rsidR="00FF0347">
        <w:rPr>
          <w:rStyle w:val="hljs-title"/>
          <w:rFonts w:ascii="Consolas" w:hAnsi="Consolas" w:cs="Consolas"/>
          <w:b/>
          <w:bCs/>
          <w:color w:val="880000"/>
          <w:shd w:val="clear" w:color="auto" w:fill="F0F0F0"/>
        </w:rPr>
        <w:tab/>
        <w:t>//</w:t>
      </w:r>
      <w:r w:rsidR="00FF0347" w:rsidRPr="00FF0347">
        <w:rPr>
          <w:rStyle w:val="hljs-title"/>
          <w:rFonts w:ascii="Consolas" w:hAnsi="Consolas" w:cs="Consolas" w:hint="eastAsia"/>
          <w:b/>
          <w:bCs/>
          <w:color w:val="C9C9C9" w:themeColor="accent3" w:themeTint="99"/>
          <w:shd w:val="clear" w:color="auto" w:fill="F0F0F0"/>
        </w:rPr>
        <w:t>创建</w:t>
      </w:r>
      <w:r w:rsidR="00FF0347" w:rsidRPr="00FF0347">
        <w:rPr>
          <w:rStyle w:val="hljs-title"/>
          <w:rFonts w:ascii="Consolas" w:hAnsi="Consolas" w:cs="Consolas"/>
          <w:b/>
          <w:bCs/>
          <w:color w:val="C9C9C9" w:themeColor="accent3" w:themeTint="99"/>
          <w:shd w:val="clear" w:color="auto" w:fill="F0F0F0"/>
        </w:rPr>
        <w:t>模块</w:t>
      </w:r>
      <w:r w:rsidR="00FF0347" w:rsidRPr="00FF0347">
        <w:rPr>
          <w:rStyle w:val="hljs-title"/>
          <w:rFonts w:ascii="Consolas" w:hAnsi="Consolas" w:cs="Consolas" w:hint="eastAsia"/>
          <w:b/>
          <w:bCs/>
          <w:color w:val="C9C9C9" w:themeColor="accent3" w:themeTint="99"/>
          <w:shd w:val="clear" w:color="auto" w:fill="F0F0F0"/>
        </w:rPr>
        <w:t>的</w:t>
      </w:r>
      <w:r w:rsidR="00FF0347" w:rsidRPr="00FF0347">
        <w:rPr>
          <w:rStyle w:val="hljs-title"/>
          <w:rFonts w:ascii="Consolas" w:hAnsi="Consolas" w:cs="Consolas"/>
          <w:b/>
          <w:bCs/>
          <w:color w:val="C9C9C9" w:themeColor="accent3" w:themeTint="99"/>
          <w:shd w:val="clear" w:color="auto" w:fill="F0F0F0"/>
        </w:rPr>
        <w:t>必要条件</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27B8D" w:rsidRDefault="00027B8D" w:rsidP="007C19CD">
      <w:pPr>
        <w:pStyle w:val="HTML0"/>
        <w:pBdr>
          <w:top w:val="single" w:sz="6" w:space="7" w:color="CCCCCC"/>
          <w:left w:val="single" w:sz="6" w:space="7" w:color="CCCCCC"/>
          <w:bottom w:val="single" w:sz="6" w:space="7" w:color="CCCCCC"/>
          <w:right w:val="single" w:sz="6" w:space="7" w:color="CCCCCC"/>
        </w:pBdr>
        <w:shd w:val="clear" w:color="auto" w:fill="F5F5F5"/>
        <w:tabs>
          <w:tab w:val="clear" w:pos="3664"/>
          <w:tab w:val="left" w:pos="4620"/>
        </w:tabs>
        <w:wordWrap w:val="0"/>
        <w:ind w:left="-120" w:right="-120"/>
        <w:rPr>
          <w:rStyle w:val="hljs-function"/>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init</w:t>
      </w:r>
      <w:r>
        <w:rPr>
          <w:rStyle w:val="hljs-params"/>
          <w:rFonts w:ascii="Consolas" w:hAnsi="Consolas" w:cs="Consolas"/>
          <w:color w:val="444444"/>
          <w:shd w:val="clear" w:color="auto" w:fill="F0F0F0"/>
        </w:rPr>
        <w:t>()</w:t>
      </w:r>
      <w:r w:rsidR="00FF0347">
        <w:rPr>
          <w:rStyle w:val="hljs-params"/>
          <w:rFonts w:ascii="Consolas" w:hAnsi="Consolas" w:cs="Consolas"/>
          <w:color w:val="444444"/>
          <w:shd w:val="clear" w:color="auto" w:fill="F0F0F0"/>
        </w:rPr>
        <w:tab/>
      </w:r>
      <w:r w:rsidR="00FF0347">
        <w:rPr>
          <w:rStyle w:val="hljs-title"/>
          <w:rFonts w:ascii="Consolas" w:hAnsi="Consolas" w:cs="Consolas"/>
          <w:b/>
          <w:bCs/>
          <w:color w:val="880000"/>
          <w:shd w:val="clear" w:color="auto" w:fill="F0F0F0"/>
        </w:rPr>
        <w:t>//</w:t>
      </w:r>
      <w:r w:rsidR="00FF0347">
        <w:rPr>
          <w:rStyle w:val="hljs-title"/>
          <w:rFonts w:ascii="Consolas" w:hAnsi="Consolas" w:cs="Consolas" w:hint="eastAsia"/>
          <w:b/>
          <w:bCs/>
          <w:color w:val="C9C9C9" w:themeColor="accent3" w:themeTint="99"/>
          <w:shd w:val="clear" w:color="auto" w:fill="F0F0F0"/>
        </w:rPr>
        <w:t>新</w:t>
      </w:r>
      <w:r w:rsidR="00FF0347" w:rsidRPr="00FF0347">
        <w:rPr>
          <w:rStyle w:val="hljs-title"/>
          <w:rFonts w:ascii="Consolas" w:hAnsi="Consolas" w:cs="Consolas" w:hint="eastAsia"/>
          <w:b/>
          <w:bCs/>
          <w:color w:val="C9C9C9" w:themeColor="accent3" w:themeTint="99"/>
          <w:shd w:val="clear" w:color="auto" w:fill="F0F0F0"/>
        </w:rPr>
        <w:t>建</w:t>
      </w:r>
      <w:r w:rsidR="00FF0347" w:rsidRPr="00FF0347">
        <w:rPr>
          <w:rStyle w:val="hljs-title"/>
          <w:rFonts w:ascii="Consolas" w:hAnsi="Consolas" w:cs="Consolas"/>
          <w:b/>
          <w:bCs/>
          <w:color w:val="C9C9C9" w:themeColor="accent3" w:themeTint="99"/>
          <w:shd w:val="clear" w:color="auto" w:fill="F0F0F0"/>
        </w:rPr>
        <w:t>模块</w:t>
      </w:r>
      <w:r w:rsidR="00FF0347" w:rsidRPr="00FF0347">
        <w:rPr>
          <w:rStyle w:val="hljs-title"/>
          <w:rFonts w:ascii="Consolas" w:hAnsi="Consolas" w:cs="Consolas" w:hint="eastAsia"/>
          <w:b/>
          <w:bCs/>
          <w:color w:val="C9C9C9" w:themeColor="accent3" w:themeTint="99"/>
          <w:shd w:val="clear" w:color="auto" w:fill="F0F0F0"/>
        </w:rPr>
        <w:t>的</w:t>
      </w:r>
      <w:r w:rsidR="00FF0347">
        <w:rPr>
          <w:rStyle w:val="hljs-title"/>
          <w:rFonts w:ascii="Consolas" w:hAnsi="Consolas" w:cs="Consolas"/>
          <w:b/>
          <w:bCs/>
          <w:color w:val="C9C9C9" w:themeColor="accent3" w:themeTint="99"/>
          <w:shd w:val="clear" w:color="auto" w:fill="F0F0F0"/>
        </w:rPr>
        <w:t>必要</w:t>
      </w:r>
      <w:r w:rsidR="00FF0347">
        <w:rPr>
          <w:rStyle w:val="hljs-title"/>
          <w:rFonts w:ascii="Consolas" w:hAnsi="Consolas" w:cs="Consolas" w:hint="eastAsia"/>
          <w:b/>
          <w:bCs/>
          <w:color w:val="C9C9C9" w:themeColor="accent3" w:themeTint="99"/>
          <w:shd w:val="clear" w:color="auto" w:fill="F0F0F0"/>
        </w:rPr>
        <w:t>方法</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::init();</w:t>
      </w:r>
      <w:r w:rsidR="007C19CD">
        <w:rPr>
          <w:rStyle w:val="HTML"/>
          <w:rFonts w:ascii="Consolas" w:hAnsi="Consolas" w:cs="Consolas"/>
          <w:color w:val="444444"/>
          <w:shd w:val="clear" w:color="auto" w:fill="F0F0F0"/>
        </w:rPr>
        <w:tab/>
      </w:r>
      <w:r w:rsidR="007C19CD">
        <w:rPr>
          <w:rStyle w:val="HTML"/>
          <w:rFonts w:ascii="Consolas" w:hAnsi="Consolas" w:cs="Consolas"/>
          <w:color w:val="444444"/>
          <w:shd w:val="clear" w:color="auto" w:fill="F0F0F0"/>
        </w:rPr>
        <w:tab/>
      </w:r>
      <w:r w:rsidR="007C19CD">
        <w:rPr>
          <w:rStyle w:val="hljs-title"/>
          <w:rFonts w:ascii="Consolas" w:hAnsi="Consolas" w:cs="Consolas"/>
          <w:b/>
          <w:bCs/>
          <w:color w:val="880000"/>
          <w:shd w:val="clear" w:color="auto" w:fill="F0F0F0"/>
        </w:rPr>
        <w:t>//</w:t>
      </w:r>
      <w:r w:rsidR="007C19CD">
        <w:rPr>
          <w:rStyle w:val="hljs-title"/>
          <w:rFonts w:ascii="Consolas" w:hAnsi="Consolas" w:cs="Consolas" w:hint="eastAsia"/>
          <w:b/>
          <w:bCs/>
          <w:color w:val="C9C9C9" w:themeColor="accent3" w:themeTint="99"/>
          <w:shd w:val="clear" w:color="auto" w:fill="F0F0F0"/>
        </w:rPr>
        <w:t>必须</w:t>
      </w:r>
      <w:r w:rsidR="007C19CD">
        <w:rPr>
          <w:rStyle w:val="hljs-title"/>
          <w:rFonts w:ascii="Consolas" w:hAnsi="Consolas" w:cs="Consolas"/>
          <w:b/>
          <w:bCs/>
          <w:color w:val="C9C9C9" w:themeColor="accent3" w:themeTint="99"/>
          <w:shd w:val="clear" w:color="auto" w:fill="F0F0F0"/>
        </w:rPr>
        <w:t>初始化父类模块</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027B8D" w:rsidRDefault="00027B8D" w:rsidP="00CB7489">
      <w:pPr>
        <w:pStyle w:val="HTML0"/>
        <w:pBdr>
          <w:top w:val="single" w:sz="6" w:space="7" w:color="CCCCCC"/>
          <w:left w:val="single" w:sz="6" w:space="7" w:color="CCCCCC"/>
          <w:bottom w:val="single" w:sz="6" w:space="7" w:color="CCCCCC"/>
          <w:right w:val="single" w:sz="6" w:space="7" w:color="CCCCCC"/>
        </w:pBdr>
        <w:shd w:val="clear" w:color="auto" w:fill="F5F5F5"/>
        <w:tabs>
          <w:tab w:val="clear" w:pos="5496"/>
          <w:tab w:val="left" w:pos="5370"/>
        </w:tabs>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-&gt;params[</w:t>
      </w:r>
      <w:r>
        <w:rPr>
          <w:rStyle w:val="hljs-string"/>
          <w:rFonts w:ascii="Consolas" w:hAnsi="Consolas" w:cs="Consolas"/>
          <w:color w:val="880000"/>
          <w:shd w:val="clear" w:color="auto" w:fill="F0F0F0"/>
        </w:rPr>
        <w:t>'foo'</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'bar'</w:t>
      </w:r>
      <w:r>
        <w:rPr>
          <w:rStyle w:val="HTML"/>
          <w:rFonts w:ascii="Consolas" w:hAnsi="Consolas" w:cs="Consolas"/>
          <w:color w:val="444444"/>
          <w:shd w:val="clear" w:color="auto" w:fill="F0F0F0"/>
        </w:rPr>
        <w:t>;</w:t>
      </w:r>
      <w:r w:rsidR="00CB7489">
        <w:rPr>
          <w:rStyle w:val="HTML"/>
          <w:rFonts w:ascii="Consolas" w:hAnsi="Consolas" w:cs="Consolas"/>
          <w:color w:val="444444"/>
          <w:shd w:val="clear" w:color="auto" w:fill="F0F0F0"/>
        </w:rPr>
        <w:tab/>
      </w:r>
      <w:r w:rsidR="00CB7489">
        <w:rPr>
          <w:rStyle w:val="hljs-title"/>
          <w:rFonts w:ascii="Consolas" w:hAnsi="Consolas" w:cs="Consolas"/>
          <w:b/>
          <w:bCs/>
          <w:color w:val="880000"/>
          <w:shd w:val="clear" w:color="auto" w:fill="F0F0F0"/>
        </w:rPr>
        <w:t>//</w:t>
      </w:r>
      <w:r w:rsidR="00CB7489">
        <w:rPr>
          <w:rStyle w:val="hljs-title"/>
          <w:rFonts w:ascii="Consolas" w:hAnsi="Consolas" w:cs="Consolas" w:hint="eastAsia"/>
          <w:b/>
          <w:bCs/>
          <w:color w:val="C9C9C9" w:themeColor="accent3" w:themeTint="99"/>
          <w:shd w:val="clear" w:color="auto" w:fill="F0F0F0"/>
        </w:rPr>
        <w:t>配置</w:t>
      </w:r>
      <w:r w:rsidR="00CB7489">
        <w:rPr>
          <w:rStyle w:val="hljs-title"/>
          <w:rFonts w:ascii="Consolas" w:hAnsi="Consolas" w:cs="Consolas"/>
          <w:b/>
          <w:bCs/>
          <w:color w:val="C9C9C9" w:themeColor="accent3" w:themeTint="99"/>
          <w:shd w:val="clear" w:color="auto" w:fill="F0F0F0"/>
        </w:rPr>
        <w:t>少量</w:t>
      </w:r>
      <w:r w:rsidR="00CB7489">
        <w:rPr>
          <w:rStyle w:val="hljs-title"/>
          <w:rFonts w:ascii="Consolas" w:hAnsi="Consolas" w:cs="Consolas" w:hint="eastAsia"/>
          <w:b/>
          <w:bCs/>
          <w:color w:val="C9C9C9" w:themeColor="accent3" w:themeTint="99"/>
          <w:shd w:val="clear" w:color="auto" w:fill="F0F0F0"/>
        </w:rPr>
        <w:t>初始</w:t>
      </w:r>
      <w:r w:rsidR="00CB7489">
        <w:rPr>
          <w:rStyle w:val="hljs-title"/>
          <w:rFonts w:ascii="Consolas" w:hAnsi="Consolas" w:cs="Consolas"/>
          <w:b/>
          <w:bCs/>
          <w:color w:val="C9C9C9" w:themeColor="accent3" w:themeTint="99"/>
          <w:shd w:val="clear" w:color="auto" w:fill="F0F0F0"/>
        </w:rPr>
        <w:t>化属性</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  </w:t>
      </w:r>
      <w:r>
        <w:rPr>
          <w:rStyle w:val="hljs-comment"/>
          <w:rFonts w:ascii="Consolas" w:hAnsi="Consolas" w:cs="Consolas"/>
          <w:color w:val="888888"/>
          <w:shd w:val="clear" w:color="auto" w:fill="F0F0F0"/>
        </w:rPr>
        <w:t>其他初始化代码</w:t>
      </w:r>
      <w:r>
        <w:rPr>
          <w:rStyle w:val="hljs-comment"/>
          <w:rFonts w:ascii="Consolas" w:hAnsi="Consolas" w:cs="Consolas"/>
          <w:color w:val="888888"/>
          <w:shd w:val="clear" w:color="auto" w:fill="F0F0F0"/>
        </w:rPr>
        <w:t xml:space="preserve"> ...</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27B8D" w:rsidRDefault="00EE59FE" w:rsidP="00027B8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配置大</w:t>
      </w:r>
      <w:r>
        <w:rPr>
          <w:rFonts w:ascii="Helvetica" w:hAnsi="Helvetica" w:cs="Helvetica"/>
          <w:color w:val="333333"/>
          <w:sz w:val="21"/>
          <w:szCs w:val="21"/>
        </w:rPr>
        <w:t>量初始化模块属性</w:t>
      </w:r>
      <w:r w:rsidR="00027B8D">
        <w:rPr>
          <w:rFonts w:ascii="Helvetica" w:hAnsi="Helvetica" w:cs="Helvetica"/>
          <w:color w:val="333333"/>
          <w:sz w:val="21"/>
          <w:szCs w:val="21"/>
        </w:rPr>
        <w:t>，</w:t>
      </w:r>
      <w:r w:rsidR="00027B8D">
        <w:rPr>
          <w:rFonts w:ascii="Helvetica" w:hAnsi="Helvetica" w:cs="Helvetica"/>
          <w:color w:val="333333"/>
          <w:sz w:val="21"/>
          <w:szCs w:val="21"/>
        </w:rPr>
        <w:t xml:space="preserve"> </w:t>
      </w:r>
      <w:r w:rsidR="00027B8D">
        <w:rPr>
          <w:rFonts w:ascii="Helvetica" w:hAnsi="Helvetica" w:cs="Helvetica"/>
          <w:color w:val="333333"/>
          <w:sz w:val="21"/>
          <w:szCs w:val="21"/>
        </w:rPr>
        <w:t>可将他们保存在</w:t>
      </w:r>
      <w:hyperlink r:id="rId129" w:history="1">
        <w:r w:rsidR="00027B8D">
          <w:rPr>
            <w:rStyle w:val="a4"/>
            <w:rFonts w:ascii="Helvetica" w:hAnsi="Helvetica" w:cs="Helvetica"/>
            <w:color w:val="337AB7"/>
            <w:sz w:val="21"/>
            <w:szCs w:val="21"/>
          </w:rPr>
          <w:t>配置</w:t>
        </w:r>
      </w:hyperlink>
      <w:r w:rsidR="00027B8D">
        <w:rPr>
          <w:rFonts w:ascii="Helvetica" w:hAnsi="Helvetica" w:cs="Helvetica"/>
          <w:color w:val="333333"/>
          <w:sz w:val="21"/>
          <w:szCs w:val="21"/>
        </w:rPr>
        <w:t> </w:t>
      </w:r>
      <w:r w:rsidR="00027B8D">
        <w:rPr>
          <w:rFonts w:ascii="Helvetica" w:hAnsi="Helvetica" w:cs="Helvetica"/>
          <w:color w:val="333333"/>
          <w:sz w:val="21"/>
          <w:szCs w:val="21"/>
        </w:rPr>
        <w:t>并在</w:t>
      </w:r>
      <w:r w:rsidR="00027B8D">
        <w:rPr>
          <w:rStyle w:val="HTML"/>
          <w:rFonts w:ascii="Consolas" w:hAnsi="Consolas" w:cs="Consolas"/>
          <w:color w:val="C7254E"/>
          <w:sz w:val="19"/>
          <w:szCs w:val="19"/>
          <w:shd w:val="clear" w:color="auto" w:fill="F9F2F4"/>
        </w:rPr>
        <w:t>init()</w:t>
      </w:r>
      <w:r w:rsidR="00027B8D">
        <w:rPr>
          <w:rFonts w:ascii="Helvetica" w:hAnsi="Helvetica" w:cs="Helvetica"/>
          <w:color w:val="333333"/>
          <w:sz w:val="21"/>
          <w:szCs w:val="21"/>
        </w:rPr>
        <w:t>中使用以下代码加载：</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init</w:t>
      </w:r>
      <w:r>
        <w:rPr>
          <w:rStyle w:val="hljs-params"/>
          <w:rFonts w:ascii="Consolas" w:hAnsi="Consolas" w:cs="Consolas"/>
          <w:color w:val="444444"/>
          <w:shd w:val="clear" w:color="auto" w:fill="F0F0F0"/>
        </w:rPr>
        <w:t>()</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::init();</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从</w:t>
      </w:r>
      <w:r>
        <w:rPr>
          <w:rStyle w:val="hljs-comment"/>
          <w:rFonts w:ascii="Consolas" w:hAnsi="Consolas" w:cs="Consolas"/>
          <w:color w:val="888888"/>
          <w:shd w:val="clear" w:color="auto" w:fill="F0F0F0"/>
        </w:rPr>
        <w:t>config.php</w:t>
      </w:r>
      <w:r>
        <w:rPr>
          <w:rStyle w:val="hljs-comment"/>
          <w:rFonts w:ascii="Consolas" w:hAnsi="Consolas" w:cs="Consolas"/>
          <w:color w:val="888888"/>
          <w:shd w:val="clear" w:color="auto" w:fill="F0F0F0"/>
        </w:rPr>
        <w:t>加载配置来初始化模块</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\Yii::configure(</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require</w:t>
      </w:r>
      <w:r>
        <w:rPr>
          <w:rStyle w:val="HTML"/>
          <w:rFonts w:ascii="Consolas" w:hAnsi="Consolas" w:cs="Consolas"/>
          <w:color w:val="444444"/>
          <w:shd w:val="clear" w:color="auto" w:fill="F0F0F0"/>
        </w:rPr>
        <w:t>(</w:t>
      </w:r>
      <w:r>
        <w:rPr>
          <w:rStyle w:val="hljs-keyword"/>
          <w:rFonts w:ascii="Consolas" w:hAnsi="Consolas" w:cs="Consolas"/>
          <w:b/>
          <w:bCs/>
          <w:color w:val="444444"/>
          <w:shd w:val="clear" w:color="auto" w:fill="F0F0F0"/>
        </w:rPr>
        <w:t>__DIR__</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'/config.php'</w:t>
      </w:r>
      <w:r>
        <w:rPr>
          <w:rStyle w:val="HTML"/>
          <w:rFonts w:ascii="Consolas" w:hAnsi="Consolas" w:cs="Consolas"/>
          <w:color w:val="444444"/>
          <w:shd w:val="clear" w:color="auto" w:fill="F0F0F0"/>
        </w:rPr>
        <w:t>));</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27B8D" w:rsidRDefault="00027B8D" w:rsidP="00027B8D">
      <w:pPr>
        <w:pStyle w:val="a9"/>
        <w:shd w:val="clear" w:color="auto" w:fill="FFFFFF"/>
        <w:spacing w:before="0" w:beforeAutospacing="0" w:after="150" w:afterAutospacing="0"/>
        <w:ind w:firstLine="380"/>
        <w:rPr>
          <w:rFonts w:ascii="Helvetica" w:hAnsi="Helvetica" w:cs="Helvetica"/>
          <w:color w:val="333333"/>
          <w:sz w:val="21"/>
          <w:szCs w:val="21"/>
        </w:rPr>
      </w:pPr>
      <w:r>
        <w:rPr>
          <w:rStyle w:val="HTML"/>
          <w:rFonts w:ascii="Consolas" w:hAnsi="Consolas" w:cs="Consolas"/>
          <w:color w:val="C7254E"/>
          <w:sz w:val="19"/>
          <w:szCs w:val="19"/>
          <w:shd w:val="clear" w:color="auto" w:fill="F9F2F4"/>
        </w:rPr>
        <w:t>config.php</w:t>
      </w:r>
      <w:r>
        <w:rPr>
          <w:rFonts w:ascii="Helvetica" w:hAnsi="Helvetica" w:cs="Helvetica"/>
          <w:color w:val="333333"/>
          <w:sz w:val="21"/>
          <w:szCs w:val="21"/>
        </w:rPr>
        <w:t>配置文件可能包含以下内容，类似</w:t>
      </w:r>
      <w:r>
        <w:rPr>
          <w:rFonts w:ascii="Helvetica" w:hAnsi="Helvetica" w:cs="Helvetica"/>
          <w:color w:val="333333"/>
          <w:sz w:val="21"/>
          <w:szCs w:val="21"/>
        </w:rPr>
        <w:t> </w:t>
      </w:r>
      <w:hyperlink r:id="rId130" w:anchor="application-configurations" w:history="1">
        <w:r>
          <w:rPr>
            <w:rStyle w:val="a4"/>
            <w:rFonts w:ascii="Helvetica" w:hAnsi="Helvetica" w:cs="Helvetica"/>
            <w:color w:val="337AB7"/>
            <w:sz w:val="21"/>
            <w:szCs w:val="21"/>
          </w:rPr>
          <w:t>应用主体配置</w:t>
        </w:r>
      </w:hyperlink>
      <w:r>
        <w:rPr>
          <w:rFonts w:ascii="Helvetica" w:hAnsi="Helvetica" w:cs="Helvetica"/>
          <w:color w:val="333333"/>
          <w:sz w:val="21"/>
          <w:szCs w:val="21"/>
        </w:rPr>
        <w:t>.</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preprocessor"/>
          <w:rFonts w:ascii="Consolas" w:hAnsi="Consolas" w:cs="Consolas"/>
          <w:color w:val="444444"/>
          <w:shd w:val="clear" w:color="auto" w:fill="F0F0F0"/>
        </w:rPr>
        <w:t>&lt;?php</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list of component configurations</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'params'</w:t>
      </w:r>
      <w:r>
        <w:rPr>
          <w:rStyle w:val="HTML"/>
          <w:rFonts w:ascii="Consolas" w:hAnsi="Consolas" w:cs="Consolas"/>
          <w:color w:val="444444"/>
          <w:shd w:val="clear" w:color="auto" w:fill="F0F0F0"/>
        </w:rPr>
        <w:t xml:space="preserve"> =&gt; [</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list of parameters</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27B8D" w:rsidRDefault="00027B8D" w:rsidP="00027B8D">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HTML"/>
          <w:rFonts w:ascii="Consolas" w:hAnsi="Consolas" w:cs="Consolas"/>
          <w:color w:val="444444"/>
          <w:shd w:val="clear" w:color="auto" w:fill="F0F0F0"/>
        </w:rPr>
        <w:t>];</w:t>
      </w:r>
    </w:p>
    <w:p w:rsidR="0019597A" w:rsidRDefault="0019597A" w:rsidP="0024589A"/>
    <w:p w:rsidR="0019597A" w:rsidRDefault="0019597A" w:rsidP="00184944">
      <w:pPr>
        <w:pStyle w:val="a3"/>
        <w:numPr>
          <w:ilvl w:val="0"/>
          <w:numId w:val="4"/>
        </w:numPr>
        <w:ind w:left="357" w:firstLineChars="0" w:hanging="357"/>
        <w:outlineLvl w:val="2"/>
      </w:pPr>
      <w:r>
        <w:t>使用模块</w:t>
      </w:r>
    </w:p>
    <w:p w:rsidR="0019597A" w:rsidRDefault="0019597A" w:rsidP="0019597A">
      <w:r>
        <w:rPr>
          <w:rFonts w:hint="eastAsia"/>
        </w:rPr>
        <w:t>要</w:t>
      </w:r>
      <w:r>
        <w:t>使用模块，首先将模块目录放在应用基础目录的</w:t>
      </w:r>
      <w:r>
        <w:rPr>
          <w:rFonts w:hint="eastAsia"/>
        </w:rPr>
        <w:t>modules</w:t>
      </w:r>
      <w:r>
        <w:rPr>
          <w:rFonts w:hint="eastAsia"/>
        </w:rPr>
        <w:t>文件夹</w:t>
      </w:r>
      <w:r>
        <w:t>中。然后</w:t>
      </w:r>
      <w:r>
        <w:rPr>
          <w:rFonts w:hint="eastAsia"/>
        </w:rPr>
        <w:t>在</w:t>
      </w:r>
      <w:r>
        <w:t>应用的</w:t>
      </w:r>
      <w:r>
        <w:rPr>
          <w:rFonts w:hint="eastAsia"/>
        </w:rPr>
        <w:t>modules</w:t>
      </w:r>
      <w:r>
        <w:rPr>
          <w:rFonts w:hint="eastAsia"/>
        </w:rPr>
        <w:t>属性</w:t>
      </w:r>
      <w:r>
        <w:t>中声明模块</w:t>
      </w:r>
      <w:r>
        <w:rPr>
          <w:rFonts w:hint="eastAsia"/>
        </w:rPr>
        <w:t>ID</w:t>
      </w:r>
      <w:r>
        <w:rPr>
          <w:rFonts w:hint="eastAsia"/>
        </w:rPr>
        <w:t>。</w:t>
      </w:r>
      <w:r>
        <w:t>例如</w:t>
      </w:r>
      <w:r>
        <w:rPr>
          <w:rFonts w:hint="eastAsia"/>
        </w:rPr>
        <w:t>，</w:t>
      </w:r>
      <w:r>
        <w:t>为了使用上面的</w:t>
      </w:r>
      <w:r>
        <w:rPr>
          <w:rFonts w:hint="eastAsia"/>
        </w:rPr>
        <w:t>foru</w:t>
      </w:r>
      <w:r>
        <w:t>m</w:t>
      </w:r>
      <w:r>
        <w:rPr>
          <w:rFonts w:hint="eastAsia"/>
        </w:rPr>
        <w:t>模块</w:t>
      </w:r>
      <w:r>
        <w:t>，我们可以使用如下应用配置：</w:t>
      </w:r>
    </w:p>
    <w:p w:rsidR="005C6261" w:rsidRDefault="005C6261" w:rsidP="005C6261">
      <w:r>
        <w:rPr>
          <w:rFonts w:hint="eastAsia"/>
        </w:rPr>
        <w:t>$confing</w:t>
      </w:r>
      <w:r>
        <w:t xml:space="preserve"> = [</w:t>
      </w:r>
    </w:p>
    <w:p w:rsidR="00223371" w:rsidRDefault="00223371" w:rsidP="005C6261">
      <w:r>
        <w:t xml:space="preserve">    ‘</w:t>
      </w:r>
      <w:r>
        <w:rPr>
          <w:rFonts w:hint="eastAsia"/>
        </w:rPr>
        <w:t>modules</w:t>
      </w:r>
      <w:r>
        <w:t>’ =&gt; [</w:t>
      </w:r>
    </w:p>
    <w:p w:rsidR="005C6261" w:rsidRDefault="005C6261" w:rsidP="005C6261">
      <w:r>
        <w:tab/>
      </w:r>
      <w:r w:rsidR="00223371">
        <w:tab/>
      </w:r>
      <w:r>
        <w:t>‘</w:t>
      </w:r>
      <w:r>
        <w:rPr>
          <w:rFonts w:hint="eastAsia"/>
        </w:rPr>
        <w:t>foru</w:t>
      </w:r>
      <w:r>
        <w:t>m=&gt; [</w:t>
      </w:r>
    </w:p>
    <w:p w:rsidR="005C6261" w:rsidRDefault="005C6261" w:rsidP="005C6261">
      <w:r>
        <w:tab/>
      </w:r>
      <w:r>
        <w:tab/>
      </w:r>
      <w:r w:rsidR="00223371">
        <w:tab/>
      </w:r>
      <w:r>
        <w:t>‘class’ =&gt; ‘app\modules\</w:t>
      </w:r>
      <w:r>
        <w:rPr>
          <w:rFonts w:hint="eastAsia"/>
        </w:rPr>
        <w:t>foru</w:t>
      </w:r>
      <w:r>
        <w:t>m\</w:t>
      </w:r>
      <w:r w:rsidR="00154847">
        <w:t>Module’</w:t>
      </w:r>
    </w:p>
    <w:p w:rsidR="005C6261" w:rsidRDefault="00154847" w:rsidP="00154847">
      <w:r>
        <w:tab/>
      </w:r>
      <w:r w:rsidR="00223371">
        <w:tab/>
      </w:r>
      <w:r w:rsidR="005C6261">
        <w:t>]</w:t>
      </w:r>
    </w:p>
    <w:p w:rsidR="00223371" w:rsidRDefault="00223371" w:rsidP="00223371">
      <w:pPr>
        <w:ind w:firstLineChars="200" w:firstLine="420"/>
      </w:pPr>
      <w:r>
        <w:t>]</w:t>
      </w:r>
    </w:p>
    <w:p w:rsidR="0019597A" w:rsidRDefault="005C6261" w:rsidP="005C6261">
      <w:r>
        <w:t>]</w:t>
      </w:r>
    </w:p>
    <w:p w:rsidR="0019597A" w:rsidRDefault="00154847" w:rsidP="0024589A">
      <w:r>
        <w:rPr>
          <w:rFonts w:hint="eastAsia"/>
        </w:rPr>
        <w:t>模块</w:t>
      </w:r>
      <w:r>
        <w:t>也可以在配置</w:t>
      </w:r>
      <w:r>
        <w:rPr>
          <w:rFonts w:hint="eastAsia"/>
        </w:rPr>
        <w:t>时</w:t>
      </w:r>
      <w:r>
        <w:t>带有初始属性值。做法</w:t>
      </w:r>
      <w:r>
        <w:rPr>
          <w:rFonts w:hint="eastAsia"/>
        </w:rPr>
        <w:t>和</w:t>
      </w:r>
      <w:r>
        <w:t>配置应用</w:t>
      </w:r>
      <w:r>
        <w:rPr>
          <w:rFonts w:hint="eastAsia"/>
        </w:rPr>
        <w:t>组件</w:t>
      </w:r>
      <w:r>
        <w:t>很类似。例如，</w:t>
      </w:r>
      <w:r>
        <w:rPr>
          <w:rFonts w:hint="eastAsia"/>
        </w:rPr>
        <w:t>forum</w:t>
      </w:r>
      <w:r>
        <w:rPr>
          <w:rFonts w:hint="eastAsia"/>
        </w:rPr>
        <w:t>模块</w:t>
      </w:r>
      <w:r>
        <w:t>可以在其模块类中有一个名为</w:t>
      </w:r>
      <w:r>
        <w:rPr>
          <w:rFonts w:hint="eastAsia"/>
        </w:rPr>
        <w:t>postPerPage</w:t>
      </w:r>
      <w:r>
        <w:rPr>
          <w:rFonts w:hint="eastAsia"/>
        </w:rPr>
        <w:t>的属性</w:t>
      </w:r>
      <w:r>
        <w:t>，它可以在</w:t>
      </w:r>
      <w:r>
        <w:rPr>
          <w:rFonts w:hint="eastAsia"/>
        </w:rPr>
        <w:t>应用</w:t>
      </w:r>
      <w:r>
        <w:t>配置中配置如下：</w:t>
      </w:r>
    </w:p>
    <w:p w:rsidR="00154847" w:rsidRDefault="00154847" w:rsidP="00154847">
      <w:r>
        <w:rPr>
          <w:rFonts w:hint="eastAsia"/>
        </w:rPr>
        <w:t>$confing</w:t>
      </w:r>
      <w:r>
        <w:t xml:space="preserve"> = [</w:t>
      </w:r>
    </w:p>
    <w:p w:rsidR="00223371" w:rsidRDefault="00223371" w:rsidP="00154847">
      <w:r>
        <w:tab/>
        <w:t>‘</w:t>
      </w:r>
      <w:r>
        <w:rPr>
          <w:rFonts w:hint="eastAsia"/>
        </w:rPr>
        <w:t>modules</w:t>
      </w:r>
      <w:r>
        <w:t>’ =&gt; [</w:t>
      </w:r>
    </w:p>
    <w:p w:rsidR="00154847" w:rsidRDefault="00154847" w:rsidP="00154847">
      <w:r>
        <w:tab/>
      </w:r>
      <w:r w:rsidR="00223371">
        <w:tab/>
      </w:r>
      <w:r>
        <w:t>‘</w:t>
      </w:r>
      <w:r>
        <w:rPr>
          <w:rFonts w:hint="eastAsia"/>
        </w:rPr>
        <w:t>foru</w:t>
      </w:r>
      <w:r>
        <w:t>m=&gt; [</w:t>
      </w:r>
    </w:p>
    <w:p w:rsidR="00154847" w:rsidRDefault="00154847" w:rsidP="00154847">
      <w:r>
        <w:tab/>
      </w:r>
      <w:r>
        <w:tab/>
      </w:r>
      <w:r w:rsidR="00223371">
        <w:tab/>
      </w:r>
      <w:r>
        <w:t>‘class’ =&gt; ‘app\modules\</w:t>
      </w:r>
      <w:r>
        <w:rPr>
          <w:rFonts w:hint="eastAsia"/>
        </w:rPr>
        <w:t>foru</w:t>
      </w:r>
      <w:r>
        <w:t>m\Module’,</w:t>
      </w:r>
    </w:p>
    <w:p w:rsidR="00154847" w:rsidRDefault="00154847" w:rsidP="00154847">
      <w:r>
        <w:tab/>
      </w:r>
      <w:r>
        <w:tab/>
      </w:r>
      <w:r w:rsidR="00223371">
        <w:tab/>
      </w:r>
      <w:r>
        <w:t>‘</w:t>
      </w:r>
      <w:r w:rsidR="00E64F53">
        <w:t>postPerPage’</w:t>
      </w:r>
      <w:r w:rsidR="00B8793A">
        <w:t xml:space="preserve"> =&gt; ‘20</w:t>
      </w:r>
      <w:r>
        <w:t>’</w:t>
      </w:r>
    </w:p>
    <w:p w:rsidR="00154847" w:rsidRDefault="00154847" w:rsidP="00223371">
      <w:pPr>
        <w:ind w:left="420" w:firstLine="420"/>
      </w:pPr>
      <w:r>
        <w:t>]</w:t>
      </w:r>
    </w:p>
    <w:p w:rsidR="00223371" w:rsidRDefault="00223371" w:rsidP="00223371">
      <w:pPr>
        <w:ind w:left="420"/>
      </w:pPr>
      <w:r>
        <w:t>}</w:t>
      </w:r>
    </w:p>
    <w:p w:rsidR="00154847" w:rsidRDefault="00154847" w:rsidP="00154847">
      <w:r>
        <w:t>]</w:t>
      </w:r>
    </w:p>
    <w:p w:rsidR="00C94BED" w:rsidRDefault="00C94BED" w:rsidP="0024589A">
      <w:r>
        <w:rPr>
          <w:rFonts w:hint="eastAsia"/>
        </w:rPr>
        <w:t>提示</w:t>
      </w:r>
      <w:r>
        <w:t>：</w:t>
      </w:r>
    </w:p>
    <w:p w:rsidR="00FC0DAA" w:rsidRDefault="00FC0DAA" w:rsidP="00FC0DAA">
      <w:pPr>
        <w:pStyle w:val="a3"/>
        <w:numPr>
          <w:ilvl w:val="0"/>
          <w:numId w:val="5"/>
        </w:numPr>
        <w:ind w:firstLineChars="0"/>
      </w:pPr>
      <w:r>
        <w:rPr>
          <w:rFonts w:hint="eastAsia"/>
        </w:rPr>
        <w:t>访问</w:t>
      </w:r>
      <w:r>
        <w:t>模块实例</w:t>
      </w:r>
    </w:p>
    <w:p w:rsidR="00154847" w:rsidRDefault="00C94BED" w:rsidP="00FC0DAA">
      <w:pPr>
        <w:ind w:left="420"/>
      </w:pPr>
      <w:r>
        <w:t>模块的</w:t>
      </w:r>
      <w:r>
        <w:rPr>
          <w:rFonts w:hint="eastAsia"/>
        </w:rPr>
        <w:t>实例</w:t>
      </w:r>
      <w:r>
        <w:t>可以通过当前活动控制器的</w:t>
      </w:r>
      <w:r>
        <w:rPr>
          <w:rFonts w:hint="eastAsia"/>
        </w:rPr>
        <w:t>module</w:t>
      </w:r>
      <w:r>
        <w:rPr>
          <w:rFonts w:hint="eastAsia"/>
        </w:rPr>
        <w:t>属性</w:t>
      </w:r>
      <w:r>
        <w:t>访问。在模块实例中，我们可以访问在模块级中共享的信息。例如：为访问上面的</w:t>
      </w:r>
      <w:r>
        <w:rPr>
          <w:rFonts w:hint="eastAsia"/>
        </w:rPr>
        <w:t>postPerPage</w:t>
      </w:r>
      <w:r>
        <w:rPr>
          <w:rFonts w:hint="eastAsia"/>
        </w:rPr>
        <w:t>信息</w:t>
      </w:r>
      <w:r>
        <w:t>，我们可</w:t>
      </w:r>
      <w:r>
        <w:rPr>
          <w:rFonts w:hint="eastAsia"/>
        </w:rPr>
        <w:t>使用</w:t>
      </w:r>
      <w:r>
        <w:t>如下表达式：</w:t>
      </w:r>
    </w:p>
    <w:p w:rsidR="00C94BED" w:rsidRDefault="00C94BED" w:rsidP="00C94BED">
      <w:pPr>
        <w:ind w:firstLine="420"/>
      </w:pPr>
      <w:r>
        <w:rPr>
          <w:rFonts w:hint="eastAsia"/>
        </w:rPr>
        <w:t>$postPerPage = Yii::$app -&gt; controller</w:t>
      </w:r>
      <w:r>
        <w:t xml:space="preserve"> -&gt; module -&gt; postPerPage;</w:t>
      </w:r>
    </w:p>
    <w:p w:rsidR="00C94BED" w:rsidRDefault="00C94BED" w:rsidP="00C94BED">
      <w:pPr>
        <w:ind w:firstLine="420"/>
      </w:pPr>
      <w:r>
        <w:t>//</w:t>
      </w:r>
      <w:r>
        <w:rPr>
          <w:rFonts w:hint="eastAsia"/>
        </w:rPr>
        <w:t>如</w:t>
      </w:r>
      <w:r>
        <w:rPr>
          <w:rFonts w:hint="eastAsia"/>
        </w:rPr>
        <w:t>$this</w:t>
      </w:r>
      <w:r>
        <w:rPr>
          <w:rFonts w:hint="eastAsia"/>
        </w:rPr>
        <w:t>引用的</w:t>
      </w:r>
      <w:r>
        <w:t>是控制器实例，则可以使用下行语句</w:t>
      </w:r>
    </w:p>
    <w:p w:rsidR="00C94BED" w:rsidRDefault="00C94BED" w:rsidP="00C94BED">
      <w:pPr>
        <w:ind w:firstLine="420"/>
      </w:pPr>
      <w:r>
        <w:rPr>
          <w:rFonts w:hint="eastAsia"/>
        </w:rPr>
        <w:t xml:space="preserve">$postPerPage = $this -&gt; module -&gt; </w:t>
      </w:r>
      <w:r>
        <w:t>postPerPage;</w:t>
      </w:r>
    </w:p>
    <w:p w:rsidR="00C94BED" w:rsidRDefault="0041679D" w:rsidP="0041679D">
      <w:pPr>
        <w:pStyle w:val="a3"/>
        <w:numPr>
          <w:ilvl w:val="0"/>
          <w:numId w:val="5"/>
        </w:numPr>
        <w:ind w:firstLineChars="0"/>
      </w:pPr>
      <w:r>
        <w:rPr>
          <w:rFonts w:hint="eastAsia"/>
        </w:rPr>
        <w:t>访问</w:t>
      </w:r>
      <w:r>
        <w:t>模块中控制器动作</w:t>
      </w:r>
    </w:p>
    <w:p w:rsidR="0019597A" w:rsidRDefault="0041679D" w:rsidP="0041679D">
      <w:pPr>
        <w:ind w:left="420"/>
      </w:pPr>
      <w:r>
        <w:rPr>
          <w:rFonts w:hint="eastAsia"/>
        </w:rPr>
        <w:t>模块</w:t>
      </w:r>
      <w:r>
        <w:t>中的控制器动作可以</w:t>
      </w:r>
      <w:r>
        <w:rPr>
          <w:rFonts w:hint="eastAsia"/>
        </w:rPr>
        <w:t>通过路由</w:t>
      </w:r>
      <w:r>
        <w:t>“</w:t>
      </w:r>
      <w:r>
        <w:t>模块</w:t>
      </w:r>
      <w:r>
        <w:rPr>
          <w:rFonts w:hint="eastAsia"/>
        </w:rPr>
        <w:t>ID/</w:t>
      </w:r>
      <w:r>
        <w:rPr>
          <w:rFonts w:hint="eastAsia"/>
        </w:rPr>
        <w:t>控制器</w:t>
      </w:r>
      <w:r>
        <w:rPr>
          <w:rFonts w:hint="eastAsia"/>
        </w:rPr>
        <w:t>ID/</w:t>
      </w:r>
      <w:r>
        <w:rPr>
          <w:rFonts w:hint="eastAsia"/>
        </w:rPr>
        <w:t>动作</w:t>
      </w:r>
      <w:r>
        <w:rPr>
          <w:rFonts w:hint="eastAsia"/>
        </w:rPr>
        <w:t>ID</w:t>
      </w:r>
      <w:r>
        <w:t>“</w:t>
      </w:r>
      <w:r>
        <w:rPr>
          <w:rFonts w:hint="eastAsia"/>
        </w:rPr>
        <w:t>访问</w:t>
      </w:r>
      <w:r>
        <w:t>。此路由</w:t>
      </w:r>
      <w:r>
        <w:rPr>
          <w:rFonts w:hint="eastAsia"/>
        </w:rPr>
        <w:t>对应的</w:t>
      </w:r>
      <w:r>
        <w:rPr>
          <w:rFonts w:hint="eastAsia"/>
        </w:rPr>
        <w:t>url</w:t>
      </w:r>
      <w:r>
        <w:rPr>
          <w:rFonts w:hint="eastAsia"/>
        </w:rPr>
        <w:t>即</w:t>
      </w:r>
      <w:hyperlink r:id="rId131" w:history="1">
        <w:r w:rsidRPr="00553336">
          <w:rPr>
            <w:rStyle w:val="a4"/>
            <w:rFonts w:hint="eastAsia"/>
          </w:rPr>
          <w:t>http://www.example.com/index.php?r</w:t>
        </w:r>
      </w:hyperlink>
      <w:r>
        <w:rPr>
          <w:rFonts w:hint="eastAsia"/>
        </w:rPr>
        <w:t xml:space="preserve"> </w:t>
      </w:r>
      <w:r>
        <w:t>=</w:t>
      </w:r>
      <w:r>
        <w:t>模块</w:t>
      </w:r>
      <w:r>
        <w:rPr>
          <w:rFonts w:hint="eastAsia"/>
        </w:rPr>
        <w:t>ID/</w:t>
      </w:r>
      <w:r>
        <w:rPr>
          <w:rFonts w:hint="eastAsia"/>
        </w:rPr>
        <w:t>控制器</w:t>
      </w:r>
      <w:r>
        <w:rPr>
          <w:rFonts w:hint="eastAsia"/>
        </w:rPr>
        <w:t>ID/</w:t>
      </w:r>
      <w:r>
        <w:rPr>
          <w:rFonts w:hint="eastAsia"/>
        </w:rPr>
        <w:t>动作</w:t>
      </w:r>
      <w:r>
        <w:rPr>
          <w:rFonts w:hint="eastAsia"/>
        </w:rPr>
        <w:t>ID</w:t>
      </w:r>
      <w:r>
        <w:rPr>
          <w:rFonts w:hint="eastAsia"/>
        </w:rPr>
        <w:t>。</w:t>
      </w:r>
    </w:p>
    <w:p w:rsidR="0041679D" w:rsidRDefault="0041679D" w:rsidP="00184944">
      <w:pPr>
        <w:outlineLvl w:val="2"/>
      </w:pPr>
      <w:r>
        <w:rPr>
          <w:rFonts w:hint="eastAsia"/>
        </w:rPr>
        <w:t>3</w:t>
      </w:r>
      <w:r>
        <w:rPr>
          <w:rFonts w:hint="eastAsia"/>
        </w:rPr>
        <w:t>、</w:t>
      </w:r>
      <w:r w:rsidR="00EF0B91">
        <w:t>模块</w:t>
      </w:r>
      <w:r>
        <w:rPr>
          <w:rFonts w:hint="eastAsia"/>
        </w:rPr>
        <w:t>嵌套</w:t>
      </w:r>
    </w:p>
    <w:p w:rsidR="008D06C2" w:rsidRDefault="0041679D" w:rsidP="008D06C2">
      <w:pPr>
        <w:pStyle w:val="a9"/>
        <w:shd w:val="clear" w:color="auto" w:fill="FFFFFF"/>
        <w:spacing w:before="0" w:beforeAutospacing="0" w:after="150" w:afterAutospacing="0"/>
        <w:rPr>
          <w:rFonts w:ascii="Helvetica" w:hAnsi="Helvetica" w:cs="Helvetica"/>
          <w:color w:val="333333"/>
          <w:sz w:val="21"/>
          <w:szCs w:val="21"/>
        </w:rPr>
      </w:pPr>
      <w:r>
        <w:rPr>
          <w:rFonts w:hint="eastAsia"/>
        </w:rPr>
        <w:t>模块</w:t>
      </w:r>
      <w:r>
        <w:t>可以无限级嵌套。</w:t>
      </w:r>
      <w:r>
        <w:rPr>
          <w:rFonts w:hint="eastAsia"/>
        </w:rPr>
        <w:t>子</w:t>
      </w:r>
      <w:r>
        <w:t>模块</w:t>
      </w:r>
      <w:r>
        <w:rPr>
          <w:rFonts w:hint="eastAsia"/>
        </w:rPr>
        <w:t>必须</w:t>
      </w:r>
      <w:r>
        <w:t>定义在其父模块</w:t>
      </w:r>
      <w:r>
        <w:rPr>
          <w:rFonts w:hint="eastAsia"/>
        </w:rPr>
        <w:t>的modules属性</w:t>
      </w:r>
      <w:r>
        <w:t>中，就像前</w:t>
      </w:r>
      <w:r>
        <w:rPr>
          <w:rFonts w:hint="eastAsia"/>
        </w:rPr>
        <w:t>面</w:t>
      </w:r>
      <w:r>
        <w:t>在应用配置中</w:t>
      </w:r>
      <w:r>
        <w:rPr>
          <w:rFonts w:hint="eastAsia"/>
        </w:rPr>
        <w:t>定义</w:t>
      </w:r>
      <w:r>
        <w:t>模块一样。</w:t>
      </w:r>
      <w:r>
        <w:rPr>
          <w:rFonts w:hint="eastAsia"/>
        </w:rPr>
        <w:t>要访问子</w:t>
      </w:r>
      <w:r>
        <w:t>模块中的控制器</w:t>
      </w:r>
      <w:r w:rsidR="00E72CA3">
        <w:rPr>
          <w:rFonts w:hint="eastAsia"/>
        </w:rPr>
        <w:t>动作路由</w:t>
      </w:r>
      <w:r w:rsidR="00E72CA3">
        <w:t>如：父模块</w:t>
      </w:r>
      <w:r w:rsidR="00E72CA3">
        <w:rPr>
          <w:rFonts w:hint="eastAsia"/>
        </w:rPr>
        <w:t>ID/子</w:t>
      </w:r>
      <w:r w:rsidR="00E72CA3">
        <w:t>模块</w:t>
      </w:r>
      <w:r w:rsidR="00E72CA3">
        <w:rPr>
          <w:rFonts w:hint="eastAsia"/>
        </w:rPr>
        <w:t>ID/控制器ID/动作</w:t>
      </w:r>
      <w:bookmarkStart w:id="0" w:name="OLE_LINK7"/>
      <w:bookmarkStart w:id="1" w:name="OLE_LINK8"/>
      <w:r w:rsidR="00E72CA3">
        <w:rPr>
          <w:rFonts w:hint="eastAsia"/>
        </w:rPr>
        <w:t>ID</w:t>
      </w:r>
      <w:bookmarkEnd w:id="0"/>
      <w:bookmarkEnd w:id="1"/>
      <w:r w:rsidR="00693C91">
        <w:rPr>
          <w:rFonts w:hint="eastAsia"/>
        </w:rPr>
        <w:t>。</w:t>
      </w:r>
      <w:r w:rsidR="008D06C2">
        <w:rPr>
          <w:rFonts w:ascii="Helvetica" w:hAnsi="Helvetica" w:cs="Helvetica"/>
          <w:color w:val="333333"/>
          <w:sz w:val="21"/>
          <w:szCs w:val="21"/>
        </w:rPr>
        <w:t> </w:t>
      </w:r>
      <w:r w:rsidR="008D06C2">
        <w:rPr>
          <w:rFonts w:ascii="Helvetica" w:hAnsi="Helvetica" w:cs="Helvetica"/>
          <w:color w:val="333333"/>
          <w:sz w:val="21"/>
          <w:szCs w:val="21"/>
        </w:rPr>
        <w:t>例如：</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namespace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app</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modules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forum</w:t>
      </w:r>
      <w:r>
        <w:rPr>
          <w:rStyle w:val="HTML"/>
          <w:rFonts w:ascii="Consolas" w:hAnsi="Consolas" w:cs="Consolas"/>
          <w:color w:val="444444"/>
          <w:shd w:val="clear" w:color="auto" w:fill="F0F0F0"/>
        </w:rPr>
        <w:t>;</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class"/>
          <w:rFonts w:ascii="Consolas" w:hAnsi="Consolas" w:cs="Consolas"/>
          <w:color w:val="444444"/>
          <w:shd w:val="clear" w:color="auto" w:fill="F0F0F0"/>
        </w:rPr>
      </w:pPr>
      <w:r>
        <w:rPr>
          <w:rStyle w:val="hljs-keyword"/>
          <w:rFonts w:ascii="Consolas" w:hAnsi="Consolas" w:cs="Consolas"/>
          <w:b/>
          <w:bCs/>
          <w:color w:val="444444"/>
          <w:shd w:val="clear" w:color="auto" w:fill="F0F0F0"/>
        </w:rPr>
        <w:t>class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Module</w:t>
      </w:r>
      <w:r>
        <w:rPr>
          <w:rStyle w:val="hljs-class"/>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extends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ljs-class"/>
          <w:rFonts w:ascii="Consolas" w:hAnsi="Consolas" w:cs="Consolas"/>
          <w:color w:val="444444"/>
          <w:shd w:val="clear" w:color="auto" w:fill="F0F0F0"/>
        </w:rPr>
        <w:t>\</w:t>
      </w:r>
      <w:r>
        <w:rPr>
          <w:rStyle w:val="hljs-title"/>
          <w:rFonts w:ascii="Consolas" w:hAnsi="Consolas" w:cs="Consolas"/>
          <w:b/>
          <w:bCs/>
          <w:color w:val="880000"/>
          <w:shd w:val="clear" w:color="auto" w:fill="F0F0F0"/>
        </w:rPr>
        <w:t>base</w:t>
      </w:r>
      <w:r>
        <w:rPr>
          <w:rStyle w:val="hljs-class"/>
          <w:rFonts w:ascii="Consolas" w:hAnsi="Consolas" w:cs="Consolas"/>
          <w:color w:val="444444"/>
          <w:shd w:val="clear" w:color="auto" w:fill="F0F0F0"/>
        </w:rPr>
        <w:t>\</w:t>
      </w:r>
      <w:r>
        <w:rPr>
          <w:rStyle w:val="hljs-title"/>
          <w:rFonts w:ascii="Consolas" w:hAnsi="Consolas" w:cs="Consolas"/>
          <w:b/>
          <w:bCs/>
          <w:color w:val="880000"/>
          <w:shd w:val="clear" w:color="auto" w:fill="F0F0F0"/>
        </w:rPr>
        <w:t>Module</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init</w:t>
      </w:r>
      <w:r>
        <w:rPr>
          <w:rStyle w:val="hljs-params"/>
          <w:rFonts w:ascii="Consolas" w:hAnsi="Consolas" w:cs="Consolas"/>
          <w:color w:val="444444"/>
          <w:shd w:val="clear" w:color="auto" w:fill="F0F0F0"/>
        </w:rPr>
        <w:t>()</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::init();</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-&gt;modules = [</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'admin'</w:t>
      </w:r>
      <w:r>
        <w:rPr>
          <w:rStyle w:val="HTML"/>
          <w:rFonts w:ascii="Consolas" w:hAnsi="Consolas" w:cs="Consolas"/>
          <w:color w:val="444444"/>
          <w:shd w:val="clear" w:color="auto" w:fill="F0F0F0"/>
        </w:rPr>
        <w:t xml:space="preserve"> =&gt; [</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此处应考虑使用一个更短的命名空间</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'app\modules\forum\modules\admin\Module'</w:t>
      </w:r>
      <w:r>
        <w:rPr>
          <w:rStyle w:val="HTML"/>
          <w:rFonts w:ascii="Consolas" w:hAnsi="Consolas" w:cs="Consolas"/>
          <w:color w:val="444444"/>
          <w:shd w:val="clear" w:color="auto" w:fill="F0F0F0"/>
        </w:rPr>
        <w:t>,</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D06C2" w:rsidRDefault="008D06C2" w:rsidP="008D06C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8D06C2" w:rsidRDefault="008D06C2" w:rsidP="008D06C2">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在嵌套模块中的控制器，它的路由应包含它所有祖先模块的</w:t>
      </w:r>
      <w:r>
        <w:rPr>
          <w:rFonts w:ascii="Helvetica" w:hAnsi="Helvetica" w:cs="Helvetica"/>
          <w:color w:val="333333"/>
          <w:sz w:val="21"/>
          <w:szCs w:val="21"/>
        </w:rPr>
        <w:t>ID</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例如</w:t>
      </w:r>
      <w:r>
        <w:rPr>
          <w:rStyle w:val="HTML"/>
          <w:rFonts w:ascii="Consolas" w:hAnsi="Consolas" w:cs="Consolas"/>
          <w:color w:val="C7254E"/>
          <w:sz w:val="19"/>
          <w:szCs w:val="19"/>
          <w:shd w:val="clear" w:color="auto" w:fill="F9F2F4"/>
        </w:rPr>
        <w:t>forum/admin/dashboard/index</w:t>
      </w:r>
      <w:r>
        <w:rPr>
          <w:rFonts w:ascii="Helvetica" w:hAnsi="Helvetica" w:cs="Helvetica"/>
          <w:color w:val="333333"/>
          <w:sz w:val="21"/>
          <w:szCs w:val="21"/>
        </w:rPr>
        <w:t> </w:t>
      </w:r>
      <w:r>
        <w:rPr>
          <w:rFonts w:ascii="Helvetica" w:hAnsi="Helvetica" w:cs="Helvetica"/>
          <w:color w:val="333333"/>
          <w:sz w:val="21"/>
          <w:szCs w:val="21"/>
        </w:rPr>
        <w:t>代表</w:t>
      </w:r>
      <w:r>
        <w:rPr>
          <w:rFonts w:ascii="Helvetica" w:hAnsi="Helvetica" w:cs="Helvetica"/>
          <w:color w:val="333333"/>
          <w:sz w:val="21"/>
          <w:szCs w:val="21"/>
        </w:rPr>
        <w:t xml:space="preserve"> </w:t>
      </w:r>
      <w:r>
        <w:rPr>
          <w:rFonts w:ascii="Helvetica" w:hAnsi="Helvetica" w:cs="Helvetica"/>
          <w:color w:val="333333"/>
          <w:sz w:val="21"/>
          <w:szCs w:val="21"/>
        </w:rPr>
        <w:t>在模块</w:t>
      </w:r>
      <w:r>
        <w:rPr>
          <w:rStyle w:val="HTML"/>
          <w:rFonts w:ascii="Consolas" w:hAnsi="Consolas" w:cs="Consolas"/>
          <w:color w:val="C7254E"/>
          <w:sz w:val="19"/>
          <w:szCs w:val="19"/>
          <w:shd w:val="clear" w:color="auto" w:fill="F9F2F4"/>
        </w:rPr>
        <w:t>forum</w:t>
      </w:r>
      <w:r>
        <w:rPr>
          <w:rFonts w:ascii="Helvetica" w:hAnsi="Helvetica" w:cs="Helvetica"/>
          <w:color w:val="333333"/>
          <w:sz w:val="21"/>
          <w:szCs w:val="21"/>
        </w:rPr>
        <w:t>中子模块</w:t>
      </w:r>
      <w:r>
        <w:rPr>
          <w:rStyle w:val="HTML"/>
          <w:rFonts w:ascii="Consolas" w:hAnsi="Consolas" w:cs="Consolas"/>
          <w:color w:val="C7254E"/>
          <w:sz w:val="19"/>
          <w:szCs w:val="19"/>
          <w:shd w:val="clear" w:color="auto" w:fill="F9F2F4"/>
        </w:rPr>
        <w:t>admin</w:t>
      </w:r>
      <w:r>
        <w:rPr>
          <w:rFonts w:ascii="Helvetica" w:hAnsi="Helvetica" w:cs="Helvetica"/>
          <w:color w:val="333333"/>
          <w:sz w:val="21"/>
          <w:szCs w:val="21"/>
        </w:rPr>
        <w:t>中</w:t>
      </w:r>
      <w:r>
        <w:rPr>
          <w:rStyle w:val="HTML"/>
          <w:rFonts w:ascii="Consolas" w:hAnsi="Consolas" w:cs="Consolas"/>
          <w:color w:val="C7254E"/>
          <w:sz w:val="19"/>
          <w:szCs w:val="19"/>
          <w:shd w:val="clear" w:color="auto" w:fill="F9F2F4"/>
        </w:rPr>
        <w:t>dashboard</w:t>
      </w:r>
      <w:r>
        <w:rPr>
          <w:rFonts w:ascii="Helvetica" w:hAnsi="Helvetica" w:cs="Helvetica"/>
          <w:color w:val="333333"/>
          <w:sz w:val="21"/>
          <w:szCs w:val="21"/>
        </w:rPr>
        <w:t>控制器的</w:t>
      </w:r>
      <w:r>
        <w:rPr>
          <w:rStyle w:val="HTML"/>
          <w:rFonts w:ascii="Consolas" w:hAnsi="Consolas" w:cs="Consolas"/>
          <w:color w:val="C7254E"/>
          <w:sz w:val="19"/>
          <w:szCs w:val="19"/>
          <w:shd w:val="clear" w:color="auto" w:fill="F9F2F4"/>
        </w:rPr>
        <w:t>index</w:t>
      </w:r>
      <w:r>
        <w:rPr>
          <w:rFonts w:ascii="Helvetica" w:hAnsi="Helvetica" w:cs="Helvetica"/>
          <w:color w:val="333333"/>
          <w:sz w:val="21"/>
          <w:szCs w:val="21"/>
        </w:rPr>
        <w:t>操作。</w:t>
      </w:r>
    </w:p>
    <w:p w:rsidR="008D06C2" w:rsidRDefault="008D06C2" w:rsidP="008D06C2">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hyperlink r:id="rId132" w:anchor="getModule()-detail" w:history="1">
        <w:r>
          <w:rPr>
            <w:rStyle w:val="a4"/>
            <w:rFonts w:ascii="Helvetica" w:hAnsi="Helvetica" w:cs="Helvetica"/>
            <w:color w:val="337AB7"/>
          </w:rPr>
          <w:t>getModule()</w:t>
        </w:r>
      </w:hyperlink>
      <w:r>
        <w:rPr>
          <w:rFonts w:ascii="Helvetica" w:hAnsi="Helvetica" w:cs="Helvetica"/>
          <w:color w:val="31708F"/>
          <w:sz w:val="21"/>
          <w:szCs w:val="21"/>
        </w:rPr>
        <w:t> </w:t>
      </w:r>
      <w:r>
        <w:rPr>
          <w:rFonts w:ascii="Helvetica" w:hAnsi="Helvetica" w:cs="Helvetica"/>
          <w:color w:val="31708F"/>
          <w:sz w:val="21"/>
          <w:szCs w:val="21"/>
        </w:rPr>
        <w:t>方法只返回子模块的直属的</w:t>
      </w:r>
      <w:r>
        <w:rPr>
          <w:rFonts w:ascii="Helvetica" w:hAnsi="Helvetica" w:cs="Helvetica"/>
          <w:color w:val="31708F"/>
          <w:sz w:val="21"/>
          <w:szCs w:val="21"/>
        </w:rPr>
        <w:t xml:space="preserve"> </w:t>
      </w:r>
      <w:r>
        <w:rPr>
          <w:rFonts w:ascii="Helvetica" w:hAnsi="Helvetica" w:cs="Helvetica"/>
          <w:color w:val="31708F"/>
          <w:sz w:val="21"/>
          <w:szCs w:val="21"/>
        </w:rPr>
        <w:t>父模块。</w:t>
      </w:r>
      <w:r>
        <w:rPr>
          <w:rFonts w:ascii="Helvetica" w:hAnsi="Helvetica" w:cs="Helvetica"/>
          <w:color w:val="31708F"/>
          <w:sz w:val="21"/>
          <w:szCs w:val="21"/>
        </w:rPr>
        <w:t> </w:t>
      </w:r>
      <w:hyperlink r:id="rId133" w:anchor="$loadedModules-detail" w:history="1">
        <w:r>
          <w:rPr>
            <w:rStyle w:val="a4"/>
            <w:rFonts w:ascii="Helvetica" w:hAnsi="Helvetica" w:cs="Helvetica"/>
            <w:color w:val="337AB7"/>
          </w:rPr>
          <w:t>yii\base\Application::$loadedModules</w:t>
        </w:r>
      </w:hyperlink>
      <w:r>
        <w:rPr>
          <w:rFonts w:ascii="Helvetica" w:hAnsi="Helvetica" w:cs="Helvetica"/>
          <w:color w:val="31708F"/>
          <w:sz w:val="21"/>
          <w:szCs w:val="21"/>
        </w:rPr>
        <w:t> </w:t>
      </w:r>
      <w:r>
        <w:rPr>
          <w:rFonts w:ascii="Helvetica" w:hAnsi="Helvetica" w:cs="Helvetica"/>
          <w:color w:val="31708F"/>
          <w:sz w:val="21"/>
          <w:szCs w:val="21"/>
        </w:rPr>
        <w:t>保存了已加所有载模块的属性</w:t>
      </w:r>
      <w:r>
        <w:rPr>
          <w:rFonts w:ascii="Helvetica" w:hAnsi="Helvetica" w:cs="Helvetica"/>
          <w:color w:val="31708F"/>
          <w:sz w:val="21"/>
          <w:szCs w:val="21"/>
        </w:rPr>
        <w:t xml:space="preserve">, </w:t>
      </w:r>
      <w:r>
        <w:rPr>
          <w:rFonts w:ascii="Helvetica" w:hAnsi="Helvetica" w:cs="Helvetica"/>
          <w:color w:val="31708F"/>
          <w:sz w:val="21"/>
          <w:szCs w:val="21"/>
        </w:rPr>
        <w:t>包括两者的子模块和</w:t>
      </w:r>
      <w:r>
        <w:rPr>
          <w:rFonts w:ascii="Helvetica" w:hAnsi="Helvetica" w:cs="Helvetica"/>
          <w:color w:val="31708F"/>
          <w:sz w:val="21"/>
          <w:szCs w:val="21"/>
        </w:rPr>
        <w:t xml:space="preserve"> </w:t>
      </w:r>
      <w:r>
        <w:rPr>
          <w:rFonts w:ascii="Helvetica" w:hAnsi="Helvetica" w:cs="Helvetica"/>
          <w:color w:val="31708F"/>
          <w:sz w:val="21"/>
          <w:szCs w:val="21"/>
        </w:rPr>
        <w:t>嵌套模块，并用他们的类名进行索引。</w:t>
      </w:r>
    </w:p>
    <w:p w:rsidR="0041679D" w:rsidRDefault="0041679D" w:rsidP="0041679D"/>
    <w:p w:rsidR="008D06C2" w:rsidRDefault="008D06C2" w:rsidP="0041679D"/>
    <w:p w:rsidR="005126E0" w:rsidRDefault="005126E0" w:rsidP="00B852C6">
      <w:pPr>
        <w:outlineLvl w:val="2"/>
      </w:pPr>
      <w:r>
        <w:rPr>
          <w:rFonts w:hint="eastAsia"/>
        </w:rPr>
        <w:t>4</w:t>
      </w:r>
      <w:r>
        <w:rPr>
          <w:rFonts w:hint="eastAsia"/>
        </w:rPr>
        <w:t>、模块</w:t>
      </w:r>
      <w:r>
        <w:t>中的控制器</w:t>
      </w:r>
    </w:p>
    <w:p w:rsidR="005126E0" w:rsidRPr="005126E0" w:rsidRDefault="005126E0" w:rsidP="005126E0">
      <w:pPr>
        <w:widowControl/>
        <w:shd w:val="clear" w:color="auto" w:fill="FFFFFF"/>
        <w:spacing w:after="150"/>
        <w:jc w:val="left"/>
        <w:rPr>
          <w:rFonts w:ascii="Helvetica" w:eastAsia="宋体" w:hAnsi="Helvetica" w:cs="Helvetica"/>
          <w:color w:val="333333"/>
          <w:kern w:val="0"/>
          <w:szCs w:val="21"/>
        </w:rPr>
      </w:pPr>
      <w:r w:rsidRPr="005126E0">
        <w:rPr>
          <w:rFonts w:ascii="Helvetica" w:eastAsia="宋体" w:hAnsi="Helvetica" w:cs="Helvetica"/>
          <w:color w:val="333333"/>
          <w:kern w:val="0"/>
          <w:szCs w:val="21"/>
        </w:rPr>
        <w:t>创建模块的控制器时，惯例是将控制器类放在模块类命名空间的</w:t>
      </w:r>
      <w:r w:rsidRPr="005126E0">
        <w:rPr>
          <w:rFonts w:ascii="Consolas" w:eastAsia="宋体" w:hAnsi="Consolas" w:cs="Consolas"/>
          <w:color w:val="C7254E"/>
          <w:kern w:val="0"/>
          <w:sz w:val="19"/>
          <w:szCs w:val="19"/>
          <w:shd w:val="clear" w:color="auto" w:fill="F9F2F4"/>
        </w:rPr>
        <w:t>controllers</w:t>
      </w:r>
      <w:r w:rsidRPr="005126E0">
        <w:rPr>
          <w:rFonts w:ascii="Helvetica" w:eastAsia="宋体" w:hAnsi="Helvetica" w:cs="Helvetica"/>
          <w:color w:val="333333"/>
          <w:kern w:val="0"/>
          <w:szCs w:val="21"/>
        </w:rPr>
        <w:t>子命名空间中，</w:t>
      </w:r>
      <w:r w:rsidRPr="005126E0">
        <w:rPr>
          <w:rFonts w:ascii="Helvetica" w:eastAsia="宋体" w:hAnsi="Helvetica" w:cs="Helvetica"/>
          <w:color w:val="333333"/>
          <w:kern w:val="0"/>
          <w:szCs w:val="21"/>
        </w:rPr>
        <w:t xml:space="preserve"> </w:t>
      </w:r>
      <w:r w:rsidRPr="005126E0">
        <w:rPr>
          <w:rFonts w:ascii="Helvetica" w:eastAsia="宋体" w:hAnsi="Helvetica" w:cs="Helvetica"/>
          <w:color w:val="333333"/>
          <w:kern w:val="0"/>
          <w:szCs w:val="21"/>
        </w:rPr>
        <w:t>也意味着要将控制器类文件放在模块</w:t>
      </w:r>
      <w:r w:rsidRPr="005126E0">
        <w:rPr>
          <w:rFonts w:ascii="Helvetica" w:eastAsia="宋体" w:hAnsi="Helvetica" w:cs="Helvetica"/>
          <w:color w:val="333333"/>
          <w:kern w:val="0"/>
          <w:szCs w:val="21"/>
        </w:rPr>
        <w:t> yii\base\Module::basePath</w:t>
      </w:r>
      <w:r w:rsidRPr="005126E0">
        <w:rPr>
          <w:rFonts w:ascii="Helvetica" w:eastAsia="宋体" w:hAnsi="Helvetica" w:cs="Helvetica"/>
          <w:color w:val="333333"/>
          <w:kern w:val="0"/>
          <w:szCs w:val="21"/>
        </w:rPr>
        <w:t>目录中的</w:t>
      </w:r>
      <w:r w:rsidRPr="005126E0">
        <w:rPr>
          <w:rFonts w:ascii="Consolas" w:eastAsia="宋体" w:hAnsi="Consolas" w:cs="Consolas"/>
          <w:color w:val="C7254E"/>
          <w:kern w:val="0"/>
          <w:sz w:val="19"/>
          <w:szCs w:val="19"/>
          <w:shd w:val="clear" w:color="auto" w:fill="F9F2F4"/>
        </w:rPr>
        <w:t>controllers</w:t>
      </w:r>
      <w:r w:rsidRPr="005126E0">
        <w:rPr>
          <w:rFonts w:ascii="Helvetica" w:eastAsia="宋体" w:hAnsi="Helvetica" w:cs="Helvetica"/>
          <w:color w:val="333333"/>
          <w:kern w:val="0"/>
          <w:szCs w:val="21"/>
        </w:rPr>
        <w:t>子目录中。</w:t>
      </w:r>
      <w:r w:rsidRPr="005126E0">
        <w:rPr>
          <w:rFonts w:ascii="Helvetica" w:eastAsia="宋体" w:hAnsi="Helvetica" w:cs="Helvetica"/>
          <w:color w:val="333333"/>
          <w:kern w:val="0"/>
          <w:szCs w:val="21"/>
        </w:rPr>
        <w:t xml:space="preserve"> </w:t>
      </w:r>
      <w:r w:rsidRPr="005126E0">
        <w:rPr>
          <w:rFonts w:ascii="Helvetica" w:eastAsia="宋体" w:hAnsi="Helvetica" w:cs="Helvetica"/>
          <w:color w:val="333333"/>
          <w:kern w:val="0"/>
          <w:szCs w:val="21"/>
        </w:rPr>
        <w:t>例如，上小节中要在</w:t>
      </w:r>
      <w:r w:rsidRPr="005126E0">
        <w:rPr>
          <w:rFonts w:ascii="Consolas" w:eastAsia="宋体" w:hAnsi="Consolas" w:cs="Consolas"/>
          <w:color w:val="C7254E"/>
          <w:kern w:val="0"/>
          <w:sz w:val="19"/>
          <w:szCs w:val="19"/>
          <w:shd w:val="clear" w:color="auto" w:fill="F9F2F4"/>
        </w:rPr>
        <w:t>forum</w:t>
      </w:r>
      <w:r w:rsidRPr="005126E0">
        <w:rPr>
          <w:rFonts w:ascii="Helvetica" w:eastAsia="宋体" w:hAnsi="Helvetica" w:cs="Helvetica"/>
          <w:color w:val="333333"/>
          <w:kern w:val="0"/>
          <w:szCs w:val="21"/>
        </w:rPr>
        <w:t>模块中创建</w:t>
      </w:r>
      <w:r w:rsidRPr="005126E0">
        <w:rPr>
          <w:rFonts w:ascii="Consolas" w:eastAsia="宋体" w:hAnsi="Consolas" w:cs="Consolas"/>
          <w:color w:val="C7254E"/>
          <w:kern w:val="0"/>
          <w:sz w:val="19"/>
          <w:szCs w:val="19"/>
          <w:shd w:val="clear" w:color="auto" w:fill="F9F2F4"/>
        </w:rPr>
        <w:t>post</w:t>
      </w:r>
      <w:r w:rsidRPr="005126E0">
        <w:rPr>
          <w:rFonts w:ascii="Helvetica" w:eastAsia="宋体" w:hAnsi="Helvetica" w:cs="Helvetica"/>
          <w:color w:val="333333"/>
          <w:kern w:val="0"/>
          <w:szCs w:val="21"/>
        </w:rPr>
        <w:t>控制器，</w:t>
      </w:r>
      <w:r w:rsidRPr="005126E0">
        <w:rPr>
          <w:rFonts w:ascii="Helvetica" w:eastAsia="宋体" w:hAnsi="Helvetica" w:cs="Helvetica"/>
          <w:color w:val="333333"/>
          <w:kern w:val="0"/>
          <w:szCs w:val="21"/>
        </w:rPr>
        <w:t xml:space="preserve"> </w:t>
      </w:r>
      <w:r w:rsidRPr="005126E0">
        <w:rPr>
          <w:rFonts w:ascii="Helvetica" w:eastAsia="宋体" w:hAnsi="Helvetica" w:cs="Helvetica"/>
          <w:color w:val="333333"/>
          <w:kern w:val="0"/>
          <w:szCs w:val="21"/>
        </w:rPr>
        <w:t>应像如下申明控制器类：</w:t>
      </w:r>
    </w:p>
    <w:p w:rsidR="005126E0" w:rsidRPr="005126E0" w:rsidRDefault="005126E0" w:rsidP="005126E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5126E0">
        <w:rPr>
          <w:rFonts w:ascii="Consolas" w:eastAsia="宋体" w:hAnsi="Consolas" w:cs="Consolas"/>
          <w:b/>
          <w:bCs/>
          <w:color w:val="444444"/>
          <w:kern w:val="0"/>
          <w:sz w:val="24"/>
          <w:szCs w:val="24"/>
          <w:shd w:val="clear" w:color="auto" w:fill="F0F0F0"/>
        </w:rPr>
        <w:t>namespace</w:t>
      </w:r>
      <w:r w:rsidRPr="005126E0">
        <w:rPr>
          <w:rFonts w:ascii="Consolas" w:eastAsia="宋体" w:hAnsi="Consolas" w:cs="Consolas"/>
          <w:color w:val="444444"/>
          <w:kern w:val="0"/>
          <w:sz w:val="24"/>
          <w:szCs w:val="24"/>
          <w:shd w:val="clear" w:color="auto" w:fill="F0F0F0"/>
        </w:rPr>
        <w:t xml:space="preserve"> </w:t>
      </w:r>
      <w:r w:rsidRPr="005126E0">
        <w:rPr>
          <w:rFonts w:ascii="Consolas" w:eastAsia="宋体" w:hAnsi="Consolas" w:cs="Consolas"/>
          <w:b/>
          <w:bCs/>
          <w:color w:val="880000"/>
          <w:kern w:val="0"/>
          <w:sz w:val="24"/>
          <w:szCs w:val="24"/>
          <w:shd w:val="clear" w:color="auto" w:fill="F0F0F0"/>
        </w:rPr>
        <w:t>app</w:t>
      </w:r>
      <w:r w:rsidRPr="005126E0">
        <w:rPr>
          <w:rFonts w:ascii="Consolas" w:eastAsia="宋体" w:hAnsi="Consolas" w:cs="Consolas"/>
          <w:color w:val="444444"/>
          <w:kern w:val="0"/>
          <w:sz w:val="24"/>
          <w:szCs w:val="24"/>
          <w:shd w:val="clear" w:color="auto" w:fill="F0F0F0"/>
        </w:rPr>
        <w:t>\</w:t>
      </w:r>
      <w:r w:rsidRPr="005126E0">
        <w:rPr>
          <w:rFonts w:ascii="Consolas" w:eastAsia="宋体" w:hAnsi="Consolas" w:cs="Consolas"/>
          <w:b/>
          <w:bCs/>
          <w:color w:val="880000"/>
          <w:kern w:val="0"/>
          <w:sz w:val="24"/>
          <w:szCs w:val="24"/>
          <w:shd w:val="clear" w:color="auto" w:fill="F0F0F0"/>
        </w:rPr>
        <w:t>modules</w:t>
      </w:r>
      <w:r w:rsidRPr="005126E0">
        <w:rPr>
          <w:rFonts w:ascii="Consolas" w:eastAsia="宋体" w:hAnsi="Consolas" w:cs="Consolas"/>
          <w:color w:val="444444"/>
          <w:kern w:val="0"/>
          <w:sz w:val="24"/>
          <w:szCs w:val="24"/>
          <w:shd w:val="clear" w:color="auto" w:fill="F0F0F0"/>
        </w:rPr>
        <w:t>\</w:t>
      </w:r>
      <w:r w:rsidRPr="005126E0">
        <w:rPr>
          <w:rFonts w:ascii="Consolas" w:eastAsia="宋体" w:hAnsi="Consolas" w:cs="Consolas"/>
          <w:b/>
          <w:bCs/>
          <w:color w:val="880000"/>
          <w:kern w:val="0"/>
          <w:sz w:val="24"/>
          <w:szCs w:val="24"/>
          <w:shd w:val="clear" w:color="auto" w:fill="F0F0F0"/>
        </w:rPr>
        <w:t>forum</w:t>
      </w:r>
      <w:r w:rsidRPr="005126E0">
        <w:rPr>
          <w:rFonts w:ascii="Consolas" w:eastAsia="宋体" w:hAnsi="Consolas" w:cs="Consolas"/>
          <w:color w:val="444444"/>
          <w:kern w:val="0"/>
          <w:sz w:val="24"/>
          <w:szCs w:val="24"/>
          <w:shd w:val="clear" w:color="auto" w:fill="F0F0F0"/>
        </w:rPr>
        <w:t>\</w:t>
      </w:r>
      <w:r w:rsidRPr="005126E0">
        <w:rPr>
          <w:rFonts w:ascii="Consolas" w:eastAsia="宋体" w:hAnsi="Consolas" w:cs="Consolas"/>
          <w:b/>
          <w:bCs/>
          <w:color w:val="880000"/>
          <w:kern w:val="0"/>
          <w:sz w:val="24"/>
          <w:szCs w:val="24"/>
          <w:shd w:val="clear" w:color="auto" w:fill="F0F0F0"/>
        </w:rPr>
        <w:t>controllers</w:t>
      </w:r>
      <w:r w:rsidRPr="005126E0">
        <w:rPr>
          <w:rFonts w:ascii="Consolas" w:eastAsia="宋体" w:hAnsi="Consolas" w:cs="Consolas"/>
          <w:color w:val="444444"/>
          <w:kern w:val="0"/>
          <w:sz w:val="24"/>
          <w:szCs w:val="24"/>
          <w:shd w:val="clear" w:color="auto" w:fill="F0F0F0"/>
        </w:rPr>
        <w:t>;</w:t>
      </w:r>
    </w:p>
    <w:p w:rsidR="005126E0" w:rsidRPr="005126E0" w:rsidRDefault="005126E0" w:rsidP="005126E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p>
    <w:p w:rsidR="005126E0" w:rsidRPr="005126E0" w:rsidRDefault="005126E0" w:rsidP="005126E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5126E0">
        <w:rPr>
          <w:rFonts w:ascii="Consolas" w:eastAsia="宋体" w:hAnsi="Consolas" w:cs="Consolas"/>
          <w:b/>
          <w:bCs/>
          <w:color w:val="444444"/>
          <w:kern w:val="0"/>
          <w:sz w:val="24"/>
          <w:szCs w:val="24"/>
          <w:shd w:val="clear" w:color="auto" w:fill="F0F0F0"/>
        </w:rPr>
        <w:t>use</w:t>
      </w:r>
      <w:r w:rsidRPr="005126E0">
        <w:rPr>
          <w:rFonts w:ascii="Consolas" w:eastAsia="宋体" w:hAnsi="Consolas" w:cs="Consolas"/>
          <w:color w:val="444444"/>
          <w:kern w:val="0"/>
          <w:sz w:val="24"/>
          <w:szCs w:val="24"/>
          <w:shd w:val="clear" w:color="auto" w:fill="F0F0F0"/>
        </w:rPr>
        <w:t xml:space="preserve"> </w:t>
      </w:r>
      <w:r w:rsidRPr="005126E0">
        <w:rPr>
          <w:rFonts w:ascii="Consolas" w:eastAsia="宋体" w:hAnsi="Consolas" w:cs="Consolas"/>
          <w:b/>
          <w:bCs/>
          <w:color w:val="880000"/>
          <w:kern w:val="0"/>
          <w:sz w:val="24"/>
          <w:szCs w:val="24"/>
          <w:shd w:val="clear" w:color="auto" w:fill="F0F0F0"/>
        </w:rPr>
        <w:t>yii</w:t>
      </w:r>
      <w:r w:rsidRPr="005126E0">
        <w:rPr>
          <w:rFonts w:ascii="Consolas" w:eastAsia="宋体" w:hAnsi="Consolas" w:cs="Consolas"/>
          <w:color w:val="444444"/>
          <w:kern w:val="0"/>
          <w:sz w:val="24"/>
          <w:szCs w:val="24"/>
          <w:shd w:val="clear" w:color="auto" w:fill="F0F0F0"/>
        </w:rPr>
        <w:t>\</w:t>
      </w:r>
      <w:r w:rsidRPr="005126E0">
        <w:rPr>
          <w:rFonts w:ascii="Consolas" w:eastAsia="宋体" w:hAnsi="Consolas" w:cs="Consolas"/>
          <w:b/>
          <w:bCs/>
          <w:color w:val="880000"/>
          <w:kern w:val="0"/>
          <w:sz w:val="24"/>
          <w:szCs w:val="24"/>
          <w:shd w:val="clear" w:color="auto" w:fill="F0F0F0"/>
        </w:rPr>
        <w:t>web</w:t>
      </w:r>
      <w:r w:rsidRPr="005126E0">
        <w:rPr>
          <w:rFonts w:ascii="Consolas" w:eastAsia="宋体" w:hAnsi="Consolas" w:cs="Consolas"/>
          <w:color w:val="444444"/>
          <w:kern w:val="0"/>
          <w:sz w:val="24"/>
          <w:szCs w:val="24"/>
          <w:shd w:val="clear" w:color="auto" w:fill="F0F0F0"/>
        </w:rPr>
        <w:t>\</w:t>
      </w:r>
      <w:r w:rsidRPr="005126E0">
        <w:rPr>
          <w:rFonts w:ascii="Consolas" w:eastAsia="宋体" w:hAnsi="Consolas" w:cs="Consolas"/>
          <w:b/>
          <w:bCs/>
          <w:color w:val="880000"/>
          <w:kern w:val="0"/>
          <w:sz w:val="24"/>
          <w:szCs w:val="24"/>
          <w:shd w:val="clear" w:color="auto" w:fill="F0F0F0"/>
        </w:rPr>
        <w:t>Controller</w:t>
      </w:r>
      <w:r w:rsidRPr="005126E0">
        <w:rPr>
          <w:rFonts w:ascii="Consolas" w:eastAsia="宋体" w:hAnsi="Consolas" w:cs="Consolas"/>
          <w:color w:val="444444"/>
          <w:kern w:val="0"/>
          <w:sz w:val="24"/>
          <w:szCs w:val="24"/>
          <w:shd w:val="clear" w:color="auto" w:fill="F0F0F0"/>
        </w:rPr>
        <w:t>;</w:t>
      </w:r>
    </w:p>
    <w:p w:rsidR="005126E0" w:rsidRPr="005126E0" w:rsidRDefault="005126E0" w:rsidP="005126E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p>
    <w:p w:rsidR="005126E0" w:rsidRPr="005126E0" w:rsidRDefault="005126E0" w:rsidP="005126E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5126E0">
        <w:rPr>
          <w:rFonts w:ascii="Consolas" w:eastAsia="宋体" w:hAnsi="Consolas" w:cs="Consolas"/>
          <w:b/>
          <w:bCs/>
          <w:color w:val="444444"/>
          <w:kern w:val="0"/>
          <w:sz w:val="24"/>
          <w:szCs w:val="24"/>
          <w:shd w:val="clear" w:color="auto" w:fill="F0F0F0"/>
        </w:rPr>
        <w:t>class</w:t>
      </w:r>
      <w:r w:rsidRPr="005126E0">
        <w:rPr>
          <w:rFonts w:ascii="Consolas" w:eastAsia="宋体" w:hAnsi="Consolas" w:cs="Consolas"/>
          <w:color w:val="444444"/>
          <w:kern w:val="0"/>
          <w:sz w:val="24"/>
          <w:szCs w:val="24"/>
          <w:shd w:val="clear" w:color="auto" w:fill="F0F0F0"/>
        </w:rPr>
        <w:t xml:space="preserve"> </w:t>
      </w:r>
      <w:r w:rsidRPr="005126E0">
        <w:rPr>
          <w:rFonts w:ascii="Consolas" w:eastAsia="宋体" w:hAnsi="Consolas" w:cs="Consolas"/>
          <w:b/>
          <w:bCs/>
          <w:color w:val="880000"/>
          <w:kern w:val="0"/>
          <w:sz w:val="24"/>
          <w:szCs w:val="24"/>
          <w:shd w:val="clear" w:color="auto" w:fill="F0F0F0"/>
        </w:rPr>
        <w:t>PostController</w:t>
      </w:r>
      <w:r w:rsidRPr="005126E0">
        <w:rPr>
          <w:rFonts w:ascii="Consolas" w:eastAsia="宋体" w:hAnsi="Consolas" w:cs="Consolas"/>
          <w:color w:val="444444"/>
          <w:kern w:val="0"/>
          <w:sz w:val="24"/>
          <w:szCs w:val="24"/>
          <w:shd w:val="clear" w:color="auto" w:fill="F0F0F0"/>
        </w:rPr>
        <w:t xml:space="preserve"> </w:t>
      </w:r>
      <w:r w:rsidRPr="005126E0">
        <w:rPr>
          <w:rFonts w:ascii="Consolas" w:eastAsia="宋体" w:hAnsi="Consolas" w:cs="Consolas"/>
          <w:b/>
          <w:bCs/>
          <w:color w:val="444444"/>
          <w:kern w:val="0"/>
          <w:sz w:val="24"/>
          <w:szCs w:val="24"/>
          <w:shd w:val="clear" w:color="auto" w:fill="F0F0F0"/>
        </w:rPr>
        <w:t>extends</w:t>
      </w:r>
      <w:r w:rsidRPr="005126E0">
        <w:rPr>
          <w:rFonts w:ascii="Consolas" w:eastAsia="宋体" w:hAnsi="Consolas" w:cs="Consolas"/>
          <w:color w:val="444444"/>
          <w:kern w:val="0"/>
          <w:sz w:val="24"/>
          <w:szCs w:val="24"/>
          <w:shd w:val="clear" w:color="auto" w:fill="F0F0F0"/>
        </w:rPr>
        <w:t xml:space="preserve"> </w:t>
      </w:r>
      <w:r w:rsidRPr="005126E0">
        <w:rPr>
          <w:rFonts w:ascii="Consolas" w:eastAsia="宋体" w:hAnsi="Consolas" w:cs="Consolas"/>
          <w:b/>
          <w:bCs/>
          <w:color w:val="880000"/>
          <w:kern w:val="0"/>
          <w:sz w:val="24"/>
          <w:szCs w:val="24"/>
          <w:shd w:val="clear" w:color="auto" w:fill="F0F0F0"/>
        </w:rPr>
        <w:t>Controller</w:t>
      </w:r>
    </w:p>
    <w:p w:rsidR="005126E0" w:rsidRPr="005126E0" w:rsidRDefault="005126E0" w:rsidP="005126E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5126E0">
        <w:rPr>
          <w:rFonts w:ascii="Consolas" w:eastAsia="宋体" w:hAnsi="Consolas" w:cs="Consolas"/>
          <w:color w:val="444444"/>
          <w:kern w:val="0"/>
          <w:sz w:val="24"/>
          <w:szCs w:val="24"/>
          <w:shd w:val="clear" w:color="auto" w:fill="F0F0F0"/>
        </w:rPr>
        <w:t>{</w:t>
      </w:r>
    </w:p>
    <w:p w:rsidR="005126E0" w:rsidRPr="005126E0" w:rsidRDefault="005126E0" w:rsidP="005126E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5126E0">
        <w:rPr>
          <w:rFonts w:ascii="Consolas" w:eastAsia="宋体" w:hAnsi="Consolas" w:cs="Consolas"/>
          <w:color w:val="444444"/>
          <w:kern w:val="0"/>
          <w:sz w:val="24"/>
          <w:szCs w:val="24"/>
          <w:shd w:val="clear" w:color="auto" w:fill="F0F0F0"/>
        </w:rPr>
        <w:t xml:space="preserve">    </w:t>
      </w:r>
      <w:r w:rsidRPr="005126E0">
        <w:rPr>
          <w:rFonts w:ascii="Consolas" w:eastAsia="宋体" w:hAnsi="Consolas" w:cs="Consolas"/>
          <w:color w:val="888888"/>
          <w:kern w:val="0"/>
          <w:sz w:val="24"/>
          <w:szCs w:val="24"/>
          <w:shd w:val="clear" w:color="auto" w:fill="F0F0F0"/>
        </w:rPr>
        <w:t>// ...</w:t>
      </w:r>
    </w:p>
    <w:p w:rsidR="005126E0" w:rsidRPr="005126E0" w:rsidRDefault="005126E0" w:rsidP="005126E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5126E0">
        <w:rPr>
          <w:rFonts w:ascii="Consolas" w:eastAsia="宋体" w:hAnsi="Consolas" w:cs="Consolas"/>
          <w:color w:val="444444"/>
          <w:kern w:val="0"/>
          <w:sz w:val="24"/>
          <w:szCs w:val="24"/>
          <w:shd w:val="clear" w:color="auto" w:fill="F0F0F0"/>
        </w:rPr>
        <w:t>}</w:t>
      </w:r>
    </w:p>
    <w:p w:rsidR="005126E0" w:rsidRPr="005126E0" w:rsidRDefault="005126E0" w:rsidP="005126E0">
      <w:pPr>
        <w:widowControl/>
        <w:shd w:val="clear" w:color="auto" w:fill="FFFFFF"/>
        <w:spacing w:after="150"/>
        <w:jc w:val="left"/>
        <w:rPr>
          <w:rFonts w:ascii="Helvetica" w:eastAsia="宋体" w:hAnsi="Helvetica" w:cs="Helvetica"/>
          <w:color w:val="333333"/>
          <w:kern w:val="0"/>
          <w:szCs w:val="21"/>
        </w:rPr>
      </w:pPr>
      <w:r w:rsidRPr="005126E0">
        <w:rPr>
          <w:rFonts w:ascii="Helvetica" w:eastAsia="宋体" w:hAnsi="Helvetica" w:cs="Helvetica"/>
          <w:color w:val="333333"/>
          <w:kern w:val="0"/>
          <w:szCs w:val="21"/>
        </w:rPr>
        <w:t>可配置</w:t>
      </w:r>
      <w:hyperlink r:id="rId134" w:anchor="$controllerNamespace-detail" w:history="1">
        <w:r w:rsidRPr="005126E0">
          <w:rPr>
            <w:rFonts w:ascii="Helvetica" w:eastAsia="宋体" w:hAnsi="Helvetica" w:cs="Helvetica"/>
            <w:color w:val="337AB7"/>
            <w:kern w:val="0"/>
            <w:szCs w:val="21"/>
          </w:rPr>
          <w:t>yii\base\Module::$controllerNamespace</w:t>
        </w:r>
      </w:hyperlink>
      <w:r w:rsidRPr="005126E0">
        <w:rPr>
          <w:rFonts w:ascii="Helvetica" w:eastAsia="宋体" w:hAnsi="Helvetica" w:cs="Helvetica"/>
          <w:color w:val="333333"/>
          <w:kern w:val="0"/>
          <w:szCs w:val="21"/>
        </w:rPr>
        <w:t>属性来自定义控制器类的命名空间，</w:t>
      </w:r>
      <w:r w:rsidRPr="005126E0">
        <w:rPr>
          <w:rFonts w:ascii="Helvetica" w:eastAsia="宋体" w:hAnsi="Helvetica" w:cs="Helvetica"/>
          <w:color w:val="333333"/>
          <w:kern w:val="0"/>
          <w:szCs w:val="21"/>
        </w:rPr>
        <w:t xml:space="preserve"> </w:t>
      </w:r>
      <w:r w:rsidRPr="005126E0">
        <w:rPr>
          <w:rFonts w:ascii="Helvetica" w:eastAsia="宋体" w:hAnsi="Helvetica" w:cs="Helvetica"/>
          <w:color w:val="333333"/>
          <w:kern w:val="0"/>
          <w:szCs w:val="21"/>
        </w:rPr>
        <w:t>如果一些控制器不再该命名空间下，可配置</w:t>
      </w:r>
      <w:hyperlink r:id="rId135" w:anchor="$controllerMap-detail" w:history="1">
        <w:r w:rsidRPr="005126E0">
          <w:rPr>
            <w:rFonts w:ascii="Helvetica" w:eastAsia="宋体" w:hAnsi="Helvetica" w:cs="Helvetica"/>
            <w:color w:val="337AB7"/>
            <w:kern w:val="0"/>
            <w:szCs w:val="21"/>
          </w:rPr>
          <w:t>yii\base\Module::$controllerMap</w:t>
        </w:r>
      </w:hyperlink>
      <w:r w:rsidRPr="005126E0">
        <w:rPr>
          <w:rFonts w:ascii="Helvetica" w:eastAsia="宋体" w:hAnsi="Helvetica" w:cs="Helvetica"/>
          <w:color w:val="333333"/>
          <w:kern w:val="0"/>
          <w:szCs w:val="21"/>
        </w:rPr>
        <w:t>属性让它们能被访问，</w:t>
      </w:r>
      <w:r w:rsidRPr="005126E0">
        <w:rPr>
          <w:rFonts w:ascii="Helvetica" w:eastAsia="宋体" w:hAnsi="Helvetica" w:cs="Helvetica"/>
          <w:color w:val="333333"/>
          <w:kern w:val="0"/>
          <w:szCs w:val="21"/>
        </w:rPr>
        <w:t xml:space="preserve"> </w:t>
      </w:r>
      <w:r w:rsidRPr="005126E0">
        <w:rPr>
          <w:rFonts w:ascii="Helvetica" w:eastAsia="宋体" w:hAnsi="Helvetica" w:cs="Helvetica"/>
          <w:color w:val="333333"/>
          <w:kern w:val="0"/>
          <w:szCs w:val="21"/>
        </w:rPr>
        <w:t>这类似于</w:t>
      </w:r>
      <w:r w:rsidRPr="005126E0">
        <w:rPr>
          <w:rFonts w:ascii="Helvetica" w:eastAsia="宋体" w:hAnsi="Helvetica" w:cs="Helvetica"/>
          <w:color w:val="333333"/>
          <w:kern w:val="0"/>
          <w:szCs w:val="21"/>
        </w:rPr>
        <w:t> </w:t>
      </w:r>
      <w:hyperlink r:id="rId136" w:anchor="controller-map" w:history="1">
        <w:r w:rsidRPr="005126E0">
          <w:rPr>
            <w:rFonts w:ascii="Helvetica" w:eastAsia="宋体" w:hAnsi="Helvetica" w:cs="Helvetica"/>
            <w:color w:val="337AB7"/>
            <w:kern w:val="0"/>
            <w:szCs w:val="21"/>
          </w:rPr>
          <w:t>应用主体配置</w:t>
        </w:r>
      </w:hyperlink>
      <w:r w:rsidRPr="005126E0">
        <w:rPr>
          <w:rFonts w:ascii="Helvetica" w:eastAsia="宋体" w:hAnsi="Helvetica" w:cs="Helvetica"/>
          <w:color w:val="333333"/>
          <w:kern w:val="0"/>
          <w:szCs w:val="21"/>
        </w:rPr>
        <w:t> </w:t>
      </w:r>
      <w:r w:rsidRPr="005126E0">
        <w:rPr>
          <w:rFonts w:ascii="Helvetica" w:eastAsia="宋体" w:hAnsi="Helvetica" w:cs="Helvetica"/>
          <w:color w:val="333333"/>
          <w:kern w:val="0"/>
          <w:szCs w:val="21"/>
        </w:rPr>
        <w:t>所做的。</w:t>
      </w:r>
    </w:p>
    <w:p w:rsidR="005126E0" w:rsidRDefault="005126E0" w:rsidP="0041679D"/>
    <w:p w:rsidR="00B852C6" w:rsidRDefault="00B852C6" w:rsidP="00775EC5">
      <w:pPr>
        <w:outlineLvl w:val="2"/>
      </w:pPr>
      <w:r>
        <w:rPr>
          <w:rFonts w:hint="eastAsia"/>
        </w:rPr>
        <w:t>5</w:t>
      </w:r>
      <w:r>
        <w:rPr>
          <w:rFonts w:hint="eastAsia"/>
        </w:rPr>
        <w:t>、</w:t>
      </w:r>
      <w:r>
        <w:t>模块中的</w:t>
      </w:r>
      <w:r>
        <w:rPr>
          <w:rFonts w:hint="eastAsia"/>
        </w:rPr>
        <w:t>视图</w:t>
      </w:r>
    </w:p>
    <w:p w:rsidR="00B852C6" w:rsidRDefault="00B852C6" w:rsidP="00B852C6">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视图应放在模块的</w:t>
      </w:r>
      <w:r>
        <w:rPr>
          <w:rStyle w:val="broken-link"/>
          <w:rFonts w:ascii="Helvetica" w:hAnsi="Helvetica" w:cs="Helvetica"/>
          <w:color w:val="333333"/>
          <w:sz w:val="21"/>
          <w:szCs w:val="21"/>
        </w:rPr>
        <w:t>yii\base\Module::basePath</w:t>
      </w:r>
      <w:r>
        <w:rPr>
          <w:rFonts w:ascii="Helvetica" w:hAnsi="Helvetica" w:cs="Helvetica"/>
          <w:color w:val="333333"/>
          <w:sz w:val="21"/>
          <w:szCs w:val="21"/>
        </w:rPr>
        <w:t>对应目录下的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views</w:t>
      </w:r>
      <w:r>
        <w:rPr>
          <w:rFonts w:ascii="Helvetica" w:hAnsi="Helvetica" w:cs="Helvetica"/>
          <w:color w:val="333333"/>
          <w:sz w:val="21"/>
          <w:szCs w:val="21"/>
        </w:rPr>
        <w:t> </w:t>
      </w:r>
      <w:r>
        <w:rPr>
          <w:rFonts w:ascii="Helvetica" w:hAnsi="Helvetica" w:cs="Helvetica"/>
          <w:color w:val="333333"/>
          <w:sz w:val="21"/>
          <w:szCs w:val="21"/>
        </w:rPr>
        <w:t>目录，</w:t>
      </w:r>
      <w:r>
        <w:rPr>
          <w:rFonts w:ascii="Helvetica" w:hAnsi="Helvetica" w:cs="Helvetica"/>
          <w:color w:val="333333"/>
          <w:sz w:val="21"/>
          <w:szCs w:val="21"/>
        </w:rPr>
        <w:t xml:space="preserve"> </w:t>
      </w:r>
      <w:r>
        <w:rPr>
          <w:rFonts w:ascii="Helvetica" w:hAnsi="Helvetica" w:cs="Helvetica"/>
          <w:color w:val="333333"/>
          <w:sz w:val="21"/>
          <w:szCs w:val="21"/>
        </w:rPr>
        <w:t>对于模块中控制器对应的视图文件应放在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views/ControllerID</w:t>
      </w:r>
      <w:r>
        <w:rPr>
          <w:rFonts w:ascii="Helvetica" w:hAnsi="Helvetica" w:cs="Helvetica"/>
          <w:color w:val="333333"/>
          <w:sz w:val="21"/>
          <w:szCs w:val="21"/>
        </w:rPr>
        <w:t> </w:t>
      </w:r>
      <w:r>
        <w:rPr>
          <w:rFonts w:ascii="Helvetica" w:hAnsi="Helvetica" w:cs="Helvetica"/>
          <w:color w:val="333333"/>
          <w:sz w:val="21"/>
          <w:szCs w:val="21"/>
        </w:rPr>
        <w:t>目录下，</w:t>
      </w:r>
      <w:r>
        <w:rPr>
          <w:rFonts w:ascii="Helvetica" w:hAnsi="Helvetica" w:cs="Helvetica"/>
          <w:color w:val="333333"/>
          <w:sz w:val="21"/>
          <w:szCs w:val="21"/>
        </w:rPr>
        <w:t xml:space="preserve"> </w:t>
      </w:r>
      <w:r>
        <w:rPr>
          <w:rFonts w:ascii="Helvetica" w:hAnsi="Helvetica" w:cs="Helvetica"/>
          <w:color w:val="333333"/>
          <w:sz w:val="21"/>
          <w:szCs w:val="21"/>
        </w:rPr>
        <w:t>其中</w:t>
      </w:r>
      <w:r>
        <w:rPr>
          <w:rStyle w:val="HTML"/>
          <w:rFonts w:ascii="Consolas" w:hAnsi="Consolas" w:cs="Consolas"/>
          <w:color w:val="C7254E"/>
          <w:sz w:val="19"/>
          <w:szCs w:val="19"/>
          <w:shd w:val="clear" w:color="auto" w:fill="F9F2F4"/>
        </w:rPr>
        <w:t>ControllerID</w:t>
      </w:r>
      <w:r>
        <w:rPr>
          <w:rFonts w:ascii="Helvetica" w:hAnsi="Helvetica" w:cs="Helvetica"/>
          <w:color w:val="333333"/>
          <w:sz w:val="21"/>
          <w:szCs w:val="21"/>
        </w:rPr>
        <w:t>对应</w:t>
      </w:r>
      <w:r>
        <w:rPr>
          <w:rFonts w:ascii="Helvetica" w:hAnsi="Helvetica" w:cs="Helvetica"/>
          <w:color w:val="333333"/>
          <w:sz w:val="21"/>
          <w:szCs w:val="21"/>
        </w:rPr>
        <w:t> </w:t>
      </w:r>
      <w:hyperlink r:id="rId137" w:anchor="routes" w:history="1">
        <w:r>
          <w:rPr>
            <w:rStyle w:val="a4"/>
            <w:rFonts w:ascii="Helvetica" w:hAnsi="Helvetica" w:cs="Helvetica"/>
            <w:color w:val="337AB7"/>
            <w:sz w:val="21"/>
            <w:szCs w:val="21"/>
          </w:rPr>
          <w:t>控制器</w:t>
        </w:r>
        <w:r>
          <w:rPr>
            <w:rStyle w:val="a4"/>
            <w:rFonts w:ascii="Helvetica" w:hAnsi="Helvetica" w:cs="Helvetica"/>
            <w:color w:val="337AB7"/>
            <w:sz w:val="21"/>
            <w:szCs w:val="21"/>
          </w:rPr>
          <w:t xml:space="preserve"> ID</w:t>
        </w:r>
      </w:hyperlink>
      <w:r>
        <w:rPr>
          <w:rFonts w:ascii="Helvetica" w:hAnsi="Helvetica" w:cs="Helvetica"/>
          <w:color w:val="333333"/>
          <w:sz w:val="21"/>
          <w:szCs w:val="21"/>
        </w:rPr>
        <w:t xml:space="preserve">. For example, if </w:t>
      </w:r>
      <w:r>
        <w:rPr>
          <w:rFonts w:ascii="Helvetica" w:hAnsi="Helvetica" w:cs="Helvetica"/>
          <w:color w:val="333333"/>
          <w:sz w:val="21"/>
          <w:szCs w:val="21"/>
        </w:rPr>
        <w:t>例如，假定控制器类为</w:t>
      </w:r>
      <w:r>
        <w:rPr>
          <w:rStyle w:val="HTML"/>
          <w:rFonts w:ascii="Consolas" w:hAnsi="Consolas" w:cs="Consolas"/>
          <w:color w:val="C7254E"/>
          <w:sz w:val="19"/>
          <w:szCs w:val="19"/>
          <w:shd w:val="clear" w:color="auto" w:fill="F9F2F4"/>
        </w:rPr>
        <w:t>PostController</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目录对应模块</w:t>
      </w:r>
      <w:r>
        <w:rPr>
          <w:rStyle w:val="broken-link"/>
          <w:rFonts w:ascii="Helvetica" w:hAnsi="Helvetica" w:cs="Helvetica"/>
          <w:color w:val="333333"/>
          <w:sz w:val="21"/>
          <w:szCs w:val="21"/>
        </w:rPr>
        <w:t>yii\base\Module::basePath</w:t>
      </w:r>
      <w:r>
        <w:rPr>
          <w:rFonts w:ascii="Helvetica" w:hAnsi="Helvetica" w:cs="Helvetica"/>
          <w:color w:val="333333"/>
          <w:sz w:val="21"/>
          <w:szCs w:val="21"/>
        </w:rPr>
        <w:t>目录下的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views/post</w:t>
      </w:r>
      <w:r>
        <w:rPr>
          <w:rFonts w:ascii="Helvetica" w:hAnsi="Helvetica" w:cs="Helvetica"/>
          <w:color w:val="333333"/>
          <w:sz w:val="21"/>
          <w:szCs w:val="21"/>
        </w:rPr>
        <w:t> </w:t>
      </w:r>
      <w:r>
        <w:rPr>
          <w:rFonts w:ascii="Helvetica" w:hAnsi="Helvetica" w:cs="Helvetica"/>
          <w:color w:val="333333"/>
          <w:sz w:val="21"/>
          <w:szCs w:val="21"/>
        </w:rPr>
        <w:t>目录。</w:t>
      </w:r>
    </w:p>
    <w:p w:rsidR="00B852C6" w:rsidRDefault="00B852C6" w:rsidP="00B852C6">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模块可指定</w:t>
      </w:r>
      <w:r>
        <w:rPr>
          <w:rFonts w:ascii="Helvetica" w:hAnsi="Helvetica" w:cs="Helvetica"/>
          <w:color w:val="333333"/>
          <w:sz w:val="21"/>
          <w:szCs w:val="21"/>
        </w:rPr>
        <w:t> </w:t>
      </w:r>
      <w:hyperlink r:id="rId138" w:anchor="layouts" w:history="1">
        <w:r>
          <w:rPr>
            <w:rStyle w:val="a4"/>
            <w:rFonts w:ascii="Helvetica" w:hAnsi="Helvetica" w:cs="Helvetica"/>
            <w:color w:val="337AB7"/>
            <w:sz w:val="21"/>
            <w:szCs w:val="21"/>
          </w:rPr>
          <w:t>布局</w:t>
        </w:r>
      </w:hyperlink>
      <w:r>
        <w:rPr>
          <w:rFonts w:ascii="Helvetica" w:hAnsi="Helvetica" w:cs="Helvetica"/>
          <w:color w:val="333333"/>
          <w:sz w:val="21"/>
          <w:szCs w:val="21"/>
        </w:rPr>
        <w:t>，它用在模块的控制器视图渲染。</w:t>
      </w:r>
      <w:r>
        <w:rPr>
          <w:rFonts w:ascii="Helvetica" w:hAnsi="Helvetica" w:cs="Helvetica"/>
          <w:color w:val="333333"/>
          <w:sz w:val="21"/>
          <w:szCs w:val="21"/>
        </w:rPr>
        <w:t xml:space="preserve"> </w:t>
      </w:r>
      <w:r>
        <w:rPr>
          <w:rFonts w:ascii="Helvetica" w:hAnsi="Helvetica" w:cs="Helvetica"/>
          <w:color w:val="333333"/>
          <w:sz w:val="21"/>
          <w:szCs w:val="21"/>
        </w:rPr>
        <w:t>布局文件默认放在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views/layouts</w:t>
      </w:r>
      <w:r>
        <w:rPr>
          <w:rFonts w:ascii="Helvetica" w:hAnsi="Helvetica" w:cs="Helvetica"/>
          <w:color w:val="333333"/>
          <w:sz w:val="21"/>
          <w:szCs w:val="21"/>
        </w:rPr>
        <w:t> </w:t>
      </w:r>
      <w:r>
        <w:rPr>
          <w:rFonts w:ascii="Helvetica" w:hAnsi="Helvetica" w:cs="Helvetica"/>
          <w:color w:val="333333"/>
          <w:sz w:val="21"/>
          <w:szCs w:val="21"/>
        </w:rPr>
        <w:t>目录下，</w:t>
      </w:r>
      <w:r>
        <w:rPr>
          <w:rFonts w:ascii="Helvetica" w:hAnsi="Helvetica" w:cs="Helvetica"/>
          <w:color w:val="333333"/>
          <w:sz w:val="21"/>
          <w:szCs w:val="21"/>
        </w:rPr>
        <w:t xml:space="preserve"> </w:t>
      </w:r>
      <w:r>
        <w:rPr>
          <w:rFonts w:ascii="Helvetica" w:hAnsi="Helvetica" w:cs="Helvetica"/>
          <w:color w:val="333333"/>
          <w:sz w:val="21"/>
          <w:szCs w:val="21"/>
        </w:rPr>
        <w:t>可配置</w:t>
      </w:r>
      <w:hyperlink r:id="rId139" w:anchor="$layout-detail" w:history="1">
        <w:r>
          <w:rPr>
            <w:rStyle w:val="a4"/>
            <w:rFonts w:ascii="Helvetica" w:hAnsi="Helvetica" w:cs="Helvetica"/>
            <w:color w:val="337AB7"/>
            <w:sz w:val="21"/>
            <w:szCs w:val="21"/>
          </w:rPr>
          <w:t>yii\base\Module::$layout</w:t>
        </w:r>
      </w:hyperlink>
      <w:r>
        <w:rPr>
          <w:rFonts w:ascii="Helvetica" w:hAnsi="Helvetica" w:cs="Helvetica"/>
          <w:color w:val="333333"/>
          <w:sz w:val="21"/>
          <w:szCs w:val="21"/>
        </w:rPr>
        <w:t>属性指定布局名，</w:t>
      </w:r>
      <w:r>
        <w:rPr>
          <w:rFonts w:ascii="Helvetica" w:hAnsi="Helvetica" w:cs="Helvetica"/>
          <w:color w:val="333333"/>
          <w:sz w:val="21"/>
          <w:szCs w:val="21"/>
        </w:rPr>
        <w:t xml:space="preserve"> </w:t>
      </w:r>
      <w:r>
        <w:rPr>
          <w:rFonts w:ascii="Helvetica" w:hAnsi="Helvetica" w:cs="Helvetica"/>
          <w:color w:val="333333"/>
          <w:sz w:val="21"/>
          <w:szCs w:val="21"/>
        </w:rPr>
        <w:t>如果没有配置</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layout</w:t>
      </w:r>
      <w:r>
        <w:rPr>
          <w:rFonts w:ascii="Helvetica" w:hAnsi="Helvetica" w:cs="Helvetica"/>
          <w:color w:val="333333"/>
          <w:sz w:val="21"/>
          <w:szCs w:val="21"/>
        </w:rPr>
        <w:t> </w:t>
      </w:r>
      <w:r>
        <w:rPr>
          <w:rFonts w:ascii="Helvetica" w:hAnsi="Helvetica" w:cs="Helvetica"/>
          <w:color w:val="333333"/>
          <w:sz w:val="21"/>
          <w:szCs w:val="21"/>
        </w:rPr>
        <w:t>属性名，默认会使用应用的布局。</w:t>
      </w:r>
    </w:p>
    <w:p w:rsidR="00B852C6" w:rsidRDefault="00B852C6" w:rsidP="0041679D"/>
    <w:p w:rsidR="00B10A30" w:rsidRDefault="00B10A30" w:rsidP="00775EC5">
      <w:pPr>
        <w:outlineLvl w:val="2"/>
      </w:pPr>
      <w:r>
        <w:rPr>
          <w:rFonts w:hint="eastAsia"/>
        </w:rPr>
        <w:t>6</w:t>
      </w:r>
      <w:r>
        <w:rPr>
          <w:rFonts w:hint="eastAsia"/>
        </w:rPr>
        <w:t>、</w:t>
      </w:r>
      <w:r>
        <w:t>模块中的控制台命令</w:t>
      </w:r>
    </w:p>
    <w:p w:rsidR="00B10A30" w:rsidRDefault="00B10A30" w:rsidP="00B10A3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您的模块也可以声明命令，这将通过</w:t>
      </w:r>
      <w:r>
        <w:rPr>
          <w:rFonts w:ascii="Helvetica" w:hAnsi="Helvetica" w:cs="Helvetica"/>
          <w:color w:val="333333"/>
          <w:sz w:val="21"/>
          <w:szCs w:val="21"/>
        </w:rPr>
        <w:t> </w:t>
      </w:r>
      <w:hyperlink r:id="rId140" w:history="1">
        <w:r>
          <w:rPr>
            <w:rStyle w:val="a4"/>
            <w:rFonts w:ascii="Helvetica" w:hAnsi="Helvetica" w:cs="Helvetica"/>
            <w:color w:val="337AB7"/>
            <w:sz w:val="21"/>
            <w:szCs w:val="21"/>
            <w:u w:val="none"/>
          </w:rPr>
          <w:t>控制台</w:t>
        </w:r>
      </w:hyperlink>
      <w:r>
        <w:rPr>
          <w:rFonts w:ascii="Helvetica" w:hAnsi="Helvetica" w:cs="Helvetica"/>
          <w:color w:val="333333"/>
          <w:sz w:val="21"/>
          <w:szCs w:val="21"/>
        </w:rPr>
        <w:t> </w:t>
      </w:r>
      <w:r>
        <w:rPr>
          <w:rFonts w:ascii="Helvetica" w:hAnsi="Helvetica" w:cs="Helvetica"/>
          <w:color w:val="333333"/>
          <w:sz w:val="21"/>
          <w:szCs w:val="21"/>
        </w:rPr>
        <w:t>模式可用。</w:t>
      </w:r>
    </w:p>
    <w:p w:rsidR="00B10A30" w:rsidRDefault="00B10A30" w:rsidP="00B10A3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当</w:t>
      </w:r>
      <w:r>
        <w:rPr>
          <w:rFonts w:ascii="Helvetica" w:hAnsi="Helvetica" w:cs="Helvetica"/>
          <w:color w:val="333333"/>
          <w:sz w:val="21"/>
          <w:szCs w:val="21"/>
        </w:rPr>
        <w:t xml:space="preserve"> Yii </w:t>
      </w:r>
      <w:r>
        <w:rPr>
          <w:rFonts w:ascii="Helvetica" w:hAnsi="Helvetica" w:cs="Helvetica"/>
          <w:color w:val="333333"/>
          <w:sz w:val="21"/>
          <w:szCs w:val="21"/>
        </w:rPr>
        <w:t>在控制台模式下执行并将其指向命令的命名空间时。想要在命令行中查看你的命令，</w:t>
      </w:r>
      <w:r>
        <w:rPr>
          <w:rFonts w:ascii="Helvetica" w:hAnsi="Helvetica" w:cs="Helvetica"/>
          <w:color w:val="333333"/>
          <w:sz w:val="21"/>
          <w:szCs w:val="21"/>
        </w:rPr>
        <w:t xml:space="preserve"> </w:t>
      </w:r>
      <w:r>
        <w:rPr>
          <w:rFonts w:ascii="Helvetica" w:hAnsi="Helvetica" w:cs="Helvetica"/>
          <w:color w:val="333333"/>
          <w:sz w:val="21"/>
          <w:szCs w:val="21"/>
        </w:rPr>
        <w:t>你需要更改</w:t>
      </w:r>
      <w:r>
        <w:rPr>
          <w:rFonts w:ascii="Helvetica" w:hAnsi="Helvetica" w:cs="Helvetica"/>
          <w:color w:val="333333"/>
          <w:sz w:val="21"/>
          <w:szCs w:val="21"/>
        </w:rPr>
        <w:t> </w:t>
      </w:r>
      <w:hyperlink r:id="rId141" w:anchor="$controllerNamespace-detail" w:history="1">
        <w:r>
          <w:rPr>
            <w:rStyle w:val="a4"/>
            <w:rFonts w:ascii="Helvetica" w:hAnsi="Helvetica" w:cs="Helvetica"/>
            <w:color w:val="337AB7"/>
            <w:sz w:val="21"/>
            <w:szCs w:val="21"/>
            <w:u w:val="none"/>
          </w:rPr>
          <w:t>yii\base\Module::$controllerNamespace</w:t>
        </w:r>
      </w:hyperlink>
      <w:r>
        <w:rPr>
          <w:rFonts w:ascii="Helvetica" w:hAnsi="Helvetica" w:cs="Helvetica"/>
          <w:color w:val="333333"/>
          <w:sz w:val="21"/>
          <w:szCs w:val="21"/>
        </w:rPr>
        <w:t> </w:t>
      </w:r>
      <w:r>
        <w:rPr>
          <w:rFonts w:ascii="Helvetica" w:hAnsi="Helvetica" w:cs="Helvetica"/>
          <w:color w:val="333333"/>
          <w:sz w:val="21"/>
          <w:szCs w:val="21"/>
        </w:rPr>
        <w:t>属性。</w:t>
      </w:r>
    </w:p>
    <w:p w:rsidR="00B10A30" w:rsidRDefault="00B10A30" w:rsidP="00B10A3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一种实现方法是在模块的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init()</w:t>
      </w:r>
      <w:r>
        <w:rPr>
          <w:rFonts w:ascii="Helvetica" w:hAnsi="Helvetica" w:cs="Helvetica"/>
          <w:color w:val="333333"/>
          <w:sz w:val="21"/>
          <w:szCs w:val="21"/>
        </w:rPr>
        <w:t> </w:t>
      </w:r>
      <w:r>
        <w:rPr>
          <w:rFonts w:ascii="Helvetica" w:hAnsi="Helvetica" w:cs="Helvetica"/>
          <w:color w:val="333333"/>
          <w:sz w:val="21"/>
          <w:szCs w:val="21"/>
        </w:rPr>
        <w:t>方法中测试</w:t>
      </w:r>
      <w:r>
        <w:rPr>
          <w:rFonts w:ascii="Helvetica" w:hAnsi="Helvetica" w:cs="Helvetica"/>
          <w:color w:val="333333"/>
          <w:sz w:val="21"/>
          <w:szCs w:val="21"/>
        </w:rPr>
        <w:t>Yii</w:t>
      </w:r>
      <w:r>
        <w:rPr>
          <w:rFonts w:ascii="Helvetica" w:hAnsi="Helvetica" w:cs="Helvetica"/>
          <w:color w:val="333333"/>
          <w:sz w:val="21"/>
          <w:szCs w:val="21"/>
        </w:rPr>
        <w:t>应用程序的实例类型：</w:t>
      </w:r>
    </w:p>
    <w:p w:rsidR="00B10A30" w:rsidRDefault="00B10A30" w:rsidP="00B10A3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init</w:t>
      </w:r>
      <w:r>
        <w:rPr>
          <w:rStyle w:val="hljs-params"/>
          <w:rFonts w:ascii="Consolas" w:hAnsi="Consolas" w:cs="Consolas"/>
          <w:color w:val="444444"/>
          <w:shd w:val="clear" w:color="auto" w:fill="F0F0F0"/>
        </w:rPr>
        <w:t>()</w:t>
      </w:r>
    </w:p>
    <w:p w:rsidR="00B10A30" w:rsidRDefault="00B10A30" w:rsidP="00B10A3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B10A30" w:rsidRDefault="00B10A30" w:rsidP="00B10A3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::init();</w:t>
      </w:r>
    </w:p>
    <w:p w:rsidR="00B10A30" w:rsidRDefault="00B10A30" w:rsidP="00B10A3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instanceof</w:t>
      </w:r>
      <w:r>
        <w:rPr>
          <w:rStyle w:val="HTML"/>
          <w:rFonts w:ascii="Consolas" w:hAnsi="Consolas" w:cs="Consolas"/>
          <w:color w:val="444444"/>
          <w:shd w:val="clear" w:color="auto" w:fill="F0F0F0"/>
        </w:rPr>
        <w:t xml:space="preserve"> \yii\console\Application) {</w:t>
      </w:r>
    </w:p>
    <w:p w:rsidR="00B10A30" w:rsidRDefault="00B10A30" w:rsidP="00B10A3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 xml:space="preserve">-&gt;controllerNamespace = </w:t>
      </w:r>
      <w:r>
        <w:rPr>
          <w:rStyle w:val="hljs-string"/>
          <w:rFonts w:ascii="Consolas" w:hAnsi="Consolas" w:cs="Consolas"/>
          <w:color w:val="880000"/>
          <w:shd w:val="clear" w:color="auto" w:fill="F0F0F0"/>
        </w:rPr>
        <w:t>'app\modules\forum\commands'</w:t>
      </w:r>
      <w:r>
        <w:rPr>
          <w:rStyle w:val="HTML"/>
          <w:rFonts w:ascii="Consolas" w:hAnsi="Consolas" w:cs="Consolas"/>
          <w:color w:val="444444"/>
          <w:shd w:val="clear" w:color="auto" w:fill="F0F0F0"/>
        </w:rPr>
        <w:t>;</w:t>
      </w:r>
    </w:p>
    <w:p w:rsidR="00B10A30" w:rsidRDefault="00B10A30" w:rsidP="00B10A3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B10A30" w:rsidRDefault="00B10A30" w:rsidP="00B10A3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B10A30" w:rsidRDefault="00B10A30" w:rsidP="00B10A3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然后您的命令将从命令行使用以下路由：</w:t>
      </w:r>
    </w:p>
    <w:p w:rsidR="00B10A30" w:rsidRDefault="00B10A30" w:rsidP="00B10A30">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xml"/>
          <w:rFonts w:ascii="Consolas" w:hAnsi="Consolas" w:cs="Consolas"/>
          <w:color w:val="444444"/>
          <w:shd w:val="clear" w:color="auto" w:fill="F0F0F0"/>
        </w:rPr>
        <w:t xml:space="preserve">yii </w:t>
      </w:r>
      <w:r>
        <w:rPr>
          <w:rStyle w:val="hljs-tag"/>
          <w:rFonts w:ascii="Consolas" w:hAnsi="Consolas" w:cs="Consolas"/>
          <w:color w:val="444444"/>
          <w:shd w:val="clear" w:color="auto" w:fill="F0F0F0"/>
        </w:rPr>
        <w:t>&lt;</w:t>
      </w:r>
      <w:r>
        <w:rPr>
          <w:rStyle w:val="hljs-title"/>
          <w:rFonts w:ascii="Consolas" w:hAnsi="Consolas" w:cs="Consolas"/>
          <w:b/>
          <w:bCs/>
          <w:color w:val="880000"/>
          <w:shd w:val="clear" w:color="auto" w:fill="F0F0F0"/>
        </w:rPr>
        <w:t>module_id</w:t>
      </w:r>
      <w:r>
        <w:rPr>
          <w:rStyle w:val="hljs-tag"/>
          <w:rFonts w:ascii="Consolas" w:hAnsi="Consolas" w:cs="Consolas"/>
          <w:color w:val="444444"/>
          <w:shd w:val="clear" w:color="auto" w:fill="F0F0F0"/>
        </w:rPr>
        <w:t>&gt;</w:t>
      </w:r>
      <w:r>
        <w:rPr>
          <w:rStyle w:val="xml"/>
          <w:rFonts w:ascii="Consolas" w:hAnsi="Consolas" w:cs="Consolas"/>
          <w:color w:val="444444"/>
          <w:shd w:val="clear" w:color="auto" w:fill="F0F0F0"/>
        </w:rPr>
        <w:t>/</w:t>
      </w:r>
      <w:r>
        <w:rPr>
          <w:rStyle w:val="hljs-tag"/>
          <w:rFonts w:ascii="Consolas" w:hAnsi="Consolas" w:cs="Consolas"/>
          <w:color w:val="444444"/>
          <w:shd w:val="clear" w:color="auto" w:fill="F0F0F0"/>
        </w:rPr>
        <w:t>&lt;</w:t>
      </w:r>
      <w:r>
        <w:rPr>
          <w:rStyle w:val="hljs-title"/>
          <w:rFonts w:ascii="Consolas" w:hAnsi="Consolas" w:cs="Consolas"/>
          <w:b/>
          <w:bCs/>
          <w:color w:val="880000"/>
          <w:shd w:val="clear" w:color="auto" w:fill="F0F0F0"/>
        </w:rPr>
        <w:t>command</w:t>
      </w:r>
      <w:r>
        <w:rPr>
          <w:rStyle w:val="hljs-tag"/>
          <w:rFonts w:ascii="Consolas" w:hAnsi="Consolas" w:cs="Consolas"/>
          <w:color w:val="444444"/>
          <w:shd w:val="clear" w:color="auto" w:fill="F0F0F0"/>
        </w:rPr>
        <w:t>&gt;</w:t>
      </w:r>
      <w:r>
        <w:rPr>
          <w:rStyle w:val="xml"/>
          <w:rFonts w:ascii="Consolas" w:hAnsi="Consolas" w:cs="Consolas"/>
          <w:color w:val="444444"/>
          <w:shd w:val="clear" w:color="auto" w:fill="F0F0F0"/>
        </w:rPr>
        <w:t>/</w:t>
      </w:r>
      <w:r>
        <w:rPr>
          <w:rStyle w:val="hljs-tag"/>
          <w:rFonts w:ascii="Consolas" w:hAnsi="Consolas" w:cs="Consolas"/>
          <w:color w:val="444444"/>
          <w:shd w:val="clear" w:color="auto" w:fill="F0F0F0"/>
        </w:rPr>
        <w:t>&lt;</w:t>
      </w:r>
      <w:r>
        <w:rPr>
          <w:rStyle w:val="hljs-title"/>
          <w:rFonts w:ascii="Consolas" w:hAnsi="Consolas" w:cs="Consolas"/>
          <w:b/>
          <w:bCs/>
          <w:color w:val="880000"/>
          <w:shd w:val="clear" w:color="auto" w:fill="F0F0F0"/>
        </w:rPr>
        <w:t>sub_command</w:t>
      </w:r>
      <w:r>
        <w:rPr>
          <w:rStyle w:val="hljs-tag"/>
          <w:rFonts w:ascii="Consolas" w:hAnsi="Consolas" w:cs="Consolas"/>
          <w:color w:val="444444"/>
          <w:shd w:val="clear" w:color="auto" w:fill="F0F0F0"/>
        </w:rPr>
        <w:t>&gt;</w:t>
      </w:r>
    </w:p>
    <w:p w:rsidR="00B10A30" w:rsidRPr="0019597A" w:rsidRDefault="00B10A30" w:rsidP="0041679D"/>
    <w:p w:rsidR="0024589A" w:rsidRDefault="00DB3EE8" w:rsidP="00775EC5">
      <w:pPr>
        <w:outlineLvl w:val="2"/>
        <w:rPr>
          <w:u w:val="wave"/>
        </w:rPr>
      </w:pPr>
      <w:r>
        <w:rPr>
          <w:rFonts w:hint="eastAsia"/>
          <w:u w:val="wave"/>
        </w:rPr>
        <w:t>7</w:t>
      </w:r>
      <w:r>
        <w:rPr>
          <w:rFonts w:hint="eastAsia"/>
          <w:u w:val="wave"/>
        </w:rPr>
        <w:t>、路由</w:t>
      </w:r>
    </w:p>
    <w:p w:rsidR="00DB3EE8" w:rsidRDefault="00DB3EE8" w:rsidP="0024589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和访问应用的控制器类似，</w:t>
      </w:r>
      <w:hyperlink r:id="rId142" w:anchor="routes" w:history="1">
        <w:r>
          <w:rPr>
            <w:rStyle w:val="a4"/>
            <w:rFonts w:ascii="Helvetica" w:hAnsi="Helvetica" w:cs="Helvetica"/>
            <w:color w:val="337AB7"/>
            <w:szCs w:val="21"/>
            <w:shd w:val="clear" w:color="auto" w:fill="FFFFFF"/>
          </w:rPr>
          <w:t>路由</w:t>
        </w:r>
      </w:hyperlink>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也用在模块中控制器的寻址，</w:t>
      </w:r>
      <w:r w:rsidRPr="00C16046">
        <w:rPr>
          <w:rFonts w:ascii="Helvetica" w:hAnsi="Helvetica" w:cs="Helvetica"/>
          <w:color w:val="333333"/>
          <w:szCs w:val="21"/>
          <w:shd w:val="clear" w:color="auto" w:fill="FFFFFF"/>
        </w:rPr>
        <w:t xml:space="preserve"> </w:t>
      </w:r>
      <w:r w:rsidRPr="00C16046">
        <w:rPr>
          <w:rFonts w:ascii="Helvetica" w:hAnsi="Helvetica" w:cs="Helvetica"/>
          <w:color w:val="2E74B5" w:themeColor="accent1" w:themeShade="BF"/>
          <w:szCs w:val="21"/>
          <w:highlight w:val="cyan"/>
        </w:rPr>
        <w:t>模块中控制器的路由必须以模块</w:t>
      </w:r>
      <w:r w:rsidRPr="00C16046">
        <w:rPr>
          <w:rFonts w:ascii="Helvetica" w:hAnsi="Helvetica" w:cs="Helvetica"/>
          <w:color w:val="2E74B5" w:themeColor="accent1" w:themeShade="BF"/>
          <w:szCs w:val="21"/>
          <w:highlight w:val="cyan"/>
        </w:rPr>
        <w:t>ID</w:t>
      </w:r>
      <w:r w:rsidRPr="00C16046">
        <w:rPr>
          <w:rFonts w:ascii="Helvetica" w:hAnsi="Helvetica" w:cs="Helvetica"/>
          <w:color w:val="2E74B5" w:themeColor="accent1" w:themeShade="BF"/>
          <w:szCs w:val="21"/>
          <w:highlight w:val="cyan"/>
        </w:rPr>
        <w:t>开始，接下来为控制器</w:t>
      </w:r>
      <w:r w:rsidRPr="00C16046">
        <w:rPr>
          <w:rFonts w:ascii="Helvetica" w:hAnsi="Helvetica" w:cs="Helvetica"/>
          <w:color w:val="2E74B5" w:themeColor="accent1" w:themeShade="BF"/>
          <w:szCs w:val="21"/>
          <w:highlight w:val="cyan"/>
        </w:rPr>
        <w:t>ID</w:t>
      </w:r>
      <w:r w:rsidRPr="00C16046">
        <w:rPr>
          <w:rFonts w:ascii="Helvetica" w:hAnsi="Helvetica" w:cs="Helvetica"/>
          <w:color w:val="2E74B5" w:themeColor="accent1" w:themeShade="BF"/>
          <w:szCs w:val="21"/>
          <w:highlight w:val="cyan"/>
        </w:rPr>
        <w:t>和操作</w:t>
      </w:r>
      <w:r w:rsidRPr="00C16046">
        <w:rPr>
          <w:rFonts w:ascii="Helvetica" w:hAnsi="Helvetica" w:cs="Helvetica"/>
          <w:color w:val="2E74B5" w:themeColor="accent1" w:themeShade="BF"/>
          <w:szCs w:val="21"/>
          <w:highlight w:val="cyan"/>
        </w:rPr>
        <w:t>ID</w:t>
      </w:r>
      <w:r w:rsidRPr="00C16046">
        <w:rPr>
          <w:rFonts w:ascii="Helvetica" w:hAnsi="Helvetica" w:cs="Helvetica"/>
          <w:color w:val="2E74B5" w:themeColor="accent1" w:themeShade="BF"/>
          <w:szCs w:val="21"/>
          <w:highlight w:val="cyan"/>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例如，假定应用使用一个名为</w:t>
      </w:r>
      <w:r>
        <w:rPr>
          <w:rFonts w:ascii="Helvetica" w:hAnsi="Helvetica" w:cs="Helvetica"/>
          <w:color w:val="333333"/>
          <w:szCs w:val="21"/>
          <w:shd w:val="clear" w:color="auto" w:fill="FFFFFF"/>
        </w:rPr>
        <w:t> </w:t>
      </w:r>
      <w:r>
        <w:rPr>
          <w:rStyle w:val="HTML"/>
          <w:rFonts w:ascii="Consolas" w:hAnsi="Consolas" w:cs="Consolas"/>
          <w:color w:val="C7254E"/>
          <w:sz w:val="19"/>
          <w:szCs w:val="19"/>
          <w:shd w:val="clear" w:color="auto" w:fill="F9F2F4"/>
        </w:rPr>
        <w:t>forum</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模块，</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路由</w:t>
      </w:r>
      <w:r>
        <w:rPr>
          <w:rStyle w:val="HTML"/>
          <w:rFonts w:ascii="Consolas" w:hAnsi="Consolas" w:cs="Consolas"/>
          <w:color w:val="C7254E"/>
          <w:sz w:val="19"/>
          <w:szCs w:val="19"/>
          <w:shd w:val="clear" w:color="auto" w:fill="F9F2F4"/>
        </w:rPr>
        <w:t>forum/post/index</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代表模块中</w:t>
      </w:r>
      <w:r>
        <w:rPr>
          <w:rFonts w:ascii="Helvetica" w:hAnsi="Helvetica" w:cs="Helvetica"/>
          <w:color w:val="333333"/>
          <w:szCs w:val="21"/>
          <w:shd w:val="clear" w:color="auto" w:fill="FFFFFF"/>
        </w:rPr>
        <w:t> </w:t>
      </w:r>
      <w:r>
        <w:rPr>
          <w:rStyle w:val="HTML"/>
          <w:rFonts w:ascii="Consolas" w:hAnsi="Consolas" w:cs="Consolas"/>
          <w:color w:val="C7254E"/>
          <w:sz w:val="19"/>
          <w:szCs w:val="19"/>
          <w:shd w:val="clear" w:color="auto" w:fill="F9F2F4"/>
        </w:rPr>
        <w:t>post</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控制器的</w:t>
      </w:r>
      <w:r>
        <w:rPr>
          <w:rFonts w:ascii="Helvetica" w:hAnsi="Helvetica" w:cs="Helvetica"/>
          <w:color w:val="333333"/>
          <w:szCs w:val="21"/>
          <w:shd w:val="clear" w:color="auto" w:fill="FFFFFF"/>
        </w:rPr>
        <w:t> </w:t>
      </w:r>
      <w:r>
        <w:rPr>
          <w:rStyle w:val="HTML"/>
          <w:rFonts w:ascii="Consolas" w:hAnsi="Consolas" w:cs="Consolas"/>
          <w:color w:val="C7254E"/>
          <w:sz w:val="19"/>
          <w:szCs w:val="19"/>
          <w:shd w:val="clear" w:color="auto" w:fill="F9F2F4"/>
        </w:rPr>
        <w:t>index</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操作，</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如果路由只包含模块</w:t>
      </w:r>
      <w:r>
        <w:rPr>
          <w:rFonts w:ascii="Helvetica" w:hAnsi="Helvetica" w:cs="Helvetica"/>
          <w:color w:val="333333"/>
          <w:szCs w:val="21"/>
          <w:shd w:val="clear" w:color="auto" w:fill="FFFFFF"/>
        </w:rPr>
        <w:t>ID</w:t>
      </w:r>
      <w:r>
        <w:rPr>
          <w:rFonts w:ascii="Helvetica" w:hAnsi="Helvetica" w:cs="Helvetica"/>
          <w:color w:val="333333"/>
          <w:szCs w:val="21"/>
          <w:shd w:val="clear" w:color="auto" w:fill="FFFFFF"/>
        </w:rPr>
        <w:t>，默认为</w:t>
      </w:r>
      <w:r>
        <w:rPr>
          <w:rFonts w:ascii="Helvetica" w:hAnsi="Helvetica" w:cs="Helvetica"/>
          <w:color w:val="333333"/>
          <w:szCs w:val="21"/>
          <w:shd w:val="clear" w:color="auto" w:fill="FFFFFF"/>
        </w:rPr>
        <w:t> </w:t>
      </w:r>
      <w:r>
        <w:rPr>
          <w:rStyle w:val="HTML"/>
          <w:rFonts w:ascii="Consolas" w:hAnsi="Consolas" w:cs="Consolas"/>
          <w:color w:val="C7254E"/>
          <w:sz w:val="19"/>
          <w:szCs w:val="19"/>
          <w:shd w:val="clear" w:color="auto" w:fill="F9F2F4"/>
        </w:rPr>
        <w:t>default</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 </w:t>
      </w:r>
      <w:hyperlink r:id="rId143" w:anchor="$defaultRoute-detail" w:history="1">
        <w:r>
          <w:rPr>
            <w:rStyle w:val="a4"/>
            <w:rFonts w:ascii="Helvetica" w:hAnsi="Helvetica" w:cs="Helvetica"/>
            <w:color w:val="337AB7"/>
            <w:szCs w:val="21"/>
            <w:shd w:val="clear" w:color="auto" w:fill="FFFFFF"/>
          </w:rPr>
          <w:t>yii\base\Module::$defaultRoute</w:t>
        </w:r>
      </w:hyperlink>
      <w:r>
        <w:rPr>
          <w:rFonts w:ascii="Helvetica" w:hAnsi="Helvetica" w:cs="Helvetica"/>
          <w:color w:val="333333"/>
          <w:szCs w:val="21"/>
          <w:shd w:val="clear" w:color="auto" w:fill="FFFFFF"/>
        </w:rPr>
        <w:t> </w:t>
      </w:r>
      <w:r w:rsidR="00905A99" w:rsidRPr="00C16046">
        <w:rPr>
          <w:rFonts w:ascii="Helvetica" w:hAnsi="Helvetica" w:cs="Helvetica" w:hint="eastAsia"/>
          <w:color w:val="2E74B5" w:themeColor="accent1" w:themeShade="BF"/>
          <w:szCs w:val="21"/>
          <w:highlight w:val="cyan"/>
          <w:shd w:val="clear" w:color="auto" w:fill="FFFFFF"/>
        </w:rPr>
        <w:t>（可在</w:t>
      </w:r>
      <w:r w:rsidR="00905A99" w:rsidRPr="00C16046">
        <w:rPr>
          <w:rFonts w:ascii="Helvetica" w:hAnsi="Helvetica" w:cs="Helvetica"/>
          <w:color w:val="2E74B5" w:themeColor="accent1" w:themeShade="BF"/>
          <w:szCs w:val="21"/>
          <w:highlight w:val="cyan"/>
          <w:shd w:val="clear" w:color="auto" w:fill="FFFFFF"/>
        </w:rPr>
        <w:t>系统配置中配置）</w:t>
      </w:r>
      <w:r>
        <w:rPr>
          <w:rFonts w:ascii="Helvetica" w:hAnsi="Helvetica" w:cs="Helvetica"/>
          <w:color w:val="333333"/>
          <w:szCs w:val="21"/>
          <w:shd w:val="clear" w:color="auto" w:fill="FFFFFF"/>
        </w:rPr>
        <w:t>属性来决定使用哪个控制器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操作，</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也就是说路由</w:t>
      </w:r>
      <w:r>
        <w:rPr>
          <w:rFonts w:ascii="Helvetica" w:hAnsi="Helvetica" w:cs="Helvetica"/>
          <w:color w:val="333333"/>
          <w:szCs w:val="21"/>
          <w:shd w:val="clear" w:color="auto" w:fill="FFFFFF"/>
        </w:rPr>
        <w:t> </w:t>
      </w:r>
      <w:r>
        <w:rPr>
          <w:rStyle w:val="HTML"/>
          <w:rFonts w:ascii="Consolas" w:hAnsi="Consolas" w:cs="Consolas"/>
          <w:color w:val="C7254E"/>
          <w:sz w:val="19"/>
          <w:szCs w:val="19"/>
          <w:shd w:val="clear" w:color="auto" w:fill="F9F2F4"/>
        </w:rPr>
        <w:t>forum</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可能代表</w:t>
      </w:r>
      <w:r>
        <w:rPr>
          <w:rFonts w:ascii="Helvetica" w:hAnsi="Helvetica" w:cs="Helvetica"/>
          <w:color w:val="333333"/>
          <w:szCs w:val="21"/>
          <w:shd w:val="clear" w:color="auto" w:fill="FFFFFF"/>
        </w:rPr>
        <w:t> </w:t>
      </w:r>
      <w:r>
        <w:rPr>
          <w:rStyle w:val="HTML"/>
          <w:rFonts w:ascii="Consolas" w:hAnsi="Consolas" w:cs="Consolas"/>
          <w:color w:val="C7254E"/>
          <w:sz w:val="19"/>
          <w:szCs w:val="19"/>
          <w:shd w:val="clear" w:color="auto" w:fill="F9F2F4"/>
        </w:rPr>
        <w:t>forum</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模块的</w:t>
      </w:r>
      <w:r>
        <w:rPr>
          <w:rFonts w:ascii="Helvetica" w:hAnsi="Helvetica" w:cs="Helvetica"/>
          <w:color w:val="333333"/>
          <w:szCs w:val="21"/>
          <w:shd w:val="clear" w:color="auto" w:fill="FFFFFF"/>
        </w:rPr>
        <w:t> </w:t>
      </w:r>
      <w:r>
        <w:rPr>
          <w:rStyle w:val="HTML"/>
          <w:rFonts w:ascii="Consolas" w:hAnsi="Consolas" w:cs="Consolas"/>
          <w:color w:val="C7254E"/>
          <w:sz w:val="19"/>
          <w:szCs w:val="19"/>
          <w:shd w:val="clear" w:color="auto" w:fill="F9F2F4"/>
        </w:rPr>
        <w:t>default</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控制器。</w:t>
      </w:r>
    </w:p>
    <w:p w:rsidR="00C16046" w:rsidRDefault="00C16046" w:rsidP="0024589A">
      <w:pPr>
        <w:rPr>
          <w:rFonts w:ascii="Helvetica" w:hAnsi="Helvetica" w:cs="Helvetica"/>
          <w:color w:val="333333"/>
          <w:szCs w:val="21"/>
          <w:shd w:val="clear" w:color="auto" w:fill="FFFFFF"/>
        </w:rPr>
      </w:pPr>
    </w:p>
    <w:p w:rsidR="00C16046" w:rsidRDefault="00C16046" w:rsidP="00775EC5">
      <w:pPr>
        <w:outlineLvl w:val="2"/>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、访问</w:t>
      </w:r>
      <w:r>
        <w:rPr>
          <w:rFonts w:ascii="Helvetica" w:hAnsi="Helvetica" w:cs="Helvetica"/>
          <w:color w:val="333333"/>
          <w:szCs w:val="21"/>
          <w:shd w:val="clear" w:color="auto" w:fill="FFFFFF"/>
        </w:rPr>
        <w:t>模块</w:t>
      </w:r>
    </w:p>
    <w:p w:rsidR="00C16046" w:rsidRDefault="00C16046" w:rsidP="00C16046">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在模块中，可能经常需要获取</w:t>
      </w:r>
      <w:hyperlink r:id="rId144" w:anchor="module-classes" w:history="1">
        <w:r>
          <w:rPr>
            <w:rStyle w:val="a4"/>
            <w:rFonts w:ascii="Helvetica" w:hAnsi="Helvetica" w:cs="Helvetica"/>
            <w:color w:val="337AB7"/>
            <w:sz w:val="21"/>
            <w:szCs w:val="21"/>
            <w:u w:val="none"/>
          </w:rPr>
          <w:t>模块类</w:t>
        </w:r>
      </w:hyperlink>
      <w:r>
        <w:rPr>
          <w:rFonts w:ascii="Helvetica" w:hAnsi="Helvetica" w:cs="Helvetica"/>
          <w:color w:val="333333"/>
          <w:sz w:val="21"/>
          <w:szCs w:val="21"/>
        </w:rPr>
        <w:t>的实例来访问模块</w:t>
      </w:r>
      <w:r>
        <w:rPr>
          <w:rFonts w:ascii="Helvetica" w:hAnsi="Helvetica" w:cs="Helvetica"/>
          <w:color w:val="333333"/>
          <w:sz w:val="21"/>
          <w:szCs w:val="21"/>
        </w:rPr>
        <w:t>ID</w:t>
      </w:r>
      <w:r>
        <w:rPr>
          <w:rFonts w:ascii="Helvetica" w:hAnsi="Helvetica" w:cs="Helvetica"/>
          <w:color w:val="333333"/>
          <w:sz w:val="21"/>
          <w:szCs w:val="21"/>
        </w:rPr>
        <w:t>，模块参数，模块组件等，</w:t>
      </w:r>
      <w:r>
        <w:rPr>
          <w:rFonts w:ascii="Helvetica" w:hAnsi="Helvetica" w:cs="Helvetica"/>
          <w:color w:val="333333"/>
          <w:sz w:val="21"/>
          <w:szCs w:val="21"/>
        </w:rPr>
        <w:t xml:space="preserve"> </w:t>
      </w:r>
      <w:r>
        <w:rPr>
          <w:rFonts w:ascii="Helvetica" w:hAnsi="Helvetica" w:cs="Helvetica"/>
          <w:color w:val="333333"/>
          <w:sz w:val="21"/>
          <w:szCs w:val="21"/>
        </w:rPr>
        <w:t>可以使用如下语句来获取：</w:t>
      </w:r>
    </w:p>
    <w:p w:rsidR="00C16046" w:rsidRDefault="00C16046" w:rsidP="00C16046">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$module</w:t>
      </w:r>
      <w:r>
        <w:rPr>
          <w:rStyle w:val="HTML"/>
          <w:rFonts w:ascii="Consolas" w:hAnsi="Consolas" w:cs="Consolas"/>
          <w:color w:val="444444"/>
          <w:shd w:val="clear" w:color="auto" w:fill="F0F0F0"/>
        </w:rPr>
        <w:t xml:space="preserve"> = MyModuleClass::getInstance();</w:t>
      </w:r>
    </w:p>
    <w:p w:rsidR="00C16046" w:rsidRDefault="00C16046" w:rsidP="00C16046">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其中</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MyModuleClass</w:t>
      </w:r>
      <w:r>
        <w:rPr>
          <w:rFonts w:ascii="Helvetica" w:hAnsi="Helvetica" w:cs="Helvetica"/>
          <w:color w:val="333333"/>
          <w:sz w:val="21"/>
          <w:szCs w:val="21"/>
        </w:rPr>
        <w:t> </w:t>
      </w:r>
      <w:r>
        <w:rPr>
          <w:rFonts w:ascii="Helvetica" w:hAnsi="Helvetica" w:cs="Helvetica"/>
          <w:color w:val="333333"/>
          <w:sz w:val="21"/>
          <w:szCs w:val="21"/>
        </w:rPr>
        <w:t>对应你想要的模块类，</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getInstance()</w:t>
      </w:r>
      <w:r>
        <w:rPr>
          <w:rFonts w:ascii="Helvetica" w:hAnsi="Helvetica" w:cs="Helvetica"/>
          <w:color w:val="333333"/>
          <w:sz w:val="21"/>
          <w:szCs w:val="21"/>
        </w:rPr>
        <w:t> </w:t>
      </w:r>
      <w:r>
        <w:rPr>
          <w:rFonts w:ascii="Helvetica" w:hAnsi="Helvetica" w:cs="Helvetica"/>
          <w:color w:val="333333"/>
          <w:sz w:val="21"/>
          <w:szCs w:val="21"/>
        </w:rPr>
        <w:t>方法返回当前请求的模块类实例，</w:t>
      </w:r>
      <w:r>
        <w:rPr>
          <w:rFonts w:ascii="Helvetica" w:hAnsi="Helvetica" w:cs="Helvetica"/>
          <w:color w:val="333333"/>
          <w:sz w:val="21"/>
          <w:szCs w:val="21"/>
        </w:rPr>
        <w:t xml:space="preserve"> </w:t>
      </w:r>
      <w:r>
        <w:rPr>
          <w:rFonts w:ascii="Helvetica" w:hAnsi="Helvetica" w:cs="Helvetica"/>
          <w:color w:val="333333"/>
          <w:sz w:val="21"/>
          <w:szCs w:val="21"/>
        </w:rPr>
        <w:t>如果模块没有被请求，该方法会返回空，注意不需要手动创建一个模块类，</w:t>
      </w:r>
      <w:r>
        <w:rPr>
          <w:rFonts w:ascii="Helvetica" w:hAnsi="Helvetica" w:cs="Helvetica"/>
          <w:color w:val="333333"/>
          <w:sz w:val="21"/>
          <w:szCs w:val="21"/>
        </w:rPr>
        <w:t xml:space="preserve"> </w:t>
      </w:r>
      <w:r>
        <w:rPr>
          <w:rFonts w:ascii="Helvetica" w:hAnsi="Helvetica" w:cs="Helvetica"/>
          <w:color w:val="333333"/>
          <w:sz w:val="21"/>
          <w:szCs w:val="21"/>
        </w:rPr>
        <w:t>因为手动创建的和</w:t>
      </w:r>
      <w:r>
        <w:rPr>
          <w:rFonts w:ascii="Helvetica" w:hAnsi="Helvetica" w:cs="Helvetica"/>
          <w:color w:val="333333"/>
          <w:sz w:val="21"/>
          <w:szCs w:val="21"/>
        </w:rPr>
        <w:t>Yii</w:t>
      </w:r>
      <w:r>
        <w:rPr>
          <w:rFonts w:ascii="Helvetica" w:hAnsi="Helvetica" w:cs="Helvetica"/>
          <w:color w:val="333333"/>
          <w:sz w:val="21"/>
          <w:szCs w:val="21"/>
        </w:rPr>
        <w:t>处理请求时自动创建的不同。</w:t>
      </w:r>
    </w:p>
    <w:p w:rsidR="00C16046" w:rsidRDefault="00C16046" w:rsidP="00C16046">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r>
        <w:rPr>
          <w:rFonts w:ascii="Helvetica" w:hAnsi="Helvetica" w:cs="Helvetica"/>
          <w:color w:val="31708F"/>
          <w:sz w:val="21"/>
          <w:szCs w:val="21"/>
        </w:rPr>
        <w:t>当开发模块时，你不能假定模块使用固定的</w:t>
      </w:r>
      <w:r>
        <w:rPr>
          <w:rFonts w:ascii="Helvetica" w:hAnsi="Helvetica" w:cs="Helvetica"/>
          <w:color w:val="31708F"/>
          <w:sz w:val="21"/>
          <w:szCs w:val="21"/>
        </w:rPr>
        <w:t>ID</w:t>
      </w:r>
      <w:r>
        <w:rPr>
          <w:rFonts w:ascii="Helvetica" w:hAnsi="Helvetica" w:cs="Helvetica"/>
          <w:color w:val="31708F"/>
          <w:sz w:val="21"/>
          <w:szCs w:val="21"/>
        </w:rPr>
        <w:t>，</w:t>
      </w:r>
      <w:r>
        <w:rPr>
          <w:rFonts w:ascii="Helvetica" w:hAnsi="Helvetica" w:cs="Helvetica"/>
          <w:color w:val="31708F"/>
          <w:sz w:val="21"/>
          <w:szCs w:val="21"/>
        </w:rPr>
        <w:t xml:space="preserve"> </w:t>
      </w:r>
      <w:r>
        <w:rPr>
          <w:rFonts w:ascii="Helvetica" w:hAnsi="Helvetica" w:cs="Helvetica"/>
          <w:color w:val="31708F"/>
          <w:sz w:val="21"/>
          <w:szCs w:val="21"/>
        </w:rPr>
        <w:t>因为在应用或其他没模块中，模块可能会对应到任意的</w:t>
      </w:r>
      <w:r>
        <w:rPr>
          <w:rFonts w:ascii="Helvetica" w:hAnsi="Helvetica" w:cs="Helvetica"/>
          <w:color w:val="31708F"/>
          <w:sz w:val="21"/>
          <w:szCs w:val="21"/>
        </w:rPr>
        <w:t>ID</w:t>
      </w:r>
      <w:r>
        <w:rPr>
          <w:rFonts w:ascii="Helvetica" w:hAnsi="Helvetica" w:cs="Helvetica"/>
          <w:color w:val="31708F"/>
          <w:sz w:val="21"/>
          <w:szCs w:val="21"/>
        </w:rPr>
        <w:t>，</w:t>
      </w:r>
      <w:r>
        <w:rPr>
          <w:rFonts w:ascii="Helvetica" w:hAnsi="Helvetica" w:cs="Helvetica"/>
          <w:color w:val="31708F"/>
          <w:sz w:val="21"/>
          <w:szCs w:val="21"/>
        </w:rPr>
        <w:t xml:space="preserve"> </w:t>
      </w:r>
      <w:r>
        <w:rPr>
          <w:rFonts w:ascii="Helvetica" w:hAnsi="Helvetica" w:cs="Helvetica"/>
          <w:color w:val="31708F"/>
          <w:sz w:val="21"/>
          <w:szCs w:val="21"/>
        </w:rPr>
        <w:t>为了获取模块</w:t>
      </w:r>
      <w:r>
        <w:rPr>
          <w:rFonts w:ascii="Helvetica" w:hAnsi="Helvetica" w:cs="Helvetica"/>
          <w:color w:val="31708F"/>
          <w:sz w:val="21"/>
          <w:szCs w:val="21"/>
        </w:rPr>
        <w:t>ID</w:t>
      </w:r>
      <w:r>
        <w:rPr>
          <w:rFonts w:ascii="Helvetica" w:hAnsi="Helvetica" w:cs="Helvetica"/>
          <w:color w:val="31708F"/>
          <w:sz w:val="21"/>
          <w:szCs w:val="21"/>
        </w:rPr>
        <w:t>，应使用上述代码获取模块实例，</w:t>
      </w:r>
      <w:r>
        <w:rPr>
          <w:rFonts w:ascii="Helvetica" w:hAnsi="Helvetica" w:cs="Helvetica"/>
          <w:color w:val="31708F"/>
          <w:sz w:val="21"/>
          <w:szCs w:val="21"/>
        </w:rPr>
        <w:t xml:space="preserve"> </w:t>
      </w:r>
      <w:r>
        <w:rPr>
          <w:rFonts w:ascii="Helvetica" w:hAnsi="Helvetica" w:cs="Helvetica"/>
          <w:color w:val="31708F"/>
          <w:sz w:val="21"/>
          <w:szCs w:val="21"/>
        </w:rPr>
        <w:t>然后通过</w:t>
      </w:r>
      <w:r>
        <w:rPr>
          <w:rStyle w:val="HTML"/>
          <w:rFonts w:ascii="Consolas" w:hAnsi="Consolas" w:cs="Consolas"/>
          <w:color w:val="C7254E"/>
          <w:sz w:val="19"/>
          <w:szCs w:val="19"/>
          <w:shd w:val="clear" w:color="auto" w:fill="F9F2F4"/>
        </w:rPr>
        <w:t>$module-&gt;id</w:t>
      </w:r>
      <w:r>
        <w:rPr>
          <w:rFonts w:ascii="Helvetica" w:hAnsi="Helvetica" w:cs="Helvetica"/>
          <w:color w:val="31708F"/>
          <w:sz w:val="21"/>
          <w:szCs w:val="21"/>
        </w:rPr>
        <w:t>获取模块</w:t>
      </w:r>
      <w:r>
        <w:rPr>
          <w:rFonts w:ascii="Helvetica" w:hAnsi="Helvetica" w:cs="Helvetica"/>
          <w:color w:val="31708F"/>
          <w:sz w:val="21"/>
          <w:szCs w:val="21"/>
        </w:rPr>
        <w:t>ID</w:t>
      </w:r>
      <w:r>
        <w:rPr>
          <w:rFonts w:ascii="Helvetica" w:hAnsi="Helvetica" w:cs="Helvetica"/>
          <w:color w:val="31708F"/>
          <w:sz w:val="21"/>
          <w:szCs w:val="21"/>
        </w:rPr>
        <w:t>。</w:t>
      </w:r>
    </w:p>
    <w:p w:rsidR="002513C3" w:rsidRDefault="002513C3" w:rsidP="00C16046">
      <w:pPr>
        <w:pStyle w:val="a9"/>
        <w:shd w:val="clear" w:color="auto" w:fill="D9EDF7"/>
        <w:spacing w:before="0" w:beforeAutospacing="0" w:after="0" w:afterAutospacing="0"/>
        <w:rPr>
          <w:rFonts w:ascii="Helvetica" w:hAnsi="Helvetica" w:cs="Helvetica"/>
          <w:color w:val="31708F"/>
          <w:sz w:val="21"/>
          <w:szCs w:val="21"/>
        </w:rPr>
      </w:pPr>
      <w:r>
        <w:rPr>
          <w:rFonts w:ascii="Helvetica" w:hAnsi="Helvetica" w:cs="Helvetica"/>
          <w:color w:val="31708F"/>
          <w:sz w:val="21"/>
          <w:szCs w:val="21"/>
        </w:rPr>
        <w:t>Exp</w:t>
      </w:r>
      <w:r w:rsidR="00AB7B4F">
        <w:rPr>
          <w:rFonts w:ascii="Helvetica" w:hAnsi="Helvetica" w:cs="Helvetica"/>
          <w:color w:val="31708F"/>
          <w:sz w:val="21"/>
          <w:szCs w:val="21"/>
        </w:rPr>
        <w:t xml:space="preserve"> :</w:t>
      </w:r>
      <w:r>
        <w:rPr>
          <w:rFonts w:ascii="Helvetica" w:hAnsi="Helvetica" w:cs="Helvetica"/>
          <w:color w:val="31708F"/>
          <w:sz w:val="21"/>
          <w:szCs w:val="21"/>
        </w:rPr>
        <w:t>1</w:t>
      </w:r>
      <w:r w:rsidRPr="002513C3">
        <w:rPr>
          <w:rFonts w:ascii="Helvetica" w:hAnsi="Helvetica" w:cs="Helvetica"/>
          <w:color w:val="31708F"/>
          <w:sz w:val="21"/>
          <w:szCs w:val="21"/>
        </w:rPr>
        <w:sym w:font="Wingdings" w:char="F04A"/>
      </w:r>
      <w:r>
        <w:rPr>
          <w:rFonts w:ascii="Helvetica" w:hAnsi="Helvetica" w:cs="Helvetica" w:hint="eastAsia"/>
          <w:color w:val="31708F"/>
          <w:sz w:val="21"/>
          <w:szCs w:val="21"/>
        </w:rPr>
        <w:t>获取</w:t>
      </w:r>
      <w:r>
        <w:rPr>
          <w:rFonts w:ascii="Helvetica" w:hAnsi="Helvetica" w:cs="Helvetica"/>
          <w:color w:val="31708F"/>
          <w:sz w:val="21"/>
          <w:szCs w:val="21"/>
        </w:rPr>
        <w:t>模</w:t>
      </w:r>
      <w:r>
        <w:rPr>
          <w:rFonts w:ascii="Helvetica" w:hAnsi="Helvetica" w:cs="Helvetica" w:hint="eastAsia"/>
          <w:color w:val="31708F"/>
          <w:sz w:val="21"/>
          <w:szCs w:val="21"/>
        </w:rPr>
        <w:t>块</w:t>
      </w:r>
      <w:r>
        <w:rPr>
          <w:rFonts w:ascii="Helvetica" w:hAnsi="Helvetica" w:cs="Helvetica" w:hint="eastAsia"/>
          <w:color w:val="31708F"/>
          <w:sz w:val="21"/>
          <w:szCs w:val="21"/>
        </w:rPr>
        <w:t>id</w:t>
      </w:r>
    </w:p>
    <w:p w:rsidR="002513C3" w:rsidRDefault="002513C3" w:rsidP="00C16046">
      <w:pPr>
        <w:pStyle w:val="a9"/>
        <w:shd w:val="clear" w:color="auto" w:fill="D9EDF7"/>
        <w:spacing w:before="0" w:beforeAutospacing="0" w:after="0" w:afterAutospacing="0"/>
        <w:rPr>
          <w:rFonts w:ascii="Helvetica" w:hAnsi="Helvetica" w:cs="Helvetica"/>
          <w:color w:val="31708F"/>
          <w:sz w:val="21"/>
          <w:szCs w:val="21"/>
        </w:rPr>
      </w:pPr>
      <w:r>
        <w:rPr>
          <w:rFonts w:ascii="Helvetica" w:hAnsi="Helvetica" w:cs="Helvetica"/>
          <w:color w:val="31708F"/>
          <w:sz w:val="21"/>
          <w:szCs w:val="21"/>
        </w:rPr>
        <w:t>$module = MyModuleClass::getInstance();</w:t>
      </w:r>
    </w:p>
    <w:p w:rsidR="002513C3" w:rsidRDefault="002513C3" w:rsidP="00C16046">
      <w:pPr>
        <w:pStyle w:val="a9"/>
        <w:shd w:val="clear" w:color="auto" w:fill="D9EDF7"/>
        <w:spacing w:before="0" w:beforeAutospacing="0" w:after="0" w:afterAutospacing="0"/>
        <w:rPr>
          <w:rFonts w:ascii="Helvetica" w:hAnsi="Helvetica" w:cs="Helvetica"/>
          <w:color w:val="31708F"/>
          <w:sz w:val="21"/>
          <w:szCs w:val="21"/>
        </w:rPr>
      </w:pPr>
      <w:r>
        <w:rPr>
          <w:rFonts w:ascii="Helvetica" w:hAnsi="Helvetica" w:cs="Helvetica"/>
          <w:color w:val="31708F"/>
          <w:sz w:val="21"/>
          <w:szCs w:val="21"/>
        </w:rPr>
        <w:t>$id = $module-&gt;id;</w:t>
      </w:r>
    </w:p>
    <w:p w:rsidR="00C16046" w:rsidRDefault="00C16046" w:rsidP="00C16046">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也可以使用如下方式访问模块实例</w:t>
      </w:r>
      <w:r>
        <w:rPr>
          <w:rFonts w:ascii="Helvetica" w:hAnsi="Helvetica" w:cs="Helvetica"/>
          <w:color w:val="333333"/>
          <w:sz w:val="21"/>
          <w:szCs w:val="21"/>
        </w:rPr>
        <w:t>:</w:t>
      </w:r>
    </w:p>
    <w:p w:rsidR="00C16046" w:rsidRDefault="00AB7B4F" w:rsidP="002B756F">
      <w:pPr>
        <w:pStyle w:val="HTML0"/>
        <w:pBdr>
          <w:top w:val="single" w:sz="6" w:space="7" w:color="CCCCCC"/>
          <w:left w:val="single" w:sz="6" w:space="1"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Exp :2</w:t>
      </w:r>
      <w:r w:rsidRPr="00AB7B4F">
        <w:rPr>
          <w:rStyle w:val="hljs-comment"/>
          <w:rFonts w:ascii="Consolas" w:hAnsi="Consolas" w:cs="Consolas"/>
          <w:color w:val="888888"/>
          <w:shd w:val="clear" w:color="auto" w:fill="F0F0F0"/>
        </w:rPr>
        <w:sym w:font="Wingdings" w:char="F04A"/>
      </w:r>
      <w:r w:rsidR="00C16046">
        <w:rPr>
          <w:rStyle w:val="hljs-comment"/>
          <w:rFonts w:ascii="Consolas" w:hAnsi="Consolas" w:cs="Consolas"/>
          <w:color w:val="888888"/>
          <w:shd w:val="clear" w:color="auto" w:fill="F0F0F0"/>
        </w:rPr>
        <w:t xml:space="preserve">// </w:t>
      </w:r>
      <w:r w:rsidR="00C16046">
        <w:rPr>
          <w:rStyle w:val="hljs-comment"/>
          <w:rFonts w:ascii="Consolas" w:hAnsi="Consolas" w:cs="Consolas"/>
          <w:color w:val="888888"/>
          <w:shd w:val="clear" w:color="auto" w:fill="F0F0F0"/>
        </w:rPr>
        <w:t>获取</w:t>
      </w:r>
      <w:r w:rsidR="00C16046">
        <w:rPr>
          <w:rStyle w:val="hljs-comment"/>
          <w:rFonts w:ascii="Consolas" w:hAnsi="Consolas" w:cs="Consolas"/>
          <w:color w:val="888888"/>
          <w:shd w:val="clear" w:color="auto" w:fill="F0F0F0"/>
        </w:rPr>
        <w:t>ID</w:t>
      </w:r>
      <w:r w:rsidR="00C16046">
        <w:rPr>
          <w:rStyle w:val="hljs-comment"/>
          <w:rFonts w:ascii="Consolas" w:hAnsi="Consolas" w:cs="Consolas"/>
          <w:color w:val="888888"/>
          <w:shd w:val="clear" w:color="auto" w:fill="F0F0F0"/>
        </w:rPr>
        <w:t>为</w:t>
      </w:r>
      <w:r w:rsidR="00C16046">
        <w:rPr>
          <w:rStyle w:val="hljs-comment"/>
          <w:rFonts w:ascii="Consolas" w:hAnsi="Consolas" w:cs="Consolas"/>
          <w:color w:val="888888"/>
          <w:shd w:val="clear" w:color="auto" w:fill="F0F0F0"/>
        </w:rPr>
        <w:t xml:space="preserve"> "forum" </w:t>
      </w:r>
      <w:r w:rsidR="00C16046">
        <w:rPr>
          <w:rStyle w:val="hljs-comment"/>
          <w:rFonts w:ascii="Consolas" w:hAnsi="Consolas" w:cs="Consolas"/>
          <w:color w:val="888888"/>
          <w:shd w:val="clear" w:color="auto" w:fill="F0F0F0"/>
        </w:rPr>
        <w:t>的模块</w:t>
      </w:r>
    </w:p>
    <w:p w:rsidR="00C16046" w:rsidRDefault="00C16046" w:rsidP="002B756F">
      <w:pPr>
        <w:pStyle w:val="HTML0"/>
        <w:pBdr>
          <w:top w:val="single" w:sz="6" w:space="7" w:color="CCCCCC"/>
          <w:left w:val="single" w:sz="6" w:space="1"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$module</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-&gt;getModule(</w:t>
      </w:r>
      <w:r>
        <w:rPr>
          <w:rStyle w:val="hljs-string"/>
          <w:rFonts w:ascii="Consolas" w:hAnsi="Consolas" w:cs="Consolas"/>
          <w:color w:val="880000"/>
          <w:shd w:val="clear" w:color="auto" w:fill="F0F0F0"/>
        </w:rPr>
        <w:t>'forum'</w:t>
      </w:r>
      <w:r>
        <w:rPr>
          <w:rStyle w:val="HTML"/>
          <w:rFonts w:ascii="Consolas" w:hAnsi="Consolas" w:cs="Consolas"/>
          <w:color w:val="444444"/>
          <w:shd w:val="clear" w:color="auto" w:fill="F0F0F0"/>
        </w:rPr>
        <w:t>);</w:t>
      </w:r>
    </w:p>
    <w:p w:rsidR="002B756F" w:rsidRDefault="002B756F" w:rsidP="002B756F">
      <w:pPr>
        <w:pStyle w:val="HTML0"/>
        <w:pBdr>
          <w:top w:val="single" w:sz="6" w:space="7" w:color="CCCCCC"/>
          <w:left w:val="single" w:sz="6" w:space="1" w:color="CCCCCC"/>
          <w:bottom w:val="single" w:sz="6" w:space="7" w:color="CCCCCC"/>
          <w:right w:val="single" w:sz="6" w:space="7" w:color="CCCCCC"/>
        </w:pBdr>
        <w:shd w:val="clear" w:color="auto" w:fill="F5F5F5"/>
        <w:wordWrap w:val="0"/>
        <w:ind w:left="-120" w:right="-120"/>
        <w:rPr>
          <w:rStyle w:val="hljs-comment"/>
          <w:rFonts w:ascii="Consolas" w:hAnsi="Consolas" w:cs="Consolas"/>
          <w:color w:val="888888"/>
          <w:shd w:val="clear" w:color="auto" w:fill="F0F0F0"/>
        </w:rPr>
      </w:pPr>
    </w:p>
    <w:p w:rsidR="002B756F" w:rsidRDefault="002B756F" w:rsidP="002B756F">
      <w:pPr>
        <w:pStyle w:val="HTML0"/>
        <w:pBdr>
          <w:top w:val="single" w:sz="6" w:space="7" w:color="CCCCCC"/>
          <w:left w:val="single" w:sz="6" w:space="1"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Exp :3</w:t>
      </w:r>
      <w:r w:rsidRPr="00AB7B4F">
        <w:rPr>
          <w:rStyle w:val="hljs-comment"/>
          <w:rFonts w:ascii="Consolas" w:hAnsi="Consolas" w:cs="Consolas"/>
          <w:color w:val="888888"/>
          <w:shd w:val="clear" w:color="auto" w:fill="F0F0F0"/>
        </w:rPr>
        <w:sym w:font="Wingdings" w:char="F04A"/>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获取处理当前请求控制器所属的模块</w:t>
      </w:r>
    </w:p>
    <w:p w:rsidR="00C16046" w:rsidRDefault="00C16046" w:rsidP="002B756F">
      <w:pPr>
        <w:pStyle w:val="HTML0"/>
        <w:pBdr>
          <w:top w:val="single" w:sz="6" w:space="7" w:color="CCCCCC"/>
          <w:left w:val="single" w:sz="6" w:space="1"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$module</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-&gt;controller-&gt;module;</w:t>
      </w:r>
    </w:p>
    <w:p w:rsidR="00C16046" w:rsidRDefault="00C16046" w:rsidP="00C16046">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第一种方式仅在你知道模块</w:t>
      </w:r>
      <w:r>
        <w:rPr>
          <w:rFonts w:ascii="Helvetica" w:hAnsi="Helvetica" w:cs="Helvetica"/>
          <w:color w:val="333333"/>
          <w:sz w:val="21"/>
          <w:szCs w:val="21"/>
        </w:rPr>
        <w:t>ID</w:t>
      </w:r>
      <w:r>
        <w:rPr>
          <w:rFonts w:ascii="Helvetica" w:hAnsi="Helvetica" w:cs="Helvetica"/>
          <w:color w:val="333333"/>
          <w:sz w:val="21"/>
          <w:szCs w:val="21"/>
        </w:rPr>
        <w:t>的情况下有效，</w:t>
      </w:r>
      <w:r>
        <w:rPr>
          <w:rFonts w:ascii="Helvetica" w:hAnsi="Helvetica" w:cs="Helvetica"/>
          <w:color w:val="333333"/>
          <w:sz w:val="21"/>
          <w:szCs w:val="21"/>
        </w:rPr>
        <w:t xml:space="preserve"> </w:t>
      </w:r>
      <w:r>
        <w:rPr>
          <w:rFonts w:ascii="Helvetica" w:hAnsi="Helvetica" w:cs="Helvetica"/>
          <w:color w:val="333333"/>
          <w:sz w:val="21"/>
          <w:szCs w:val="21"/>
        </w:rPr>
        <w:t>第二种方式在你知道处理请求的控制器下使用。</w:t>
      </w:r>
    </w:p>
    <w:p w:rsidR="00C16046" w:rsidRDefault="00C16046" w:rsidP="00C16046">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一旦获取到模块实例，可访问注册到模块的参数和组件，例如：</w:t>
      </w:r>
    </w:p>
    <w:p w:rsidR="0088785D" w:rsidRPr="0088785D" w:rsidRDefault="00C16046" w:rsidP="0088785D">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hljs-variable"/>
          <w:rFonts w:ascii="Consolas" w:hAnsi="Consolas" w:cs="Consolas"/>
          <w:color w:val="BC6060"/>
          <w:shd w:val="clear" w:color="auto" w:fill="F0F0F0"/>
        </w:rPr>
        <w:t>$maxPostCount</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$module</w:t>
      </w:r>
      <w:r>
        <w:rPr>
          <w:rStyle w:val="HTML"/>
          <w:rFonts w:ascii="Consolas" w:hAnsi="Consolas" w:cs="Consolas"/>
          <w:color w:val="444444"/>
          <w:shd w:val="clear" w:color="auto" w:fill="F0F0F0"/>
        </w:rPr>
        <w:t>-&gt;params[</w:t>
      </w:r>
      <w:r>
        <w:rPr>
          <w:rStyle w:val="hljs-string"/>
          <w:rFonts w:ascii="Consolas" w:hAnsi="Consolas" w:cs="Consolas"/>
          <w:color w:val="880000"/>
          <w:shd w:val="clear" w:color="auto" w:fill="F0F0F0"/>
        </w:rPr>
        <w:t>'maxPostCount'</w:t>
      </w:r>
      <w:r>
        <w:rPr>
          <w:rStyle w:val="HTML"/>
          <w:rFonts w:ascii="Consolas" w:hAnsi="Consolas" w:cs="Consolas"/>
          <w:color w:val="444444"/>
          <w:shd w:val="clear" w:color="auto" w:fill="F0F0F0"/>
        </w:rPr>
        <w:t>];</w:t>
      </w:r>
    </w:p>
    <w:p w:rsidR="0088785D" w:rsidRDefault="0088785D" w:rsidP="0088785D">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hyperlink r:id="rId145" w:anchor="getModule()-detail" w:history="1">
        <w:r>
          <w:rPr>
            <w:rStyle w:val="a4"/>
            <w:rFonts w:ascii="Helvetica" w:hAnsi="Helvetica" w:cs="Helvetica"/>
            <w:color w:val="337AB7"/>
          </w:rPr>
          <w:t>getModule()</w:t>
        </w:r>
      </w:hyperlink>
      <w:r>
        <w:rPr>
          <w:rFonts w:ascii="Helvetica" w:hAnsi="Helvetica" w:cs="Helvetica"/>
          <w:color w:val="31708F"/>
          <w:sz w:val="21"/>
          <w:szCs w:val="21"/>
        </w:rPr>
        <w:t> </w:t>
      </w:r>
      <w:r>
        <w:rPr>
          <w:rFonts w:ascii="Helvetica" w:hAnsi="Helvetica" w:cs="Helvetica"/>
          <w:color w:val="31708F"/>
          <w:sz w:val="21"/>
          <w:szCs w:val="21"/>
        </w:rPr>
        <w:t>方法只返回子模块的直属的</w:t>
      </w:r>
      <w:r>
        <w:rPr>
          <w:rFonts w:ascii="Helvetica" w:hAnsi="Helvetica" w:cs="Helvetica"/>
          <w:color w:val="31708F"/>
          <w:sz w:val="21"/>
          <w:szCs w:val="21"/>
        </w:rPr>
        <w:t xml:space="preserve"> </w:t>
      </w:r>
      <w:r>
        <w:rPr>
          <w:rFonts w:ascii="Helvetica" w:hAnsi="Helvetica" w:cs="Helvetica"/>
          <w:color w:val="31708F"/>
          <w:sz w:val="21"/>
          <w:szCs w:val="21"/>
        </w:rPr>
        <w:t>父模块。</w:t>
      </w:r>
      <w:r>
        <w:rPr>
          <w:rFonts w:ascii="Helvetica" w:hAnsi="Helvetica" w:cs="Helvetica"/>
          <w:color w:val="31708F"/>
          <w:sz w:val="21"/>
          <w:szCs w:val="21"/>
        </w:rPr>
        <w:t> </w:t>
      </w:r>
      <w:hyperlink r:id="rId146" w:anchor="$loadedModules-detail" w:history="1">
        <w:r>
          <w:rPr>
            <w:rStyle w:val="a4"/>
            <w:rFonts w:ascii="Helvetica" w:hAnsi="Helvetica" w:cs="Helvetica"/>
            <w:color w:val="337AB7"/>
          </w:rPr>
          <w:t>yii\base\Application::$loadedModules</w:t>
        </w:r>
      </w:hyperlink>
      <w:r>
        <w:rPr>
          <w:rFonts w:ascii="Helvetica" w:hAnsi="Helvetica" w:cs="Helvetica"/>
          <w:color w:val="31708F"/>
          <w:sz w:val="21"/>
          <w:szCs w:val="21"/>
        </w:rPr>
        <w:t> </w:t>
      </w:r>
      <w:r>
        <w:rPr>
          <w:rFonts w:ascii="Helvetica" w:hAnsi="Helvetica" w:cs="Helvetica"/>
          <w:color w:val="31708F"/>
          <w:sz w:val="21"/>
          <w:szCs w:val="21"/>
        </w:rPr>
        <w:t>保存了已加载</w:t>
      </w:r>
      <w:r>
        <w:rPr>
          <w:rFonts w:ascii="Helvetica" w:hAnsi="Helvetica" w:cs="Helvetica" w:hint="eastAsia"/>
          <w:color w:val="31708F"/>
          <w:sz w:val="21"/>
          <w:szCs w:val="21"/>
        </w:rPr>
        <w:t>的</w:t>
      </w:r>
      <w:r>
        <w:rPr>
          <w:rFonts w:ascii="Helvetica" w:hAnsi="Helvetica" w:cs="Helvetica"/>
          <w:color w:val="31708F"/>
          <w:sz w:val="21"/>
          <w:szCs w:val="21"/>
        </w:rPr>
        <w:t>所有模块的属性</w:t>
      </w:r>
      <w:r>
        <w:rPr>
          <w:rFonts w:ascii="Helvetica" w:hAnsi="Helvetica" w:cs="Helvetica"/>
          <w:color w:val="31708F"/>
          <w:sz w:val="21"/>
          <w:szCs w:val="21"/>
        </w:rPr>
        <w:t xml:space="preserve">, </w:t>
      </w:r>
      <w:r>
        <w:rPr>
          <w:rFonts w:ascii="Helvetica" w:hAnsi="Helvetica" w:cs="Helvetica"/>
          <w:color w:val="31708F"/>
          <w:sz w:val="21"/>
          <w:szCs w:val="21"/>
        </w:rPr>
        <w:t>包括两者的子模块和</w:t>
      </w:r>
      <w:r>
        <w:rPr>
          <w:rFonts w:ascii="Helvetica" w:hAnsi="Helvetica" w:cs="Helvetica"/>
          <w:color w:val="31708F"/>
          <w:sz w:val="21"/>
          <w:szCs w:val="21"/>
        </w:rPr>
        <w:t xml:space="preserve"> </w:t>
      </w:r>
      <w:r>
        <w:rPr>
          <w:rFonts w:ascii="Helvetica" w:hAnsi="Helvetica" w:cs="Helvetica"/>
          <w:color w:val="31708F"/>
          <w:sz w:val="21"/>
          <w:szCs w:val="21"/>
        </w:rPr>
        <w:t>嵌套模块，并用他们的类名进行索引。</w:t>
      </w:r>
    </w:p>
    <w:p w:rsidR="0088785D" w:rsidRDefault="0088785D" w:rsidP="0088785D"/>
    <w:p w:rsidR="00DB3EE8" w:rsidRDefault="00031CB9" w:rsidP="0024589A">
      <w:pPr>
        <w:rPr>
          <w:u w:val="wave"/>
        </w:rPr>
      </w:pPr>
      <w:r>
        <w:rPr>
          <w:rFonts w:hint="eastAsia"/>
          <w:u w:val="wave"/>
        </w:rPr>
        <w:t>9</w:t>
      </w:r>
      <w:r>
        <w:rPr>
          <w:rFonts w:hint="eastAsia"/>
          <w:u w:val="wave"/>
        </w:rPr>
        <w:t>、</w:t>
      </w:r>
      <w:r>
        <w:rPr>
          <w:u w:val="wave"/>
        </w:rPr>
        <w:t>引导启动模块</w:t>
      </w:r>
    </w:p>
    <w:p w:rsidR="00031CB9" w:rsidRDefault="00031CB9" w:rsidP="00031CB9">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有些模块在每个请求下都有运行，</w:t>
      </w:r>
      <w:r>
        <w:rPr>
          <w:rFonts w:ascii="Helvetica" w:hAnsi="Helvetica" w:cs="Helvetica"/>
          <w:color w:val="333333"/>
          <w:sz w:val="21"/>
          <w:szCs w:val="21"/>
        </w:rPr>
        <w:t> </w:t>
      </w:r>
      <w:r>
        <w:rPr>
          <w:rStyle w:val="broken-link"/>
          <w:rFonts w:ascii="Helvetica" w:hAnsi="Helvetica" w:cs="Helvetica"/>
          <w:color w:val="333333"/>
          <w:sz w:val="21"/>
          <w:szCs w:val="21"/>
        </w:rPr>
        <w:t>yii\debug\Module</w:t>
      </w:r>
      <w:r>
        <w:rPr>
          <w:rFonts w:ascii="Helvetica" w:hAnsi="Helvetica" w:cs="Helvetica"/>
          <w:color w:val="333333"/>
          <w:sz w:val="21"/>
          <w:szCs w:val="21"/>
        </w:rPr>
        <w:t> </w:t>
      </w:r>
      <w:r>
        <w:rPr>
          <w:rFonts w:ascii="Helvetica" w:hAnsi="Helvetica" w:cs="Helvetica"/>
          <w:color w:val="333333"/>
          <w:sz w:val="21"/>
          <w:szCs w:val="21"/>
        </w:rPr>
        <w:t>模块就是这种，</w:t>
      </w:r>
      <w:r>
        <w:rPr>
          <w:rFonts w:ascii="Helvetica" w:hAnsi="Helvetica" w:cs="Helvetica"/>
          <w:color w:val="333333"/>
          <w:sz w:val="21"/>
          <w:szCs w:val="21"/>
        </w:rPr>
        <w:t xml:space="preserve"> </w:t>
      </w:r>
      <w:r>
        <w:rPr>
          <w:rFonts w:ascii="Helvetica" w:hAnsi="Helvetica" w:cs="Helvetica"/>
          <w:color w:val="333333"/>
          <w:sz w:val="21"/>
          <w:szCs w:val="21"/>
        </w:rPr>
        <w:t>为此将这种模块加入到应用主体的</w:t>
      </w:r>
      <w:r>
        <w:rPr>
          <w:rFonts w:ascii="Helvetica" w:hAnsi="Helvetica" w:cs="Helvetica"/>
          <w:color w:val="333333"/>
          <w:sz w:val="21"/>
          <w:szCs w:val="21"/>
        </w:rPr>
        <w:t> </w:t>
      </w:r>
      <w:hyperlink r:id="rId147" w:anchor="bootstrap()-detail" w:history="1">
        <w:r>
          <w:rPr>
            <w:rStyle w:val="a4"/>
            <w:rFonts w:ascii="Helvetica" w:hAnsi="Helvetica" w:cs="Helvetica"/>
            <w:color w:val="337AB7"/>
            <w:sz w:val="21"/>
            <w:szCs w:val="21"/>
          </w:rPr>
          <w:t>bootstrap</w:t>
        </w:r>
      </w:hyperlink>
      <w:r>
        <w:rPr>
          <w:rFonts w:ascii="Helvetica" w:hAnsi="Helvetica" w:cs="Helvetica"/>
          <w:color w:val="333333"/>
          <w:sz w:val="21"/>
          <w:szCs w:val="21"/>
        </w:rPr>
        <w:t> </w:t>
      </w:r>
      <w:r>
        <w:rPr>
          <w:rFonts w:ascii="Helvetica" w:hAnsi="Helvetica" w:cs="Helvetica"/>
          <w:color w:val="333333"/>
          <w:sz w:val="21"/>
          <w:szCs w:val="21"/>
        </w:rPr>
        <w:t>属性中。</w:t>
      </w:r>
    </w:p>
    <w:p w:rsidR="00031CB9" w:rsidRDefault="00031CB9" w:rsidP="00031CB9">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例如，如下示例的应用主体配置会确保</w:t>
      </w:r>
      <w:r>
        <w:rPr>
          <w:rStyle w:val="HTML"/>
          <w:rFonts w:ascii="Consolas" w:hAnsi="Consolas" w:cs="Consolas"/>
          <w:color w:val="C7254E"/>
          <w:sz w:val="19"/>
          <w:szCs w:val="19"/>
          <w:shd w:val="clear" w:color="auto" w:fill="F9F2F4"/>
        </w:rPr>
        <w:t>debug</w:t>
      </w:r>
      <w:r>
        <w:rPr>
          <w:rFonts w:ascii="Helvetica" w:hAnsi="Helvetica" w:cs="Helvetica"/>
          <w:color w:val="333333"/>
          <w:sz w:val="21"/>
          <w:szCs w:val="21"/>
        </w:rPr>
        <w:t>模块每次都被加载：</w:t>
      </w:r>
    </w:p>
    <w:p w:rsidR="00031CB9" w:rsidRDefault="00031CB9" w:rsidP="00031CB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31CB9" w:rsidRDefault="00031CB9" w:rsidP="00031CB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'bootstrap'</w:t>
      </w:r>
      <w:r>
        <w:rPr>
          <w:rStyle w:val="HTML"/>
          <w:rFonts w:ascii="Consolas" w:hAnsi="Consolas" w:cs="Consolas"/>
          <w:color w:val="444444"/>
          <w:shd w:val="clear" w:color="auto" w:fill="F0F0F0"/>
        </w:rPr>
        <w:t xml:space="preserve"> =&gt; [</w:t>
      </w:r>
    </w:p>
    <w:p w:rsidR="00031CB9" w:rsidRDefault="00031CB9" w:rsidP="00031CB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'debug'</w:t>
      </w:r>
      <w:r>
        <w:rPr>
          <w:rStyle w:val="HTML"/>
          <w:rFonts w:ascii="Consolas" w:hAnsi="Consolas" w:cs="Consolas"/>
          <w:color w:val="444444"/>
          <w:shd w:val="clear" w:color="auto" w:fill="F0F0F0"/>
        </w:rPr>
        <w:t>,</w:t>
      </w:r>
    </w:p>
    <w:p w:rsidR="00031CB9" w:rsidRDefault="00031CB9" w:rsidP="00031CB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31CB9" w:rsidRDefault="00031CB9" w:rsidP="00031CB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031CB9" w:rsidRDefault="00031CB9" w:rsidP="00031CB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'modules'</w:t>
      </w:r>
      <w:r>
        <w:rPr>
          <w:rStyle w:val="HTML"/>
          <w:rFonts w:ascii="Consolas" w:hAnsi="Consolas" w:cs="Consolas"/>
          <w:color w:val="444444"/>
          <w:shd w:val="clear" w:color="auto" w:fill="F0F0F0"/>
        </w:rPr>
        <w:t xml:space="preserve"> =&gt; [</w:t>
      </w:r>
    </w:p>
    <w:p w:rsidR="00031CB9" w:rsidRDefault="00031CB9" w:rsidP="00031CB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'debug'</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'yii\debug\Module'</w:t>
      </w:r>
      <w:r>
        <w:rPr>
          <w:rStyle w:val="HTML"/>
          <w:rFonts w:ascii="Consolas" w:hAnsi="Consolas" w:cs="Consolas"/>
          <w:color w:val="444444"/>
          <w:shd w:val="clear" w:color="auto" w:fill="F0F0F0"/>
        </w:rPr>
        <w:t>,</w:t>
      </w:r>
    </w:p>
    <w:p w:rsidR="00031CB9" w:rsidRDefault="00031CB9" w:rsidP="00031CB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31CB9" w:rsidRDefault="00031CB9" w:rsidP="00031CB9">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HTML"/>
          <w:rFonts w:ascii="Consolas" w:hAnsi="Consolas" w:cs="Consolas"/>
          <w:color w:val="444444"/>
          <w:shd w:val="clear" w:color="auto" w:fill="F0F0F0"/>
        </w:rPr>
        <w:t>]</w:t>
      </w:r>
    </w:p>
    <w:p w:rsidR="00031CB9" w:rsidRDefault="00031CB9" w:rsidP="0024589A">
      <w:pPr>
        <w:rPr>
          <w:u w:val="wave"/>
        </w:rPr>
      </w:pPr>
    </w:p>
    <w:p w:rsidR="00031CB9" w:rsidRPr="0024589A" w:rsidRDefault="00031CB9" w:rsidP="0024589A">
      <w:pPr>
        <w:rPr>
          <w:u w:val="wave"/>
        </w:rPr>
      </w:pPr>
    </w:p>
    <w:p w:rsidR="0024589A" w:rsidRDefault="00EF0B91" w:rsidP="00184944">
      <w:pPr>
        <w:outlineLvl w:val="2"/>
      </w:pPr>
      <w:r>
        <w:t>10</w:t>
      </w:r>
      <w:r w:rsidR="00184944">
        <w:rPr>
          <w:rFonts w:hint="eastAsia"/>
        </w:rPr>
        <w:t>、</w:t>
      </w:r>
      <w:r w:rsidR="0024589A">
        <w:t>Y</w:t>
      </w:r>
      <w:r w:rsidR="0024589A">
        <w:rPr>
          <w:rFonts w:hint="eastAsia"/>
        </w:rPr>
        <w:t>ii2</w:t>
      </w:r>
      <w:r w:rsidR="0024589A">
        <w:rPr>
          <w:rFonts w:hint="eastAsia"/>
        </w:rPr>
        <w:t>中</w:t>
      </w:r>
      <w:r w:rsidR="0024589A">
        <w:t>用</w:t>
      </w:r>
      <w:r w:rsidR="0024589A">
        <w:rPr>
          <w:rFonts w:hint="eastAsia"/>
        </w:rPr>
        <w:t>G</w:t>
      </w:r>
      <w:r w:rsidR="0024589A">
        <w:t>ii</w:t>
      </w:r>
      <w:r w:rsidR="0024589A">
        <w:rPr>
          <w:rFonts w:hint="eastAsia"/>
        </w:rPr>
        <w:t>生</w:t>
      </w:r>
      <w:r w:rsidR="0024589A">
        <w:t>成</w:t>
      </w:r>
      <w:r w:rsidR="0024589A">
        <w:rPr>
          <w:rFonts w:hint="eastAsia"/>
        </w:rPr>
        <w:t>Module</w:t>
      </w:r>
    </w:p>
    <w:p w:rsidR="0024589A" w:rsidRDefault="0024589A" w:rsidP="0024589A">
      <w:r>
        <w:rPr>
          <w:noProof/>
        </w:rPr>
        <w:drawing>
          <wp:inline distT="0" distB="0" distL="0" distR="0" wp14:anchorId="2F1D9F97" wp14:editId="1E803F58">
            <wp:extent cx="4448175" cy="4031663"/>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448175" cy="4031663"/>
                    </a:xfrm>
                    <a:prstGeom prst="rect">
                      <a:avLst/>
                    </a:prstGeom>
                  </pic:spPr>
                </pic:pic>
              </a:graphicData>
            </a:graphic>
          </wp:inline>
        </w:drawing>
      </w:r>
    </w:p>
    <w:p w:rsidR="0024589A" w:rsidRDefault="0024589A" w:rsidP="0024589A">
      <w:r>
        <w:rPr>
          <w:noProof/>
        </w:rPr>
        <w:drawing>
          <wp:inline distT="0" distB="0" distL="0" distR="0" wp14:anchorId="390AE47E" wp14:editId="71EC8139">
            <wp:extent cx="5781675" cy="458567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87701" cy="4590455"/>
                    </a:xfrm>
                    <a:prstGeom prst="rect">
                      <a:avLst/>
                    </a:prstGeom>
                  </pic:spPr>
                </pic:pic>
              </a:graphicData>
            </a:graphic>
          </wp:inline>
        </w:drawing>
      </w:r>
    </w:p>
    <w:p w:rsidR="0024589A" w:rsidRDefault="00EF0B91" w:rsidP="0024589A">
      <w:pPr>
        <w:outlineLvl w:val="2"/>
      </w:pPr>
      <w:r>
        <w:rPr>
          <w:rFonts w:hint="eastAsia"/>
        </w:rPr>
        <w:t>11</w:t>
      </w:r>
      <w:r w:rsidR="00184944">
        <w:rPr>
          <w:rFonts w:hint="eastAsia"/>
        </w:rPr>
        <w:t>、</w:t>
      </w:r>
      <w:r w:rsidR="0024589A">
        <w:rPr>
          <w:rFonts w:hint="eastAsia"/>
        </w:rPr>
        <w:t>模块与</w:t>
      </w:r>
      <w:r w:rsidR="0024589A">
        <w:t>布局</w:t>
      </w:r>
    </w:p>
    <w:p w:rsidR="0024589A" w:rsidRDefault="0024589A" w:rsidP="0024589A">
      <w:r>
        <w:rPr>
          <w:rFonts w:hint="eastAsia"/>
        </w:rPr>
        <w:t>在</w:t>
      </w:r>
      <w:r>
        <w:t>模块的配置文件中</w:t>
      </w:r>
      <w:r>
        <w:rPr>
          <w:rFonts w:hint="eastAsia"/>
        </w:rPr>
        <w:t>可</w:t>
      </w:r>
      <w:r>
        <w:t>以设置</w:t>
      </w:r>
      <w:r>
        <w:rPr>
          <w:rFonts w:hint="eastAsia"/>
        </w:rPr>
        <w:t>布局</w:t>
      </w:r>
      <w:r>
        <w:t>文件，如</w:t>
      </w:r>
    </w:p>
    <w:p w:rsidR="0024589A" w:rsidRDefault="0024589A" w:rsidP="0024589A">
      <w:r>
        <w:rPr>
          <w:rFonts w:hint="eastAsia"/>
        </w:rPr>
        <w:t>$confing</w:t>
      </w:r>
      <w:r>
        <w:t xml:space="preserve"> = [</w:t>
      </w:r>
    </w:p>
    <w:p w:rsidR="0024589A" w:rsidRDefault="0024589A" w:rsidP="0024589A">
      <w:r>
        <w:tab/>
        <w:t>‘admin’ =&gt; [</w:t>
      </w:r>
    </w:p>
    <w:p w:rsidR="0024589A" w:rsidRDefault="0024589A" w:rsidP="0024589A">
      <w:r>
        <w:tab/>
      </w:r>
      <w:r>
        <w:tab/>
        <w:t>‘class’ =&gt; ‘app\modules\admin\Module’,</w:t>
      </w:r>
    </w:p>
    <w:p w:rsidR="0024589A" w:rsidRDefault="0024589A" w:rsidP="0024589A">
      <w:r>
        <w:tab/>
      </w:r>
      <w:r>
        <w:tab/>
        <w:t>‘layout’ =&gt; ‘main’</w:t>
      </w:r>
    </w:p>
    <w:p w:rsidR="0024589A" w:rsidRDefault="0024589A" w:rsidP="0024589A">
      <w:pPr>
        <w:ind w:firstLine="420"/>
      </w:pPr>
      <w:r>
        <w:t>]</w:t>
      </w:r>
    </w:p>
    <w:p w:rsidR="0024589A" w:rsidRDefault="0024589A" w:rsidP="0024589A">
      <w:r>
        <w:t>]</w:t>
      </w:r>
    </w:p>
    <w:p w:rsidR="0024589A" w:rsidRDefault="0024589A" w:rsidP="0024589A"/>
    <w:p w:rsidR="0024589A" w:rsidRDefault="00EF0B91" w:rsidP="0024589A">
      <w:pPr>
        <w:outlineLvl w:val="2"/>
      </w:pPr>
      <w:r>
        <w:rPr>
          <w:rFonts w:hint="eastAsia"/>
        </w:rPr>
        <w:t>12</w:t>
      </w:r>
      <w:r w:rsidR="00184944">
        <w:rPr>
          <w:rFonts w:hint="eastAsia"/>
        </w:rPr>
        <w:t>、</w:t>
      </w:r>
      <w:r w:rsidR="0024589A">
        <w:rPr>
          <w:rFonts w:hint="eastAsia"/>
        </w:rPr>
        <w:t>调用</w:t>
      </w:r>
      <w:r w:rsidR="0024589A">
        <w:t>其它模块的方法</w:t>
      </w:r>
    </w:p>
    <w:p w:rsidR="0024589A" w:rsidRDefault="0024589A" w:rsidP="0024589A">
      <w:r>
        <w:rPr>
          <w:rFonts w:hint="eastAsia"/>
        </w:rPr>
        <w:t>在</w:t>
      </w:r>
      <w:r>
        <w:t>模块中调用</w:t>
      </w:r>
      <w:r>
        <w:rPr>
          <w:rFonts w:hint="eastAsia"/>
        </w:rPr>
        <w:t>其</w:t>
      </w:r>
      <w:r>
        <w:t>它模块</w:t>
      </w:r>
      <w:r>
        <w:rPr>
          <w:rFonts w:hint="eastAsia"/>
        </w:rPr>
        <w:t>的</w:t>
      </w:r>
      <w:r>
        <w:rPr>
          <w:rFonts w:hint="eastAsia"/>
        </w:rPr>
        <w:t>action();</w:t>
      </w:r>
    </w:p>
    <w:p w:rsidR="0024589A" w:rsidRDefault="0024589A" w:rsidP="0024589A">
      <w:r>
        <w:t>Exp1_1:</w:t>
      </w:r>
    </w:p>
    <w:p w:rsidR="0024589A" w:rsidRDefault="0024589A" w:rsidP="0024589A">
      <w:r>
        <w:t>&lt;?php</w:t>
      </w:r>
    </w:p>
    <w:p w:rsidR="0024589A" w:rsidRDefault="0024589A" w:rsidP="0024589A">
      <w:r>
        <w:tab/>
        <w:t>Namepace app\modules\</w:t>
      </w:r>
      <w:r w:rsidRPr="00AE0FD6">
        <w:rPr>
          <w:highlight w:val="red"/>
        </w:rPr>
        <w:t>admin</w:t>
      </w:r>
      <w:r>
        <w:t>\controllers;</w:t>
      </w:r>
    </w:p>
    <w:p w:rsidR="0024589A" w:rsidRDefault="0024589A" w:rsidP="0024589A">
      <w:r>
        <w:tab/>
        <w:t>Use yii\web\Controller;</w:t>
      </w:r>
    </w:p>
    <w:p w:rsidR="0024589A" w:rsidRDefault="0024589A" w:rsidP="0024589A">
      <w:r>
        <w:tab/>
        <w:t xml:space="preserve">Class </w:t>
      </w:r>
      <w:r w:rsidRPr="00AE0FD6">
        <w:rPr>
          <w:highlight w:val="green"/>
        </w:rPr>
        <w:t>Default</w:t>
      </w:r>
      <w:r>
        <w:t>Controller extends Controller{</w:t>
      </w:r>
    </w:p>
    <w:p w:rsidR="0024589A" w:rsidRDefault="0024589A" w:rsidP="0024589A">
      <w:r>
        <w:tab/>
      </w:r>
      <w:r>
        <w:tab/>
        <w:t>Public function actionIndex()</w:t>
      </w:r>
      <w:r>
        <w:rPr>
          <w:rFonts w:hint="eastAsia"/>
        </w:rPr>
        <w:t>{</w:t>
      </w:r>
    </w:p>
    <w:p w:rsidR="0024589A" w:rsidRDefault="0024589A" w:rsidP="0024589A">
      <w:r>
        <w:tab/>
      </w:r>
      <w:r>
        <w:tab/>
      </w:r>
      <w:r>
        <w:tab/>
        <w:t>Return $this-&gt;render(view:’index’,[</w:t>
      </w:r>
    </w:p>
    <w:p w:rsidR="0024589A" w:rsidRDefault="0024589A" w:rsidP="0024589A">
      <w:r>
        <w:tab/>
      </w:r>
      <w:r>
        <w:tab/>
      </w:r>
      <w:r>
        <w:tab/>
      </w:r>
      <w:r>
        <w:tab/>
        <w:t>‘a’ =&gt; ‘hello modeule’</w:t>
      </w:r>
    </w:p>
    <w:p w:rsidR="0024589A" w:rsidRDefault="0024589A" w:rsidP="0024589A">
      <w:r>
        <w:tab/>
      </w:r>
      <w:r>
        <w:tab/>
      </w:r>
      <w:r>
        <w:tab/>
        <w:t>]);</w:t>
      </w:r>
    </w:p>
    <w:p w:rsidR="0024589A" w:rsidRDefault="0024589A" w:rsidP="0024589A">
      <w:r>
        <w:tab/>
      </w:r>
      <w:r>
        <w:tab/>
        <w:t>}</w:t>
      </w:r>
    </w:p>
    <w:p w:rsidR="0024589A" w:rsidRDefault="0024589A" w:rsidP="0024589A">
      <w:r>
        <w:tab/>
      </w:r>
      <w:r>
        <w:tab/>
        <w:t>Public function action</w:t>
      </w:r>
      <w:r w:rsidRPr="00AE0FD6">
        <w:rPr>
          <w:highlight w:val="magenta"/>
        </w:rPr>
        <w:t>Hello</w:t>
      </w:r>
      <w:r>
        <w:t>(){</w:t>
      </w:r>
    </w:p>
    <w:p w:rsidR="0024589A" w:rsidRDefault="0024589A" w:rsidP="0024589A">
      <w:r>
        <w:tab/>
      </w:r>
      <w:r>
        <w:tab/>
      </w:r>
      <w:r>
        <w:tab/>
        <w:t>Return ‘</w:t>
      </w:r>
      <w:r>
        <w:rPr>
          <w:rFonts w:hint="eastAsia"/>
        </w:rPr>
        <w:t>我</w:t>
      </w:r>
      <w:r>
        <w:t>是</w:t>
      </w:r>
      <w:r>
        <w:rPr>
          <w:rFonts w:hint="eastAsia"/>
        </w:rPr>
        <w:t>Default</w:t>
      </w:r>
      <w:r>
        <w:rPr>
          <w:rFonts w:hint="eastAsia"/>
        </w:rPr>
        <w:t>控制</w:t>
      </w:r>
      <w:r>
        <w:t>器中的</w:t>
      </w:r>
      <w:r>
        <w:t>’</w:t>
      </w:r>
      <w:r>
        <w:rPr>
          <w:rFonts w:hint="eastAsia"/>
        </w:rPr>
        <w:t>.__FUNCTION__</w:t>
      </w:r>
      <w:r>
        <w:t>;</w:t>
      </w:r>
    </w:p>
    <w:p w:rsidR="0024589A" w:rsidRDefault="0024589A" w:rsidP="0024589A">
      <w:r>
        <w:tab/>
      </w:r>
      <w:r>
        <w:tab/>
        <w:t>}</w:t>
      </w:r>
    </w:p>
    <w:p w:rsidR="0024589A" w:rsidRDefault="0024589A" w:rsidP="0024589A">
      <w:r>
        <w:tab/>
        <w:t>}</w:t>
      </w:r>
    </w:p>
    <w:p w:rsidR="0024589A" w:rsidRDefault="0024589A" w:rsidP="0024589A">
      <w:r>
        <w:t>?&gt;</w:t>
      </w:r>
    </w:p>
    <w:p w:rsidR="0024589A" w:rsidRDefault="0024589A" w:rsidP="0024589A">
      <w:r>
        <w:t>Exp1_2:</w:t>
      </w:r>
    </w:p>
    <w:p w:rsidR="0024589A" w:rsidRDefault="0024589A" w:rsidP="0024589A">
      <w:r>
        <w:t>&lt;?php</w:t>
      </w:r>
    </w:p>
    <w:p w:rsidR="0024589A" w:rsidRDefault="0024589A" w:rsidP="0024589A">
      <w:r>
        <w:tab/>
        <w:t>Namepace app\controllers;</w:t>
      </w:r>
    </w:p>
    <w:p w:rsidR="0024589A" w:rsidRDefault="0024589A" w:rsidP="0024589A">
      <w:r>
        <w:tab/>
        <w:t>Use yii\web\Controller;</w:t>
      </w:r>
    </w:p>
    <w:p w:rsidR="0024589A" w:rsidRDefault="0024589A" w:rsidP="0024589A">
      <w:r>
        <w:tab/>
        <w:t>Class Course122Controller extends Controller{</w:t>
      </w:r>
    </w:p>
    <w:p w:rsidR="0024589A" w:rsidRDefault="0024589A" w:rsidP="0024589A">
      <w:r>
        <w:tab/>
      </w:r>
      <w:r>
        <w:tab/>
        <w:t>Public function actionModule()</w:t>
      </w:r>
      <w:r>
        <w:rPr>
          <w:rFonts w:hint="eastAsia"/>
        </w:rPr>
        <w:t>{</w:t>
      </w:r>
    </w:p>
    <w:p w:rsidR="0024589A" w:rsidRPr="00330AD4" w:rsidRDefault="0024589A" w:rsidP="0024589A">
      <w:pPr>
        <w:rPr>
          <w:u w:val="wave"/>
        </w:rPr>
      </w:pPr>
      <w:r>
        <w:tab/>
      </w:r>
      <w:r>
        <w:tab/>
      </w:r>
      <w:r>
        <w:tab/>
      </w:r>
      <w:r w:rsidRPr="00330AD4">
        <w:rPr>
          <w:u w:val="wave"/>
        </w:rPr>
        <w:t>$admin = Yii::$app -&gt; getModule(id:’</w:t>
      </w:r>
      <w:r w:rsidRPr="00AE0FD6">
        <w:rPr>
          <w:highlight w:val="red"/>
          <w:u w:val="wave"/>
        </w:rPr>
        <w:t>admin</w:t>
      </w:r>
      <w:r w:rsidRPr="00330AD4">
        <w:rPr>
          <w:u w:val="wave"/>
        </w:rPr>
        <w:t>’);</w:t>
      </w:r>
    </w:p>
    <w:p w:rsidR="0024589A" w:rsidRPr="00330AD4" w:rsidRDefault="0024589A" w:rsidP="0024589A">
      <w:pPr>
        <w:rPr>
          <w:u w:val="wave"/>
        </w:rPr>
      </w:pPr>
      <w:r w:rsidRPr="00330AD4">
        <w:rPr>
          <w:u w:val="wave"/>
        </w:rPr>
        <w:tab/>
      </w:r>
      <w:r w:rsidRPr="00330AD4">
        <w:rPr>
          <w:u w:val="wave"/>
        </w:rPr>
        <w:tab/>
      </w:r>
      <w:r w:rsidRPr="00330AD4">
        <w:rPr>
          <w:u w:val="wave"/>
        </w:rPr>
        <w:tab/>
        <w:t>Echo $admin -&gt; runAction(roule:’</w:t>
      </w:r>
      <w:r w:rsidRPr="00AE0FD6">
        <w:rPr>
          <w:highlight w:val="green"/>
          <w:u w:val="wave"/>
        </w:rPr>
        <w:t>default</w:t>
      </w:r>
      <w:r w:rsidRPr="00330AD4">
        <w:rPr>
          <w:u w:val="wave"/>
        </w:rPr>
        <w:t>/</w:t>
      </w:r>
      <w:r w:rsidRPr="00AE0FD6">
        <w:rPr>
          <w:highlight w:val="magenta"/>
          <w:u w:val="wave"/>
        </w:rPr>
        <w:t>hello</w:t>
      </w:r>
      <w:r w:rsidRPr="00330AD4">
        <w:rPr>
          <w:u w:val="wave"/>
        </w:rPr>
        <w:t>’);</w:t>
      </w:r>
    </w:p>
    <w:p w:rsidR="0024589A" w:rsidRDefault="0024589A" w:rsidP="0024589A">
      <w:r>
        <w:tab/>
      </w:r>
      <w:r>
        <w:tab/>
        <w:t>}</w:t>
      </w:r>
    </w:p>
    <w:p w:rsidR="0024589A" w:rsidRDefault="0024589A" w:rsidP="0024589A">
      <w:r>
        <w:tab/>
        <w:t>}</w:t>
      </w:r>
    </w:p>
    <w:p w:rsidR="0024589A" w:rsidRDefault="0024589A" w:rsidP="0024589A">
      <w:r>
        <w:t>?&gt;</w:t>
      </w:r>
    </w:p>
    <w:p w:rsidR="0024589A" w:rsidRDefault="0024589A" w:rsidP="0024589A"/>
    <w:p w:rsidR="00933726" w:rsidRPr="00CD6DB4" w:rsidRDefault="00933726" w:rsidP="0011110C">
      <w:pPr>
        <w:outlineLvl w:val="1"/>
        <w:rPr>
          <w:b/>
        </w:rPr>
      </w:pPr>
      <w:r w:rsidRPr="00CD6DB4">
        <w:rPr>
          <w:rFonts w:hint="eastAsia"/>
          <w:b/>
        </w:rPr>
        <w:t>十</w:t>
      </w:r>
      <w:r w:rsidRPr="00CD6DB4">
        <w:rPr>
          <w:b/>
        </w:rPr>
        <w:t>、路径别名</w:t>
      </w:r>
    </w:p>
    <w:p w:rsidR="00CD6DB4" w:rsidRDefault="00CD6DB4" w:rsidP="0024589A">
      <w:r>
        <w:rPr>
          <w:rFonts w:hint="eastAsia"/>
        </w:rPr>
        <w:t>大</w:t>
      </w:r>
      <w:r>
        <w:t>Yii2</w:t>
      </w:r>
      <w:r>
        <w:rPr>
          <w:rFonts w:hint="eastAsia"/>
        </w:rPr>
        <w:t>中</w:t>
      </w:r>
      <w:r>
        <w:t>用别名来表示路径和</w:t>
      </w:r>
      <w:r>
        <w:rPr>
          <w:rFonts w:hint="eastAsia"/>
        </w:rPr>
        <w:t>URL</w:t>
      </w:r>
      <w:r>
        <w:rPr>
          <w:rFonts w:hint="eastAsia"/>
        </w:rPr>
        <w:t>，以</w:t>
      </w:r>
      <w:r>
        <w:t>避免在代码中硬编码一些绝对路径和</w:t>
      </w:r>
      <w:r>
        <w:rPr>
          <w:rFonts w:hint="eastAsia"/>
        </w:rPr>
        <w:t>URL.</w:t>
      </w:r>
    </w:p>
    <w:p w:rsidR="006A4EE3" w:rsidRDefault="006A4EE3" w:rsidP="003C6D70">
      <w:pPr>
        <w:outlineLvl w:val="2"/>
      </w:pPr>
      <w:r>
        <w:rPr>
          <w:rFonts w:ascii="Helvetica" w:hAnsi="Helvetica" w:cs="Helvetica" w:hint="eastAsia"/>
          <w:color w:val="333333"/>
          <w:szCs w:val="21"/>
        </w:rPr>
        <w:t>1</w:t>
      </w:r>
      <w:r>
        <w:rPr>
          <w:rFonts w:ascii="Helvetica" w:hAnsi="Helvetica" w:cs="Helvetica" w:hint="eastAsia"/>
          <w:color w:val="333333"/>
          <w:szCs w:val="21"/>
        </w:rPr>
        <w:t>、</w:t>
      </w:r>
      <w:r>
        <w:rPr>
          <w:rFonts w:ascii="Helvetica" w:hAnsi="Helvetica" w:cs="Helvetica"/>
          <w:color w:val="333333"/>
          <w:szCs w:val="21"/>
        </w:rPr>
        <w:t>预定义</w:t>
      </w:r>
      <w:r>
        <w:rPr>
          <w:rFonts w:ascii="Helvetica" w:hAnsi="Helvetica" w:cs="Helvetica" w:hint="eastAsia"/>
          <w:color w:val="333333"/>
          <w:szCs w:val="21"/>
        </w:rPr>
        <w:t>别名</w:t>
      </w:r>
      <w:r w:rsidR="00A3123E">
        <w:rPr>
          <w:rFonts w:ascii="Helvetica" w:hAnsi="Helvetica" w:cs="Helvetica" w:hint="eastAsia"/>
          <w:color w:val="333333"/>
          <w:szCs w:val="21"/>
        </w:rPr>
        <w:t>（用</w:t>
      </w:r>
      <w:r w:rsidR="00A3123E">
        <w:rPr>
          <w:rFonts w:ascii="Helvetica" w:hAnsi="Helvetica" w:cs="Helvetica"/>
          <w:color w:val="333333"/>
          <w:szCs w:val="21"/>
        </w:rPr>
        <w:t>来简化常用路径和</w:t>
      </w:r>
      <w:r w:rsidR="00A3123E">
        <w:rPr>
          <w:rFonts w:ascii="Helvetica" w:hAnsi="Helvetica" w:cs="Helvetica"/>
          <w:color w:val="333333"/>
          <w:szCs w:val="21"/>
        </w:rPr>
        <w:t xml:space="preserve"> URL</w:t>
      </w:r>
      <w:r w:rsidR="00A3123E">
        <w:rPr>
          <w:rFonts w:ascii="Helvetica" w:hAnsi="Helvetica" w:cs="Helvetica"/>
          <w:color w:val="333333"/>
          <w:szCs w:val="21"/>
        </w:rPr>
        <w:t>）</w:t>
      </w:r>
      <w:r w:rsidR="00A3123E">
        <w:rPr>
          <w:rFonts w:ascii="Helvetica" w:hAnsi="Helvetica" w:cs="Helvetica" w:hint="eastAsia"/>
          <w:color w:val="333333"/>
          <w:szCs w:val="21"/>
        </w:rPr>
        <w:t>：</w:t>
      </w:r>
    </w:p>
    <w:p w:rsidR="00C13192" w:rsidRDefault="00C13192" w:rsidP="00C13192">
      <w:pPr>
        <w:widowControl/>
        <w:numPr>
          <w:ilvl w:val="0"/>
          <w:numId w:val="39"/>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@yii</w:t>
      </w:r>
      <w:r>
        <w:rPr>
          <w:rFonts w:ascii="Helvetica" w:hAnsi="Helvetica" w:cs="Helvetica"/>
          <w:color w:val="333333"/>
          <w:szCs w:val="21"/>
        </w:rPr>
        <w:t>，</w:t>
      </w:r>
      <w:r>
        <w:rPr>
          <w:rStyle w:val="HTML"/>
          <w:rFonts w:ascii="Consolas" w:hAnsi="Consolas" w:cs="Consolas"/>
          <w:color w:val="C7254E"/>
          <w:sz w:val="19"/>
          <w:szCs w:val="19"/>
          <w:shd w:val="clear" w:color="auto" w:fill="F9F2F4"/>
        </w:rPr>
        <w:t>BaseYii.php</w:t>
      </w:r>
      <w:r>
        <w:rPr>
          <w:rFonts w:ascii="Helvetica" w:hAnsi="Helvetica" w:cs="Helvetica"/>
          <w:color w:val="333333"/>
          <w:szCs w:val="21"/>
        </w:rPr>
        <w:t> </w:t>
      </w:r>
      <w:r>
        <w:rPr>
          <w:rFonts w:ascii="Helvetica" w:hAnsi="Helvetica" w:cs="Helvetica"/>
          <w:color w:val="333333"/>
          <w:szCs w:val="21"/>
        </w:rPr>
        <w:t>文件所在的目录（也被称为框架安装目录）。</w:t>
      </w:r>
    </w:p>
    <w:p w:rsidR="00C13192" w:rsidRDefault="00C13192" w:rsidP="00C13192">
      <w:pPr>
        <w:widowControl/>
        <w:numPr>
          <w:ilvl w:val="0"/>
          <w:numId w:val="39"/>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@app</w:t>
      </w:r>
      <w:r>
        <w:rPr>
          <w:rFonts w:ascii="Helvetica" w:hAnsi="Helvetica" w:cs="Helvetica"/>
          <w:color w:val="333333"/>
          <w:szCs w:val="21"/>
        </w:rPr>
        <w:t>，当前运行的应用</w:t>
      </w:r>
      <w:r>
        <w:rPr>
          <w:rFonts w:ascii="Helvetica" w:hAnsi="Helvetica" w:cs="Helvetica"/>
          <w:color w:val="333333"/>
          <w:szCs w:val="21"/>
        </w:rPr>
        <w:t> </w:t>
      </w:r>
      <w:r>
        <w:rPr>
          <w:rStyle w:val="broken-link"/>
          <w:rFonts w:ascii="Helvetica" w:hAnsi="Helvetica" w:cs="Helvetica"/>
          <w:color w:val="333333"/>
          <w:szCs w:val="21"/>
        </w:rPr>
        <w:t>yii\base\Application::basePath</w:t>
      </w:r>
      <w:r>
        <w:rPr>
          <w:rFonts w:ascii="Helvetica" w:hAnsi="Helvetica" w:cs="Helvetica"/>
          <w:color w:val="333333"/>
          <w:szCs w:val="21"/>
        </w:rPr>
        <w:t>。</w:t>
      </w:r>
    </w:p>
    <w:p w:rsidR="00C13192" w:rsidRDefault="00C13192" w:rsidP="00C13192">
      <w:pPr>
        <w:widowControl/>
        <w:numPr>
          <w:ilvl w:val="0"/>
          <w:numId w:val="39"/>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@runtime</w:t>
      </w:r>
      <w:r>
        <w:rPr>
          <w:rFonts w:ascii="Helvetica" w:hAnsi="Helvetica" w:cs="Helvetica"/>
          <w:color w:val="333333"/>
          <w:szCs w:val="21"/>
        </w:rPr>
        <w:t>，当前运行的应用的</w:t>
      </w:r>
      <w:r>
        <w:rPr>
          <w:rFonts w:ascii="Helvetica" w:hAnsi="Helvetica" w:cs="Helvetica"/>
          <w:color w:val="333333"/>
          <w:szCs w:val="21"/>
        </w:rPr>
        <w:t> </w:t>
      </w:r>
      <w:r>
        <w:rPr>
          <w:rStyle w:val="broken-link"/>
          <w:rFonts w:ascii="Helvetica" w:hAnsi="Helvetica" w:cs="Helvetica"/>
          <w:color w:val="333333"/>
          <w:szCs w:val="21"/>
        </w:rPr>
        <w:t>yii\base\Application::runtimePath</w:t>
      </w:r>
      <w:r>
        <w:rPr>
          <w:rFonts w:ascii="Helvetica" w:hAnsi="Helvetica" w:cs="Helvetica"/>
          <w:color w:val="333333"/>
          <w:szCs w:val="21"/>
        </w:rPr>
        <w:t>。默认为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@app/runtime</w:t>
      </w:r>
      <w:r>
        <w:rPr>
          <w:rFonts w:ascii="Helvetica" w:hAnsi="Helvetica" w:cs="Helvetica"/>
          <w:color w:val="333333"/>
          <w:szCs w:val="21"/>
        </w:rPr>
        <w:t>。</w:t>
      </w:r>
    </w:p>
    <w:p w:rsidR="00C13192" w:rsidRDefault="00C13192" w:rsidP="00C13192">
      <w:pPr>
        <w:widowControl/>
        <w:numPr>
          <w:ilvl w:val="0"/>
          <w:numId w:val="39"/>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@webroot</w:t>
      </w:r>
      <w:r>
        <w:rPr>
          <w:rFonts w:ascii="Helvetica" w:hAnsi="Helvetica" w:cs="Helvetica"/>
          <w:color w:val="333333"/>
          <w:szCs w:val="21"/>
        </w:rPr>
        <w:t>，当前运行的</w:t>
      </w:r>
      <w:r>
        <w:rPr>
          <w:rFonts w:ascii="Helvetica" w:hAnsi="Helvetica" w:cs="Helvetica"/>
          <w:color w:val="333333"/>
          <w:szCs w:val="21"/>
        </w:rPr>
        <w:t>Web</w:t>
      </w:r>
      <w:r>
        <w:rPr>
          <w:rFonts w:ascii="Helvetica" w:hAnsi="Helvetica" w:cs="Helvetica"/>
          <w:color w:val="333333"/>
          <w:szCs w:val="21"/>
        </w:rPr>
        <w:t>应用程序的</w:t>
      </w:r>
      <w:r>
        <w:rPr>
          <w:rFonts w:ascii="Helvetica" w:hAnsi="Helvetica" w:cs="Helvetica"/>
          <w:color w:val="333333"/>
          <w:szCs w:val="21"/>
        </w:rPr>
        <w:t>Web</w:t>
      </w:r>
      <w:r>
        <w:rPr>
          <w:rFonts w:ascii="Helvetica" w:hAnsi="Helvetica" w:cs="Helvetica"/>
          <w:color w:val="333333"/>
          <w:szCs w:val="21"/>
        </w:rPr>
        <w:t>根目录。</w:t>
      </w:r>
      <w:r>
        <w:rPr>
          <w:rFonts w:ascii="Helvetica" w:hAnsi="Helvetica" w:cs="Helvetica"/>
          <w:color w:val="333333"/>
          <w:szCs w:val="21"/>
        </w:rPr>
        <w:t xml:space="preserve"> </w:t>
      </w:r>
      <w:r>
        <w:rPr>
          <w:rFonts w:ascii="Helvetica" w:hAnsi="Helvetica" w:cs="Helvetica"/>
          <w:color w:val="333333"/>
          <w:szCs w:val="21"/>
        </w:rPr>
        <w:t>它是根据包含</w:t>
      </w:r>
      <w:r>
        <w:rPr>
          <w:rFonts w:ascii="Helvetica" w:hAnsi="Helvetica" w:cs="Helvetica"/>
          <w:color w:val="333333"/>
          <w:szCs w:val="21"/>
        </w:rPr>
        <w:t> </w:t>
      </w:r>
      <w:hyperlink r:id="rId150" w:history="1">
        <w:r>
          <w:rPr>
            <w:rStyle w:val="a4"/>
            <w:rFonts w:ascii="Helvetica" w:hAnsi="Helvetica" w:cs="Helvetica"/>
            <w:color w:val="337AB7"/>
            <w:szCs w:val="21"/>
          </w:rPr>
          <w:t>入口脚本</w:t>
        </w:r>
      </w:hyperlink>
      <w:r>
        <w:rPr>
          <w:rFonts w:ascii="Helvetica" w:hAnsi="Helvetica" w:cs="Helvetica"/>
          <w:color w:val="333333"/>
          <w:szCs w:val="21"/>
        </w:rPr>
        <w:t> </w:t>
      </w:r>
      <w:r>
        <w:rPr>
          <w:rFonts w:ascii="Helvetica" w:hAnsi="Helvetica" w:cs="Helvetica"/>
          <w:color w:val="333333"/>
          <w:szCs w:val="21"/>
        </w:rPr>
        <w:t>的目录确定的。</w:t>
      </w:r>
    </w:p>
    <w:p w:rsidR="00C13192" w:rsidRDefault="00C13192" w:rsidP="00C13192">
      <w:pPr>
        <w:widowControl/>
        <w:numPr>
          <w:ilvl w:val="0"/>
          <w:numId w:val="39"/>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@web</w:t>
      </w:r>
      <w:r>
        <w:rPr>
          <w:rFonts w:ascii="Helvetica" w:hAnsi="Helvetica" w:cs="Helvetica"/>
          <w:color w:val="333333"/>
          <w:szCs w:val="21"/>
        </w:rPr>
        <w:t>，当前运行的</w:t>
      </w:r>
      <w:r>
        <w:rPr>
          <w:rFonts w:ascii="Helvetica" w:hAnsi="Helvetica" w:cs="Helvetica"/>
          <w:color w:val="333333"/>
          <w:szCs w:val="21"/>
        </w:rPr>
        <w:t>Web</w:t>
      </w:r>
      <w:r>
        <w:rPr>
          <w:rFonts w:ascii="Helvetica" w:hAnsi="Helvetica" w:cs="Helvetica"/>
          <w:color w:val="333333"/>
          <w:szCs w:val="21"/>
        </w:rPr>
        <w:t>应用程序的</w:t>
      </w:r>
      <w:r>
        <w:rPr>
          <w:rFonts w:ascii="Helvetica" w:hAnsi="Helvetica" w:cs="Helvetica"/>
          <w:color w:val="333333"/>
          <w:szCs w:val="21"/>
        </w:rPr>
        <w:t xml:space="preserve"> base URL</w:t>
      </w:r>
      <w:r>
        <w:rPr>
          <w:rFonts w:ascii="Helvetica" w:hAnsi="Helvetica" w:cs="Helvetica"/>
          <w:color w:val="333333"/>
          <w:szCs w:val="21"/>
        </w:rPr>
        <w:t>。它的值与</w:t>
      </w:r>
      <w:r>
        <w:rPr>
          <w:rFonts w:ascii="Helvetica" w:hAnsi="Helvetica" w:cs="Helvetica"/>
          <w:color w:val="333333"/>
          <w:szCs w:val="21"/>
        </w:rPr>
        <w:t> </w:t>
      </w:r>
      <w:r>
        <w:rPr>
          <w:rStyle w:val="broken-link"/>
          <w:rFonts w:ascii="Helvetica" w:hAnsi="Helvetica" w:cs="Helvetica"/>
          <w:color w:val="333333"/>
          <w:szCs w:val="21"/>
        </w:rPr>
        <w:t>yii\web\Request::baseUrl</w:t>
      </w:r>
      <w:r>
        <w:rPr>
          <w:rFonts w:ascii="Helvetica" w:hAnsi="Helvetica" w:cs="Helvetica"/>
          <w:color w:val="333333"/>
          <w:szCs w:val="21"/>
        </w:rPr>
        <w:t> </w:t>
      </w:r>
      <w:r>
        <w:rPr>
          <w:rFonts w:ascii="Helvetica" w:hAnsi="Helvetica" w:cs="Helvetica"/>
          <w:color w:val="333333"/>
          <w:szCs w:val="21"/>
        </w:rPr>
        <w:t>相同。</w:t>
      </w:r>
    </w:p>
    <w:p w:rsidR="00C13192" w:rsidRDefault="00C13192" w:rsidP="00C13192">
      <w:pPr>
        <w:widowControl/>
        <w:numPr>
          <w:ilvl w:val="0"/>
          <w:numId w:val="39"/>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@vendor</w:t>
      </w:r>
      <w:r>
        <w:rPr>
          <w:rFonts w:ascii="Helvetica" w:hAnsi="Helvetica" w:cs="Helvetica"/>
          <w:color w:val="333333"/>
          <w:szCs w:val="21"/>
        </w:rPr>
        <w:t>，</w:t>
      </w:r>
      <w:r>
        <w:rPr>
          <w:rStyle w:val="broken-link"/>
          <w:rFonts w:ascii="Helvetica" w:hAnsi="Helvetica" w:cs="Helvetica"/>
          <w:color w:val="333333"/>
          <w:szCs w:val="21"/>
        </w:rPr>
        <w:t>yii\base\Application::vendorPath</w:t>
      </w:r>
      <w:r>
        <w:rPr>
          <w:rFonts w:ascii="Helvetica" w:hAnsi="Helvetica" w:cs="Helvetica"/>
          <w:color w:val="333333"/>
          <w:szCs w:val="21"/>
        </w:rPr>
        <w:t>。</w:t>
      </w:r>
    </w:p>
    <w:p w:rsidR="00C13192" w:rsidRDefault="00C13192" w:rsidP="00C13192">
      <w:pPr>
        <w:widowControl/>
        <w:numPr>
          <w:ilvl w:val="0"/>
          <w:numId w:val="39"/>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@bower</w:t>
      </w:r>
      <w:r>
        <w:rPr>
          <w:rFonts w:ascii="Helvetica" w:hAnsi="Helvetica" w:cs="Helvetica"/>
          <w:color w:val="333333"/>
          <w:szCs w:val="21"/>
        </w:rPr>
        <w:t>，包含</w:t>
      </w:r>
      <w:r>
        <w:rPr>
          <w:rFonts w:ascii="Helvetica" w:hAnsi="Helvetica" w:cs="Helvetica"/>
          <w:color w:val="333333"/>
          <w:szCs w:val="21"/>
        </w:rPr>
        <w:t> </w:t>
      </w:r>
      <w:hyperlink r:id="rId151" w:history="1">
        <w:r>
          <w:rPr>
            <w:rStyle w:val="a4"/>
            <w:rFonts w:ascii="Helvetica" w:hAnsi="Helvetica" w:cs="Helvetica"/>
            <w:color w:val="337AB7"/>
            <w:szCs w:val="21"/>
          </w:rPr>
          <w:t xml:space="preserve">bower </w:t>
        </w:r>
        <w:r>
          <w:rPr>
            <w:rStyle w:val="a4"/>
            <w:rFonts w:ascii="Helvetica" w:hAnsi="Helvetica" w:cs="Helvetica"/>
            <w:color w:val="337AB7"/>
            <w:szCs w:val="21"/>
          </w:rPr>
          <w:t>包</w:t>
        </w:r>
      </w:hyperlink>
      <w:r>
        <w:rPr>
          <w:rFonts w:ascii="Helvetica" w:hAnsi="Helvetica" w:cs="Helvetica"/>
          <w:color w:val="333333"/>
          <w:szCs w:val="21"/>
        </w:rPr>
        <w:t> </w:t>
      </w:r>
      <w:r>
        <w:rPr>
          <w:rFonts w:ascii="Helvetica" w:hAnsi="Helvetica" w:cs="Helvetica"/>
          <w:color w:val="333333"/>
          <w:szCs w:val="21"/>
        </w:rPr>
        <w:t>的根目录。默认为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@vendor/bower</w:t>
      </w:r>
      <w:r>
        <w:rPr>
          <w:rFonts w:ascii="Helvetica" w:hAnsi="Helvetica" w:cs="Helvetica"/>
          <w:color w:val="333333"/>
          <w:szCs w:val="21"/>
        </w:rPr>
        <w:t>。</w:t>
      </w:r>
    </w:p>
    <w:p w:rsidR="00C13192" w:rsidRDefault="00C13192" w:rsidP="00C13192">
      <w:pPr>
        <w:widowControl/>
        <w:numPr>
          <w:ilvl w:val="0"/>
          <w:numId w:val="39"/>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@npm</w:t>
      </w:r>
      <w:r>
        <w:rPr>
          <w:rFonts w:ascii="Helvetica" w:hAnsi="Helvetica" w:cs="Helvetica"/>
          <w:color w:val="333333"/>
          <w:szCs w:val="21"/>
        </w:rPr>
        <w:t>，包含</w:t>
      </w:r>
      <w:r>
        <w:rPr>
          <w:rFonts w:ascii="Helvetica" w:hAnsi="Helvetica" w:cs="Helvetica"/>
          <w:color w:val="333333"/>
          <w:szCs w:val="21"/>
        </w:rPr>
        <w:t> </w:t>
      </w:r>
      <w:hyperlink r:id="rId152" w:history="1">
        <w:r>
          <w:rPr>
            <w:rStyle w:val="a4"/>
            <w:rFonts w:ascii="Helvetica" w:hAnsi="Helvetica" w:cs="Helvetica"/>
            <w:color w:val="337AB7"/>
            <w:szCs w:val="21"/>
          </w:rPr>
          <w:t xml:space="preserve">npm </w:t>
        </w:r>
        <w:r>
          <w:rPr>
            <w:rStyle w:val="a4"/>
            <w:rFonts w:ascii="Helvetica" w:hAnsi="Helvetica" w:cs="Helvetica"/>
            <w:color w:val="337AB7"/>
            <w:szCs w:val="21"/>
          </w:rPr>
          <w:t>包</w:t>
        </w:r>
      </w:hyperlink>
      <w:r>
        <w:rPr>
          <w:rFonts w:ascii="Helvetica" w:hAnsi="Helvetica" w:cs="Helvetica"/>
          <w:color w:val="333333"/>
          <w:szCs w:val="21"/>
        </w:rPr>
        <w:t> </w:t>
      </w:r>
      <w:r>
        <w:rPr>
          <w:rFonts w:ascii="Helvetica" w:hAnsi="Helvetica" w:cs="Helvetica"/>
          <w:color w:val="333333"/>
          <w:szCs w:val="21"/>
        </w:rPr>
        <w:t>的根目录。默认为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@vendor/npm</w:t>
      </w:r>
      <w:r>
        <w:rPr>
          <w:rFonts w:ascii="Helvetica" w:hAnsi="Helvetica" w:cs="Helvetica"/>
          <w:color w:val="333333"/>
          <w:szCs w:val="21"/>
        </w:rPr>
        <w:t>。</w:t>
      </w:r>
    </w:p>
    <w:p w:rsidR="00C13192" w:rsidRDefault="00C13192" w:rsidP="00C13192">
      <w:pPr>
        <w:pStyle w:val="a9"/>
        <w:shd w:val="clear" w:color="auto" w:fill="FFFFFF"/>
        <w:spacing w:before="0" w:beforeAutospacing="0" w:after="150" w:afterAutospacing="0"/>
        <w:rPr>
          <w:rFonts w:ascii="Helvetica" w:hAnsi="Helvetica" w:cs="Helvetica"/>
          <w:color w:val="333333"/>
          <w:sz w:val="21"/>
          <w:szCs w:val="21"/>
        </w:rPr>
      </w:pPr>
      <w:r>
        <w:rPr>
          <w:rStyle w:val="HTML"/>
          <w:rFonts w:ascii="Consolas" w:hAnsi="Consolas" w:cs="Consolas"/>
          <w:color w:val="C7254E"/>
          <w:sz w:val="19"/>
          <w:szCs w:val="19"/>
          <w:shd w:val="clear" w:color="auto" w:fill="F9F2F4"/>
        </w:rPr>
        <w:t>@yii</w:t>
      </w:r>
      <w:r>
        <w:rPr>
          <w:rFonts w:ascii="Helvetica" w:hAnsi="Helvetica" w:cs="Helvetica"/>
          <w:color w:val="333333"/>
          <w:sz w:val="21"/>
          <w:szCs w:val="21"/>
        </w:rPr>
        <w:t> </w:t>
      </w:r>
      <w:r>
        <w:rPr>
          <w:rFonts w:ascii="Helvetica" w:hAnsi="Helvetica" w:cs="Helvetica"/>
          <w:color w:val="333333"/>
          <w:sz w:val="21"/>
          <w:szCs w:val="21"/>
        </w:rPr>
        <w:t>别名是在</w:t>
      </w:r>
      <w:hyperlink r:id="rId153" w:history="1">
        <w:r>
          <w:rPr>
            <w:rStyle w:val="a4"/>
            <w:rFonts w:ascii="Helvetica" w:hAnsi="Helvetica" w:cs="Helvetica"/>
            <w:color w:val="337AB7"/>
            <w:sz w:val="21"/>
            <w:szCs w:val="21"/>
          </w:rPr>
          <w:t>入口脚本</w:t>
        </w:r>
      </w:hyperlink>
      <w:r>
        <w:rPr>
          <w:rFonts w:ascii="Helvetica" w:hAnsi="Helvetica" w:cs="Helvetica"/>
          <w:color w:val="333333"/>
          <w:sz w:val="21"/>
          <w:szCs w:val="21"/>
        </w:rPr>
        <w:t>里包含</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Yii.php</w:t>
      </w:r>
      <w:r>
        <w:rPr>
          <w:rFonts w:ascii="Helvetica" w:hAnsi="Helvetica" w:cs="Helvetica"/>
          <w:color w:val="333333"/>
          <w:sz w:val="21"/>
          <w:szCs w:val="21"/>
        </w:rPr>
        <w:t> </w:t>
      </w:r>
      <w:r>
        <w:rPr>
          <w:rFonts w:ascii="Helvetica" w:hAnsi="Helvetica" w:cs="Helvetica"/>
          <w:color w:val="333333"/>
          <w:sz w:val="21"/>
          <w:szCs w:val="21"/>
        </w:rPr>
        <w:t>文件时定义的，</w:t>
      </w:r>
      <w:r>
        <w:rPr>
          <w:rFonts w:ascii="Helvetica" w:hAnsi="Helvetica" w:cs="Helvetica"/>
          <w:color w:val="333333"/>
          <w:sz w:val="21"/>
          <w:szCs w:val="21"/>
        </w:rPr>
        <w:t xml:space="preserve"> </w:t>
      </w:r>
      <w:r>
        <w:rPr>
          <w:rFonts w:ascii="Helvetica" w:hAnsi="Helvetica" w:cs="Helvetica"/>
          <w:color w:val="333333"/>
          <w:sz w:val="21"/>
          <w:szCs w:val="21"/>
        </w:rPr>
        <w:t>其他的别名都是在</w:t>
      </w:r>
      <w:hyperlink r:id="rId154" w:history="1">
        <w:r>
          <w:rPr>
            <w:rStyle w:val="a4"/>
            <w:rFonts w:ascii="Helvetica" w:hAnsi="Helvetica" w:cs="Helvetica"/>
            <w:color w:val="337AB7"/>
            <w:sz w:val="21"/>
            <w:szCs w:val="21"/>
          </w:rPr>
          <w:t>配置应用</w:t>
        </w:r>
      </w:hyperlink>
      <w:r>
        <w:rPr>
          <w:rFonts w:ascii="Helvetica" w:hAnsi="Helvetica" w:cs="Helvetica"/>
          <w:color w:val="333333"/>
          <w:sz w:val="21"/>
          <w:szCs w:val="21"/>
        </w:rPr>
        <w:t>的时候，</w:t>
      </w:r>
      <w:r>
        <w:rPr>
          <w:rFonts w:ascii="Helvetica" w:hAnsi="Helvetica" w:cs="Helvetica"/>
          <w:color w:val="333333"/>
          <w:sz w:val="21"/>
          <w:szCs w:val="21"/>
        </w:rPr>
        <w:t xml:space="preserve"> </w:t>
      </w:r>
      <w:r>
        <w:rPr>
          <w:rFonts w:ascii="Helvetica" w:hAnsi="Helvetica" w:cs="Helvetica"/>
          <w:color w:val="333333"/>
          <w:sz w:val="21"/>
          <w:szCs w:val="21"/>
        </w:rPr>
        <w:t>于应用的构造方法内定义的。</w:t>
      </w:r>
    </w:p>
    <w:p w:rsidR="00C25D76" w:rsidRDefault="00637CE8" w:rsidP="00637CE8">
      <w:pPr>
        <w:widowControl/>
        <w:shd w:val="clear" w:color="auto" w:fill="FCF8E3"/>
        <w:jc w:val="left"/>
        <w:rPr>
          <w:rFonts w:ascii="Helvetica" w:eastAsia="宋体" w:hAnsi="Helvetica" w:cs="Helvetica"/>
          <w:bCs/>
          <w:color w:val="8A6D3B"/>
          <w:kern w:val="0"/>
          <w:szCs w:val="21"/>
        </w:rPr>
      </w:pPr>
      <w:r w:rsidRPr="000E127B">
        <w:rPr>
          <w:rFonts w:ascii="Helvetica" w:eastAsia="宋体" w:hAnsi="Helvetica" w:cs="Helvetica"/>
          <w:b/>
          <w:bCs/>
          <w:color w:val="8A6D3B"/>
          <w:kern w:val="0"/>
          <w:szCs w:val="21"/>
        </w:rPr>
        <w:t>注意：</w:t>
      </w:r>
      <w:r w:rsidRPr="00637CE8">
        <w:rPr>
          <w:rFonts w:ascii="Helvetica" w:eastAsia="宋体" w:hAnsi="Helvetica" w:cs="Helvetica" w:hint="eastAsia"/>
          <w:bCs/>
          <w:color w:val="8A6D3B"/>
          <w:kern w:val="0"/>
          <w:szCs w:val="21"/>
        </w:rPr>
        <w:t>通过</w:t>
      </w:r>
      <w:r w:rsidRPr="00637CE8">
        <w:rPr>
          <w:rFonts w:ascii="Helvetica" w:eastAsia="宋体" w:hAnsi="Helvetica" w:cs="Helvetica" w:hint="eastAsia"/>
          <w:bCs/>
          <w:color w:val="8A6D3B"/>
          <w:kern w:val="0"/>
          <w:szCs w:val="21"/>
        </w:rPr>
        <w:t>composer</w:t>
      </w:r>
      <w:r w:rsidRPr="00637CE8">
        <w:rPr>
          <w:rFonts w:ascii="Helvetica" w:eastAsia="宋体" w:hAnsi="Helvetica" w:cs="Helvetica" w:hint="eastAsia"/>
          <w:bCs/>
          <w:color w:val="8A6D3B"/>
          <w:kern w:val="0"/>
          <w:szCs w:val="21"/>
        </w:rPr>
        <w:t>安装</w:t>
      </w:r>
      <w:r w:rsidRPr="00637CE8">
        <w:rPr>
          <w:rFonts w:ascii="Helvetica" w:eastAsia="宋体" w:hAnsi="Helvetica" w:cs="Helvetica"/>
          <w:bCs/>
          <w:color w:val="8A6D3B"/>
          <w:kern w:val="0"/>
          <w:szCs w:val="21"/>
        </w:rPr>
        <w:t>的</w:t>
      </w:r>
      <w:r w:rsidRPr="00637CE8">
        <w:rPr>
          <w:rFonts w:ascii="Helvetica" w:eastAsia="宋体" w:hAnsi="Helvetica" w:cs="Helvetica" w:hint="eastAsia"/>
          <w:bCs/>
          <w:color w:val="8A6D3B"/>
          <w:kern w:val="0"/>
          <w:szCs w:val="21"/>
        </w:rPr>
        <w:t>扩展会以其</w:t>
      </w:r>
      <w:r w:rsidRPr="00637CE8">
        <w:rPr>
          <w:rFonts w:ascii="Helvetica" w:eastAsia="宋体" w:hAnsi="Helvetica" w:cs="Helvetica"/>
          <w:bCs/>
          <w:color w:val="8A6D3B"/>
          <w:kern w:val="0"/>
          <w:szCs w:val="21"/>
        </w:rPr>
        <w:t>在</w:t>
      </w:r>
      <w:r w:rsidRPr="00637CE8">
        <w:rPr>
          <w:rFonts w:ascii="Helvetica" w:eastAsia="宋体" w:hAnsi="Helvetica" w:cs="Helvetica" w:hint="eastAsia"/>
          <w:bCs/>
          <w:color w:val="8A6D3B"/>
          <w:kern w:val="0"/>
          <w:szCs w:val="21"/>
        </w:rPr>
        <w:t>composer.json</w:t>
      </w:r>
      <w:r w:rsidRPr="00637CE8">
        <w:rPr>
          <w:rFonts w:ascii="Helvetica" w:eastAsia="宋体" w:hAnsi="Helvetica" w:cs="Helvetica" w:hint="eastAsia"/>
          <w:bCs/>
          <w:color w:val="8A6D3B"/>
          <w:kern w:val="0"/>
          <w:szCs w:val="21"/>
        </w:rPr>
        <w:t>文件</w:t>
      </w:r>
      <w:r w:rsidRPr="00637CE8">
        <w:rPr>
          <w:rFonts w:ascii="Helvetica" w:eastAsia="宋体" w:hAnsi="Helvetica" w:cs="Helvetica"/>
          <w:bCs/>
          <w:color w:val="8A6D3B"/>
          <w:kern w:val="0"/>
          <w:szCs w:val="21"/>
        </w:rPr>
        <w:t>中声明的根命名空间为名自动添加别名</w:t>
      </w:r>
      <w:r w:rsidRPr="00637CE8">
        <w:rPr>
          <w:rFonts w:ascii="Helvetica" w:eastAsia="宋体" w:hAnsi="Helvetica" w:cs="Helvetica" w:hint="eastAsia"/>
          <w:bCs/>
          <w:color w:val="8A6D3B"/>
          <w:kern w:val="0"/>
          <w:szCs w:val="21"/>
        </w:rPr>
        <w:t>。</w:t>
      </w:r>
      <w:r w:rsidR="00C25D76">
        <w:rPr>
          <w:rFonts w:ascii="Helvetica" w:eastAsia="宋体" w:hAnsi="Helvetica" w:cs="Helvetica" w:hint="eastAsia"/>
          <w:bCs/>
          <w:color w:val="8A6D3B"/>
          <w:kern w:val="0"/>
          <w:szCs w:val="21"/>
        </w:rPr>
        <w:t>例如：</w:t>
      </w:r>
    </w:p>
    <w:p w:rsidR="00637CE8" w:rsidRPr="000E127B" w:rsidRDefault="00C74B4D" w:rsidP="00637CE8">
      <w:pPr>
        <w:widowControl/>
        <w:shd w:val="clear" w:color="auto" w:fill="FCF8E3"/>
        <w:jc w:val="left"/>
        <w:rPr>
          <w:rFonts w:ascii="Helvetica" w:eastAsia="宋体" w:hAnsi="Helvetica" w:cs="Helvetica"/>
          <w:color w:val="8A6D3B"/>
          <w:kern w:val="0"/>
          <w:szCs w:val="21"/>
        </w:rPr>
      </w:pPr>
      <w:r w:rsidRPr="00C74B4D">
        <w:rPr>
          <w:rFonts w:ascii="Helvetica" w:eastAsia="宋体" w:hAnsi="Helvetica" w:cs="Helvetica" w:hint="eastAsia"/>
          <w:bCs/>
          <w:color w:val="8A6D3B"/>
          <w:kern w:val="0"/>
          <w:szCs w:val="21"/>
        </w:rPr>
        <w:t>如果你安装有</w:t>
      </w:r>
      <w:r w:rsidRPr="00C74B4D">
        <w:rPr>
          <w:rFonts w:ascii="Helvetica" w:eastAsia="宋体" w:hAnsi="Helvetica" w:cs="Helvetica" w:hint="eastAsia"/>
          <w:bCs/>
          <w:color w:val="8A6D3B"/>
          <w:kern w:val="0"/>
          <w:szCs w:val="21"/>
        </w:rPr>
        <w:t xml:space="preserve"> yiisoft/yii2-jui </w:t>
      </w:r>
      <w:r w:rsidRPr="00C74B4D">
        <w:rPr>
          <w:rFonts w:ascii="Helvetica" w:eastAsia="宋体" w:hAnsi="Helvetica" w:cs="Helvetica" w:hint="eastAsia"/>
          <w:bCs/>
          <w:color w:val="8A6D3B"/>
          <w:kern w:val="0"/>
          <w:szCs w:val="21"/>
        </w:rPr>
        <w:t>扩展，会自动得到</w:t>
      </w:r>
      <w:r w:rsidRPr="00C74B4D">
        <w:rPr>
          <w:rFonts w:ascii="Helvetica" w:eastAsia="宋体" w:hAnsi="Helvetica" w:cs="Helvetica" w:hint="eastAsia"/>
          <w:bCs/>
          <w:color w:val="8A6D3B"/>
          <w:kern w:val="0"/>
          <w:szCs w:val="21"/>
        </w:rPr>
        <w:t xml:space="preserve"> @yii/jui </w:t>
      </w:r>
      <w:r w:rsidRPr="00C74B4D">
        <w:rPr>
          <w:rFonts w:ascii="Helvetica" w:eastAsia="宋体" w:hAnsi="Helvetica" w:cs="Helvetica" w:hint="eastAsia"/>
          <w:bCs/>
          <w:color w:val="8A6D3B"/>
          <w:kern w:val="0"/>
          <w:szCs w:val="21"/>
        </w:rPr>
        <w:t>别名，</w:t>
      </w:r>
      <w:r w:rsidRPr="00C74B4D">
        <w:rPr>
          <w:rFonts w:ascii="Helvetica" w:eastAsia="宋体" w:hAnsi="Helvetica" w:cs="Helvetica" w:hint="eastAsia"/>
          <w:bCs/>
          <w:color w:val="8A6D3B"/>
          <w:kern w:val="0"/>
          <w:szCs w:val="21"/>
        </w:rPr>
        <w:t xml:space="preserve"> </w:t>
      </w:r>
      <w:r w:rsidRPr="00C74B4D">
        <w:rPr>
          <w:rFonts w:ascii="Helvetica" w:eastAsia="宋体" w:hAnsi="Helvetica" w:cs="Helvetica" w:hint="eastAsia"/>
          <w:bCs/>
          <w:color w:val="8A6D3B"/>
          <w:kern w:val="0"/>
          <w:szCs w:val="21"/>
        </w:rPr>
        <w:t>它定义于引导启动阶段</w:t>
      </w:r>
      <w:r>
        <w:rPr>
          <w:rFonts w:ascii="Helvetica" w:eastAsia="宋体" w:hAnsi="Helvetica" w:cs="Helvetica" w:hint="eastAsia"/>
          <w:bCs/>
          <w:color w:val="8A6D3B"/>
          <w:kern w:val="0"/>
          <w:szCs w:val="21"/>
        </w:rPr>
        <w:t>：</w:t>
      </w:r>
      <w:r w:rsidR="00637CE8" w:rsidRPr="00637CE8">
        <w:t xml:space="preserve"> </w:t>
      </w:r>
      <w:r w:rsidR="00637CE8" w:rsidRPr="00637CE8">
        <w:rPr>
          <w:rFonts w:ascii="Helvetica" w:eastAsia="宋体" w:hAnsi="Helvetica" w:cs="Helvetica"/>
          <w:bCs/>
          <w:color w:val="8A6D3B"/>
          <w:kern w:val="0"/>
          <w:szCs w:val="21"/>
        </w:rPr>
        <w:t>Yii::setAlias('@yii/jui', 'VendorPath/yiisoft/yii2-jui');</w:t>
      </w:r>
    </w:p>
    <w:p w:rsidR="00637CE8" w:rsidRDefault="00637CE8" w:rsidP="00C13192">
      <w:pPr>
        <w:pStyle w:val="a9"/>
        <w:shd w:val="clear" w:color="auto" w:fill="FFFFFF"/>
        <w:spacing w:before="0" w:beforeAutospacing="0" w:after="150" w:afterAutospacing="0"/>
        <w:rPr>
          <w:rFonts w:ascii="Helvetica" w:hAnsi="Helvetica" w:cs="Helvetica"/>
          <w:color w:val="333333"/>
          <w:sz w:val="21"/>
          <w:szCs w:val="21"/>
        </w:rPr>
      </w:pPr>
    </w:p>
    <w:p w:rsidR="000E127B" w:rsidRDefault="000E127B" w:rsidP="003C6D70">
      <w:pPr>
        <w:pStyle w:val="a9"/>
        <w:shd w:val="clear" w:color="auto" w:fill="FFFFFF"/>
        <w:spacing w:before="0" w:beforeAutospacing="0" w:after="150" w:afterAutospacing="0"/>
        <w:outlineLvl w:val="2"/>
        <w:rPr>
          <w:rFonts w:ascii="Helvetica" w:hAnsi="Helvetica" w:cs="Helvetica"/>
          <w:color w:val="333333"/>
          <w:sz w:val="21"/>
          <w:szCs w:val="21"/>
        </w:rPr>
      </w:pPr>
      <w:r w:rsidRPr="000E127B">
        <w:rPr>
          <w:rFonts w:ascii="Helvetica" w:hAnsi="Helvetica" w:cs="Helvetica" w:hint="eastAsia"/>
          <w:color w:val="333333"/>
          <w:sz w:val="21"/>
          <w:szCs w:val="21"/>
        </w:rPr>
        <w:t>2</w:t>
      </w:r>
      <w:r w:rsidRPr="000E127B">
        <w:rPr>
          <w:rFonts w:ascii="Helvetica" w:hAnsi="Helvetica" w:cs="Helvetica" w:hint="eastAsia"/>
          <w:color w:val="333333"/>
          <w:sz w:val="21"/>
          <w:szCs w:val="21"/>
        </w:rPr>
        <w:t>、</w:t>
      </w:r>
      <w:r>
        <w:rPr>
          <w:rFonts w:ascii="Helvetica" w:hAnsi="Helvetica" w:cs="Helvetica"/>
          <w:color w:val="333333"/>
          <w:sz w:val="21"/>
          <w:szCs w:val="21"/>
        </w:rPr>
        <w:t>解析别名</w:t>
      </w:r>
    </w:p>
    <w:p w:rsidR="000E127B" w:rsidRDefault="000E127B" w:rsidP="000E127B">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调用</w:t>
      </w:r>
      <w:r>
        <w:rPr>
          <w:rFonts w:ascii="Helvetica" w:hAnsi="Helvetica" w:cs="Helvetica" w:hint="eastAsia"/>
          <w:color w:val="333333"/>
          <w:sz w:val="21"/>
          <w:szCs w:val="21"/>
        </w:rPr>
        <w:t>Yii::getAlias()</w:t>
      </w:r>
      <w:r>
        <w:rPr>
          <w:rFonts w:ascii="Helvetica" w:hAnsi="Helvetica" w:cs="Helvetica" w:hint="eastAsia"/>
          <w:color w:val="333333"/>
          <w:sz w:val="21"/>
          <w:szCs w:val="21"/>
        </w:rPr>
        <w:t>解</w:t>
      </w:r>
      <w:r>
        <w:rPr>
          <w:rFonts w:ascii="Helvetica" w:hAnsi="Helvetica" w:cs="Helvetica"/>
          <w:color w:val="333333"/>
          <w:sz w:val="21"/>
          <w:szCs w:val="21"/>
        </w:rPr>
        <w:t>析</w:t>
      </w:r>
      <w:r>
        <w:rPr>
          <w:rFonts w:ascii="Helvetica" w:hAnsi="Helvetica" w:cs="Helvetica" w:hint="eastAsia"/>
          <w:color w:val="333333"/>
          <w:sz w:val="21"/>
          <w:szCs w:val="21"/>
        </w:rPr>
        <w:t xml:space="preserve"> </w:t>
      </w:r>
      <w:r>
        <w:rPr>
          <w:rFonts w:ascii="Helvetica" w:hAnsi="Helvetica" w:cs="Helvetica" w:hint="eastAsia"/>
          <w:color w:val="333333"/>
          <w:sz w:val="21"/>
          <w:szCs w:val="21"/>
        </w:rPr>
        <w:t>根</w:t>
      </w:r>
      <w:r>
        <w:rPr>
          <w:rFonts w:ascii="Helvetica" w:hAnsi="Helvetica" w:cs="Helvetica"/>
          <w:color w:val="333333"/>
          <w:sz w:val="21"/>
          <w:szCs w:val="21"/>
        </w:rPr>
        <w:t>别名</w:t>
      </w:r>
      <w:r>
        <w:rPr>
          <w:rFonts w:ascii="Helvetica" w:hAnsi="Helvetica" w:cs="Helvetica" w:hint="eastAsia"/>
          <w:color w:val="333333"/>
          <w:sz w:val="21"/>
          <w:szCs w:val="21"/>
        </w:rPr>
        <w:t xml:space="preserve"> </w:t>
      </w:r>
      <w:r>
        <w:rPr>
          <w:rFonts w:ascii="Helvetica" w:hAnsi="Helvetica" w:cs="Helvetica" w:hint="eastAsia"/>
          <w:color w:val="333333"/>
          <w:sz w:val="21"/>
          <w:szCs w:val="21"/>
        </w:rPr>
        <w:t>和</w:t>
      </w:r>
      <w:r>
        <w:rPr>
          <w:rFonts w:ascii="Helvetica" w:hAnsi="Helvetica" w:cs="Helvetica" w:hint="eastAsia"/>
          <w:color w:val="333333"/>
          <w:sz w:val="21"/>
          <w:szCs w:val="21"/>
        </w:rPr>
        <w:t xml:space="preserve"> </w:t>
      </w:r>
      <w:r>
        <w:rPr>
          <w:rFonts w:ascii="Helvetica" w:hAnsi="Helvetica" w:cs="Helvetica" w:hint="eastAsia"/>
          <w:color w:val="333333"/>
          <w:sz w:val="21"/>
          <w:szCs w:val="21"/>
        </w:rPr>
        <w:t>衍生</w:t>
      </w:r>
      <w:r>
        <w:rPr>
          <w:rFonts w:ascii="Helvetica" w:hAnsi="Helvetica" w:cs="Helvetica"/>
          <w:color w:val="333333"/>
          <w:sz w:val="21"/>
          <w:szCs w:val="21"/>
        </w:rPr>
        <w:t>别名</w:t>
      </w:r>
      <w:r>
        <w:rPr>
          <w:rFonts w:ascii="Helvetica" w:hAnsi="Helvetica" w:cs="Helvetica" w:hint="eastAsia"/>
          <w:color w:val="333333"/>
          <w:sz w:val="21"/>
          <w:szCs w:val="21"/>
        </w:rPr>
        <w:t>。</w:t>
      </w:r>
    </w:p>
    <w:p w:rsidR="000E127B" w:rsidRPr="000E127B" w:rsidRDefault="000E127B" w:rsidP="000E127B">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w:t>
      </w:r>
      <w:r>
        <w:rPr>
          <w:rFonts w:ascii="Helvetica" w:hAnsi="Helvetica" w:cs="Helvetica" w:hint="eastAsia"/>
          <w:color w:val="333333"/>
          <w:sz w:val="21"/>
          <w:szCs w:val="21"/>
        </w:rPr>
        <w:t xml:space="preserve">xp </w:t>
      </w:r>
      <w:r>
        <w:rPr>
          <w:rFonts w:ascii="Helvetica" w:hAnsi="Helvetica" w:cs="Helvetica"/>
          <w:color w:val="333333"/>
          <w:sz w:val="21"/>
          <w:szCs w:val="21"/>
        </w:rPr>
        <w:t>1</w:t>
      </w:r>
      <w:r w:rsidRPr="000E127B">
        <w:rPr>
          <w:rFonts w:ascii="Helvetica" w:hAnsi="Helvetica" w:cs="Helvetica"/>
          <w:color w:val="333333"/>
          <w:szCs w:val="21"/>
        </w:rPr>
        <w:t>：</w:t>
      </w:r>
    </w:p>
    <w:p w:rsidR="000E127B" w:rsidRPr="000E127B" w:rsidRDefault="000E127B" w:rsidP="000E127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0E127B">
        <w:rPr>
          <w:rFonts w:ascii="Consolas" w:eastAsia="宋体" w:hAnsi="Consolas" w:cs="Consolas"/>
          <w:b/>
          <w:bCs/>
          <w:color w:val="444444"/>
          <w:kern w:val="0"/>
          <w:sz w:val="24"/>
          <w:szCs w:val="24"/>
          <w:shd w:val="clear" w:color="auto" w:fill="F0F0F0"/>
        </w:rPr>
        <w:t>echo</w:t>
      </w:r>
      <w:r w:rsidRPr="000E127B">
        <w:rPr>
          <w:rFonts w:ascii="Consolas" w:eastAsia="宋体" w:hAnsi="Consolas" w:cs="Consolas"/>
          <w:color w:val="444444"/>
          <w:kern w:val="0"/>
          <w:sz w:val="24"/>
          <w:szCs w:val="24"/>
          <w:shd w:val="clear" w:color="auto" w:fill="F0F0F0"/>
        </w:rPr>
        <w:t xml:space="preserve"> Yii::getAlias(</w:t>
      </w:r>
      <w:r w:rsidRPr="000E127B">
        <w:rPr>
          <w:rFonts w:ascii="Consolas" w:eastAsia="宋体" w:hAnsi="Consolas" w:cs="Consolas"/>
          <w:color w:val="880000"/>
          <w:kern w:val="0"/>
          <w:sz w:val="24"/>
          <w:szCs w:val="24"/>
          <w:shd w:val="clear" w:color="auto" w:fill="F0F0F0"/>
        </w:rPr>
        <w:t>'@foo'</w:t>
      </w:r>
      <w:r w:rsidRPr="000E127B">
        <w:rPr>
          <w:rFonts w:ascii="Consolas" w:eastAsia="宋体" w:hAnsi="Consolas" w:cs="Consolas"/>
          <w:color w:val="444444"/>
          <w:kern w:val="0"/>
          <w:sz w:val="24"/>
          <w:szCs w:val="24"/>
          <w:shd w:val="clear" w:color="auto" w:fill="F0F0F0"/>
        </w:rPr>
        <w:t xml:space="preserve">);               </w:t>
      </w:r>
      <w:r w:rsidRPr="000E127B">
        <w:rPr>
          <w:rFonts w:ascii="Consolas" w:eastAsia="宋体" w:hAnsi="Consolas" w:cs="Consolas"/>
          <w:color w:val="888888"/>
          <w:kern w:val="0"/>
          <w:sz w:val="24"/>
          <w:szCs w:val="24"/>
          <w:shd w:val="clear" w:color="auto" w:fill="F0F0F0"/>
        </w:rPr>
        <w:t xml:space="preserve">// </w:t>
      </w:r>
      <w:r w:rsidRPr="000E127B">
        <w:rPr>
          <w:rFonts w:ascii="Consolas" w:eastAsia="宋体" w:hAnsi="Consolas" w:cs="Consolas"/>
          <w:color w:val="888888"/>
          <w:kern w:val="0"/>
          <w:sz w:val="24"/>
          <w:szCs w:val="24"/>
          <w:shd w:val="clear" w:color="auto" w:fill="F0F0F0"/>
        </w:rPr>
        <w:t>输出：</w:t>
      </w:r>
      <w:r w:rsidRPr="000E127B">
        <w:rPr>
          <w:rFonts w:ascii="Consolas" w:eastAsia="宋体" w:hAnsi="Consolas" w:cs="Consolas"/>
          <w:color w:val="888888"/>
          <w:kern w:val="0"/>
          <w:sz w:val="24"/>
          <w:szCs w:val="24"/>
          <w:shd w:val="clear" w:color="auto" w:fill="F0F0F0"/>
        </w:rPr>
        <w:t>/path/to/foo</w:t>
      </w:r>
    </w:p>
    <w:p w:rsidR="000E127B" w:rsidRPr="000E127B" w:rsidRDefault="000E127B" w:rsidP="000E127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0E127B">
        <w:rPr>
          <w:rFonts w:ascii="Consolas" w:eastAsia="宋体" w:hAnsi="Consolas" w:cs="Consolas"/>
          <w:b/>
          <w:bCs/>
          <w:color w:val="444444"/>
          <w:kern w:val="0"/>
          <w:sz w:val="24"/>
          <w:szCs w:val="24"/>
          <w:shd w:val="clear" w:color="auto" w:fill="F0F0F0"/>
        </w:rPr>
        <w:t>echo</w:t>
      </w:r>
      <w:r w:rsidRPr="000E127B">
        <w:rPr>
          <w:rFonts w:ascii="Consolas" w:eastAsia="宋体" w:hAnsi="Consolas" w:cs="Consolas"/>
          <w:color w:val="444444"/>
          <w:kern w:val="0"/>
          <w:sz w:val="24"/>
          <w:szCs w:val="24"/>
          <w:shd w:val="clear" w:color="auto" w:fill="F0F0F0"/>
        </w:rPr>
        <w:t xml:space="preserve"> Yii::getAlias(</w:t>
      </w:r>
      <w:r w:rsidRPr="000E127B">
        <w:rPr>
          <w:rFonts w:ascii="Consolas" w:eastAsia="宋体" w:hAnsi="Consolas" w:cs="Consolas"/>
          <w:color w:val="880000"/>
          <w:kern w:val="0"/>
          <w:sz w:val="24"/>
          <w:szCs w:val="24"/>
          <w:shd w:val="clear" w:color="auto" w:fill="F0F0F0"/>
        </w:rPr>
        <w:t>'@bar'</w:t>
      </w:r>
      <w:r w:rsidRPr="000E127B">
        <w:rPr>
          <w:rFonts w:ascii="Consolas" w:eastAsia="宋体" w:hAnsi="Consolas" w:cs="Consolas"/>
          <w:color w:val="444444"/>
          <w:kern w:val="0"/>
          <w:sz w:val="24"/>
          <w:szCs w:val="24"/>
          <w:shd w:val="clear" w:color="auto" w:fill="F0F0F0"/>
        </w:rPr>
        <w:t xml:space="preserve">);               </w:t>
      </w:r>
      <w:r w:rsidRPr="000E127B">
        <w:rPr>
          <w:rFonts w:ascii="Consolas" w:eastAsia="宋体" w:hAnsi="Consolas" w:cs="Consolas"/>
          <w:color w:val="888888"/>
          <w:kern w:val="0"/>
          <w:sz w:val="24"/>
          <w:szCs w:val="24"/>
          <w:shd w:val="clear" w:color="auto" w:fill="F0F0F0"/>
        </w:rPr>
        <w:t xml:space="preserve">// </w:t>
      </w:r>
      <w:r w:rsidRPr="000E127B">
        <w:rPr>
          <w:rFonts w:ascii="Consolas" w:eastAsia="宋体" w:hAnsi="Consolas" w:cs="Consolas"/>
          <w:color w:val="888888"/>
          <w:kern w:val="0"/>
          <w:sz w:val="24"/>
          <w:szCs w:val="24"/>
          <w:shd w:val="clear" w:color="auto" w:fill="F0F0F0"/>
        </w:rPr>
        <w:t>输出：</w:t>
      </w:r>
      <w:r w:rsidRPr="000E127B">
        <w:rPr>
          <w:rFonts w:ascii="Consolas" w:eastAsia="宋体" w:hAnsi="Consolas" w:cs="Consolas"/>
          <w:color w:val="888888"/>
          <w:kern w:val="0"/>
          <w:sz w:val="24"/>
          <w:szCs w:val="24"/>
          <w:shd w:val="clear" w:color="auto" w:fill="F0F0F0"/>
        </w:rPr>
        <w:t>http://www.example.com</w:t>
      </w:r>
    </w:p>
    <w:p w:rsidR="000E127B" w:rsidRPr="000E127B" w:rsidRDefault="000E127B" w:rsidP="001129C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20" w:right="-120"/>
        <w:jc w:val="left"/>
        <w:rPr>
          <w:rFonts w:ascii="Consolas" w:eastAsia="宋体" w:hAnsi="Consolas" w:cs="Consolas"/>
          <w:color w:val="444444"/>
          <w:kern w:val="0"/>
          <w:sz w:val="24"/>
          <w:szCs w:val="24"/>
          <w:shd w:val="clear" w:color="auto" w:fill="F0F0F0"/>
        </w:rPr>
      </w:pPr>
      <w:r w:rsidRPr="000E127B">
        <w:rPr>
          <w:rFonts w:ascii="Consolas" w:eastAsia="宋体" w:hAnsi="Consolas" w:cs="Consolas"/>
          <w:b/>
          <w:bCs/>
          <w:color w:val="444444"/>
          <w:kern w:val="0"/>
          <w:sz w:val="24"/>
          <w:szCs w:val="24"/>
          <w:shd w:val="clear" w:color="auto" w:fill="F0F0F0"/>
        </w:rPr>
        <w:t>echo</w:t>
      </w:r>
      <w:r w:rsidRPr="000E127B">
        <w:rPr>
          <w:rFonts w:ascii="Consolas" w:eastAsia="宋体" w:hAnsi="Consolas" w:cs="Consolas"/>
          <w:color w:val="444444"/>
          <w:kern w:val="0"/>
          <w:sz w:val="24"/>
          <w:szCs w:val="24"/>
          <w:shd w:val="clear" w:color="auto" w:fill="F0F0F0"/>
        </w:rPr>
        <w:t xml:space="preserve"> Yii::getAlias(</w:t>
      </w:r>
      <w:r w:rsidRPr="000E127B">
        <w:rPr>
          <w:rFonts w:ascii="Consolas" w:eastAsia="宋体" w:hAnsi="Consolas" w:cs="Consolas"/>
          <w:color w:val="880000"/>
          <w:kern w:val="0"/>
          <w:sz w:val="24"/>
          <w:szCs w:val="24"/>
          <w:shd w:val="clear" w:color="auto" w:fill="F0F0F0"/>
        </w:rPr>
        <w:t>'@foo/bar/file.php'</w:t>
      </w:r>
      <w:r w:rsidRPr="000E127B">
        <w:rPr>
          <w:rFonts w:ascii="Consolas" w:eastAsia="宋体" w:hAnsi="Consolas" w:cs="Consolas"/>
          <w:color w:val="444444"/>
          <w:kern w:val="0"/>
          <w:sz w:val="24"/>
          <w:szCs w:val="24"/>
          <w:shd w:val="clear" w:color="auto" w:fill="F0F0F0"/>
        </w:rPr>
        <w:t xml:space="preserve">);  </w:t>
      </w:r>
      <w:r w:rsidRPr="000E127B">
        <w:rPr>
          <w:rFonts w:ascii="Consolas" w:eastAsia="宋体" w:hAnsi="Consolas" w:cs="Consolas"/>
          <w:color w:val="888888"/>
          <w:kern w:val="0"/>
          <w:sz w:val="24"/>
          <w:szCs w:val="24"/>
          <w:shd w:val="clear" w:color="auto" w:fill="F0F0F0"/>
        </w:rPr>
        <w:t xml:space="preserve">// </w:t>
      </w:r>
      <w:r w:rsidRPr="000E127B">
        <w:rPr>
          <w:rFonts w:ascii="Consolas" w:eastAsia="宋体" w:hAnsi="Consolas" w:cs="Consolas"/>
          <w:color w:val="888888"/>
          <w:kern w:val="0"/>
          <w:sz w:val="24"/>
          <w:szCs w:val="24"/>
          <w:shd w:val="clear" w:color="auto" w:fill="F0F0F0"/>
        </w:rPr>
        <w:t>输出：</w:t>
      </w:r>
      <w:r w:rsidRPr="000E127B">
        <w:rPr>
          <w:rFonts w:ascii="Consolas" w:eastAsia="宋体" w:hAnsi="Consolas" w:cs="Consolas"/>
          <w:color w:val="888888"/>
          <w:kern w:val="0"/>
          <w:sz w:val="24"/>
          <w:szCs w:val="24"/>
          <w:shd w:val="clear" w:color="auto" w:fill="F0F0F0"/>
        </w:rPr>
        <w:t>/path/to/foo/bar/file.php</w:t>
      </w:r>
    </w:p>
    <w:p w:rsidR="005948A0" w:rsidRDefault="000E127B" w:rsidP="000E127B">
      <w:pPr>
        <w:widowControl/>
        <w:shd w:val="clear" w:color="auto" w:fill="FCF8E3"/>
        <w:jc w:val="left"/>
        <w:rPr>
          <w:rFonts w:ascii="Helvetica" w:eastAsia="宋体" w:hAnsi="Helvetica" w:cs="Helvetica"/>
          <w:color w:val="333333"/>
          <w:kern w:val="0"/>
          <w:szCs w:val="21"/>
        </w:rPr>
      </w:pPr>
      <w:r w:rsidRPr="000E127B">
        <w:rPr>
          <w:rFonts w:ascii="Helvetica" w:eastAsia="宋体" w:hAnsi="Helvetica" w:cs="Helvetica"/>
          <w:b/>
          <w:bCs/>
          <w:color w:val="8A6D3B"/>
          <w:kern w:val="0"/>
          <w:szCs w:val="21"/>
        </w:rPr>
        <w:t>注意：</w:t>
      </w:r>
      <w:r w:rsidR="001129CD">
        <w:rPr>
          <w:rFonts w:ascii="Helvetica" w:eastAsia="宋体" w:hAnsi="Helvetica" w:cs="Helvetica" w:hint="eastAsia"/>
          <w:b/>
          <w:bCs/>
          <w:color w:val="8A6D3B"/>
          <w:kern w:val="0"/>
          <w:szCs w:val="21"/>
        </w:rPr>
        <w:t>1</w:t>
      </w:r>
      <w:r w:rsidR="001129CD">
        <w:rPr>
          <w:rFonts w:ascii="Helvetica" w:eastAsia="宋体" w:hAnsi="Helvetica" w:cs="Helvetica" w:hint="eastAsia"/>
          <w:b/>
          <w:bCs/>
          <w:color w:val="8A6D3B"/>
          <w:kern w:val="0"/>
          <w:szCs w:val="21"/>
        </w:rPr>
        <w:t>、</w:t>
      </w:r>
      <w:r w:rsidR="001129CD" w:rsidRPr="000E127B">
        <w:rPr>
          <w:rFonts w:ascii="Helvetica" w:eastAsia="宋体" w:hAnsi="Helvetica" w:cs="Helvetica"/>
          <w:color w:val="333333"/>
          <w:kern w:val="0"/>
          <w:szCs w:val="21"/>
        </w:rPr>
        <w:t>由衍生别名所解析出的文件路径和</w:t>
      </w:r>
      <w:r w:rsidR="001129CD" w:rsidRPr="000E127B">
        <w:rPr>
          <w:rFonts w:ascii="Helvetica" w:eastAsia="宋体" w:hAnsi="Helvetica" w:cs="Helvetica"/>
          <w:color w:val="333333"/>
          <w:kern w:val="0"/>
          <w:szCs w:val="21"/>
        </w:rPr>
        <w:t xml:space="preserve"> URL </w:t>
      </w:r>
      <w:r w:rsidR="001129CD" w:rsidRPr="000E127B">
        <w:rPr>
          <w:rFonts w:ascii="Helvetica" w:eastAsia="宋体" w:hAnsi="Helvetica" w:cs="Helvetica"/>
          <w:color w:val="333333"/>
          <w:kern w:val="0"/>
          <w:szCs w:val="21"/>
        </w:rPr>
        <w:t>是通过替换掉衍生别名中的根别名部分得到的。</w:t>
      </w:r>
      <w:r w:rsidR="001129CD">
        <w:rPr>
          <w:rFonts w:ascii="Helvetica" w:eastAsia="宋体" w:hAnsi="Helvetica" w:cs="Helvetica" w:hint="eastAsia"/>
          <w:color w:val="333333"/>
          <w:kern w:val="0"/>
          <w:szCs w:val="21"/>
        </w:rPr>
        <w:t xml:space="preserve"> </w:t>
      </w:r>
    </w:p>
    <w:p w:rsidR="000E127B" w:rsidRDefault="001129CD" w:rsidP="005948A0">
      <w:pPr>
        <w:widowControl/>
        <w:shd w:val="clear" w:color="auto" w:fill="FCF8E3"/>
        <w:ind w:firstLineChars="200" w:firstLine="420"/>
        <w:jc w:val="left"/>
        <w:rPr>
          <w:rFonts w:ascii="Helvetica" w:eastAsia="宋体" w:hAnsi="Helvetica" w:cs="Helvetica"/>
          <w:color w:val="8A6D3B"/>
          <w:kern w:val="0"/>
          <w:szCs w:val="21"/>
        </w:rPr>
      </w:pP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w:t>
      </w:r>
      <w:r w:rsidR="000E127B" w:rsidRPr="000E127B">
        <w:rPr>
          <w:rFonts w:ascii="Helvetica" w:eastAsia="宋体" w:hAnsi="Helvetica" w:cs="Helvetica"/>
          <w:color w:val="8A6D3B"/>
          <w:kern w:val="0"/>
          <w:szCs w:val="21"/>
        </w:rPr>
        <w:t>Yii::getAlias() </w:t>
      </w:r>
      <w:r w:rsidR="000E127B" w:rsidRPr="000E127B">
        <w:rPr>
          <w:rFonts w:ascii="Helvetica" w:eastAsia="宋体" w:hAnsi="Helvetica" w:cs="Helvetica"/>
          <w:color w:val="8A6D3B"/>
          <w:kern w:val="0"/>
          <w:szCs w:val="21"/>
        </w:rPr>
        <w:t>并不检查结果路径</w:t>
      </w:r>
      <w:r>
        <w:rPr>
          <w:rFonts w:ascii="Helvetica" w:eastAsia="宋体" w:hAnsi="Helvetica" w:cs="Helvetica" w:hint="eastAsia"/>
          <w:color w:val="8A6D3B"/>
          <w:kern w:val="0"/>
          <w:szCs w:val="21"/>
        </w:rPr>
        <w:t>（</w:t>
      </w:r>
      <w:r w:rsidR="000E127B" w:rsidRPr="000E127B">
        <w:rPr>
          <w:rFonts w:ascii="Helvetica" w:eastAsia="宋体" w:hAnsi="Helvetica" w:cs="Helvetica"/>
          <w:color w:val="8A6D3B"/>
          <w:kern w:val="0"/>
          <w:szCs w:val="21"/>
        </w:rPr>
        <w:t>/URL</w:t>
      </w:r>
      <w:r>
        <w:rPr>
          <w:rFonts w:ascii="Helvetica" w:eastAsia="宋体" w:hAnsi="Helvetica" w:cs="Helvetica" w:hint="eastAsia"/>
          <w:color w:val="8A6D3B"/>
          <w:kern w:val="0"/>
          <w:szCs w:val="21"/>
        </w:rPr>
        <w:t>）</w:t>
      </w:r>
      <w:r w:rsidR="000E127B" w:rsidRPr="000E127B">
        <w:rPr>
          <w:rFonts w:ascii="Helvetica" w:eastAsia="宋体" w:hAnsi="Helvetica" w:cs="Helvetica"/>
          <w:color w:val="8A6D3B"/>
          <w:kern w:val="0"/>
          <w:szCs w:val="21"/>
        </w:rPr>
        <w:t xml:space="preserve"> </w:t>
      </w:r>
      <w:r w:rsidR="000E127B" w:rsidRPr="000E127B">
        <w:rPr>
          <w:rFonts w:ascii="Helvetica" w:eastAsia="宋体" w:hAnsi="Helvetica" w:cs="Helvetica"/>
          <w:color w:val="8A6D3B"/>
          <w:kern w:val="0"/>
          <w:szCs w:val="21"/>
        </w:rPr>
        <w:t>所指向的资源是否真实存在。</w:t>
      </w:r>
    </w:p>
    <w:p w:rsidR="005948A0" w:rsidRDefault="005948A0" w:rsidP="005948A0">
      <w:pPr>
        <w:widowControl/>
        <w:shd w:val="clear" w:color="auto" w:fill="FCF8E3"/>
        <w:ind w:firstLineChars="200" w:firstLine="420"/>
        <w:jc w:val="left"/>
        <w:rPr>
          <w:rFonts w:ascii="Helvetica" w:eastAsia="宋体" w:hAnsi="Helvetica" w:cs="Helvetica"/>
          <w:color w:val="8A6D3B"/>
          <w:kern w:val="0"/>
          <w:szCs w:val="21"/>
        </w:rPr>
      </w:pPr>
      <w:r>
        <w:rPr>
          <w:rFonts w:ascii="Helvetica" w:eastAsia="宋体" w:hAnsi="Helvetica" w:cs="Helvetica" w:hint="eastAsia"/>
          <w:color w:val="8A6D3B"/>
          <w:kern w:val="0"/>
          <w:szCs w:val="21"/>
        </w:rPr>
        <w:t>3</w:t>
      </w:r>
      <w:r>
        <w:rPr>
          <w:rFonts w:ascii="Helvetica" w:eastAsia="宋体" w:hAnsi="Helvetica" w:cs="Helvetica" w:hint="eastAsia"/>
          <w:color w:val="8A6D3B"/>
          <w:kern w:val="0"/>
          <w:szCs w:val="21"/>
        </w:rPr>
        <w:t>、在编程</w:t>
      </w:r>
      <w:r>
        <w:rPr>
          <w:rFonts w:ascii="Helvetica" w:eastAsia="宋体" w:hAnsi="Helvetica" w:cs="Helvetica"/>
          <w:color w:val="8A6D3B"/>
          <w:kern w:val="0"/>
          <w:szCs w:val="21"/>
        </w:rPr>
        <w:t>过</w:t>
      </w:r>
      <w:r>
        <w:rPr>
          <w:rFonts w:ascii="Helvetica" w:eastAsia="宋体" w:hAnsi="Helvetica" w:cs="Helvetica" w:hint="eastAsia"/>
          <w:color w:val="8A6D3B"/>
          <w:kern w:val="0"/>
          <w:szCs w:val="21"/>
        </w:rPr>
        <w:t>程</w:t>
      </w:r>
      <w:r>
        <w:rPr>
          <w:rFonts w:ascii="Helvetica" w:eastAsia="宋体" w:hAnsi="Helvetica" w:cs="Helvetica"/>
          <w:color w:val="8A6D3B"/>
          <w:kern w:val="0"/>
          <w:szCs w:val="21"/>
        </w:rPr>
        <w:t>中，</w:t>
      </w:r>
      <w:r>
        <w:rPr>
          <w:rFonts w:ascii="Helvetica" w:eastAsia="宋体" w:hAnsi="Helvetica" w:cs="Helvetica" w:hint="eastAsia"/>
          <w:color w:val="8A6D3B"/>
          <w:kern w:val="0"/>
          <w:szCs w:val="21"/>
        </w:rPr>
        <w:t>Yii</w:t>
      </w:r>
      <w:r>
        <w:rPr>
          <w:rFonts w:ascii="Helvetica" w:eastAsia="宋体" w:hAnsi="Helvetica" w:cs="Helvetica" w:hint="eastAsia"/>
          <w:color w:val="8A6D3B"/>
          <w:kern w:val="0"/>
          <w:szCs w:val="21"/>
        </w:rPr>
        <w:t>能</w:t>
      </w:r>
      <w:r>
        <w:rPr>
          <w:rFonts w:ascii="Helvetica" w:eastAsia="宋体" w:hAnsi="Helvetica" w:cs="Helvetica"/>
          <w:color w:val="8A6D3B"/>
          <w:kern w:val="0"/>
          <w:szCs w:val="21"/>
        </w:rPr>
        <w:t>正确识别</w:t>
      </w:r>
      <w:r>
        <w:rPr>
          <w:rFonts w:ascii="Helvetica" w:eastAsia="宋体" w:hAnsi="Helvetica" w:cs="Helvetica" w:hint="eastAsia"/>
          <w:color w:val="8A6D3B"/>
          <w:kern w:val="0"/>
          <w:szCs w:val="21"/>
        </w:rPr>
        <w:t>别名</w:t>
      </w:r>
      <w:r>
        <w:rPr>
          <w:rFonts w:ascii="Helvetica" w:eastAsia="宋体" w:hAnsi="Helvetica" w:cs="Helvetica"/>
          <w:color w:val="8A6D3B"/>
          <w:kern w:val="0"/>
          <w:szCs w:val="21"/>
        </w:rPr>
        <w:t>，如</w:t>
      </w:r>
      <w:r>
        <w:rPr>
          <w:rFonts w:ascii="Helvetica" w:eastAsia="宋体" w:hAnsi="Helvetica" w:cs="Helvetica" w:hint="eastAsia"/>
          <w:color w:val="8A6D3B"/>
          <w:kern w:val="0"/>
          <w:szCs w:val="21"/>
        </w:rPr>
        <w:t>：</w:t>
      </w:r>
    </w:p>
    <w:p w:rsidR="005948A0" w:rsidRPr="005948A0" w:rsidRDefault="005948A0" w:rsidP="005948A0">
      <w:pPr>
        <w:widowControl/>
        <w:shd w:val="clear" w:color="auto" w:fill="FCF8E3"/>
        <w:ind w:firstLineChars="200" w:firstLine="420"/>
        <w:jc w:val="left"/>
        <w:rPr>
          <w:rFonts w:ascii="Helvetica" w:eastAsia="宋体" w:hAnsi="Helvetica" w:cs="Helvetica"/>
          <w:color w:val="8A6D3B"/>
          <w:kern w:val="0"/>
          <w:szCs w:val="21"/>
        </w:rPr>
      </w:pPr>
      <w:r w:rsidRPr="005948A0">
        <w:rPr>
          <w:rFonts w:ascii="Helvetica" w:eastAsia="宋体" w:hAnsi="Helvetica" w:cs="Helvetica"/>
          <w:color w:val="8A6D3B"/>
          <w:kern w:val="0"/>
          <w:szCs w:val="21"/>
        </w:rPr>
        <w:t>$cache = new FileCache([</w:t>
      </w:r>
    </w:p>
    <w:p w:rsidR="005948A0" w:rsidRPr="005948A0" w:rsidRDefault="005948A0" w:rsidP="005948A0">
      <w:pPr>
        <w:widowControl/>
        <w:shd w:val="clear" w:color="auto" w:fill="FCF8E3"/>
        <w:ind w:firstLineChars="200" w:firstLine="420"/>
        <w:jc w:val="left"/>
        <w:rPr>
          <w:rFonts w:ascii="Helvetica" w:eastAsia="宋体" w:hAnsi="Helvetica" w:cs="Helvetica"/>
          <w:color w:val="8A6D3B"/>
          <w:kern w:val="0"/>
          <w:szCs w:val="21"/>
        </w:rPr>
      </w:pPr>
      <w:r w:rsidRPr="005948A0">
        <w:rPr>
          <w:rFonts w:ascii="Helvetica" w:eastAsia="宋体" w:hAnsi="Helvetica" w:cs="Helvetica"/>
          <w:color w:val="8A6D3B"/>
          <w:kern w:val="0"/>
          <w:szCs w:val="21"/>
        </w:rPr>
        <w:t xml:space="preserve">    'cachePath' =&gt; '@runtime/cache',</w:t>
      </w:r>
    </w:p>
    <w:p w:rsidR="005948A0" w:rsidRDefault="005948A0" w:rsidP="005948A0">
      <w:pPr>
        <w:widowControl/>
        <w:shd w:val="clear" w:color="auto" w:fill="FCF8E3"/>
        <w:ind w:firstLineChars="200" w:firstLine="420"/>
        <w:jc w:val="left"/>
        <w:rPr>
          <w:rFonts w:ascii="Helvetica" w:eastAsia="宋体" w:hAnsi="Helvetica" w:cs="Helvetica"/>
          <w:color w:val="8A6D3B"/>
          <w:kern w:val="0"/>
          <w:szCs w:val="21"/>
        </w:rPr>
      </w:pPr>
      <w:r w:rsidRPr="005948A0">
        <w:rPr>
          <w:rFonts w:ascii="Helvetica" w:eastAsia="宋体" w:hAnsi="Helvetica" w:cs="Helvetica"/>
          <w:color w:val="8A6D3B"/>
          <w:kern w:val="0"/>
          <w:szCs w:val="21"/>
        </w:rPr>
        <w:t>]);</w:t>
      </w:r>
    </w:p>
    <w:p w:rsidR="00B45B19" w:rsidRPr="000E127B" w:rsidRDefault="00B45B19" w:rsidP="005948A0">
      <w:pPr>
        <w:widowControl/>
        <w:shd w:val="clear" w:color="auto" w:fill="FCF8E3"/>
        <w:ind w:firstLineChars="200" w:firstLine="420"/>
        <w:jc w:val="left"/>
        <w:rPr>
          <w:rFonts w:ascii="Helvetica" w:eastAsia="宋体" w:hAnsi="Helvetica" w:cs="Helvetica"/>
          <w:color w:val="8A6D3B"/>
          <w:kern w:val="0"/>
          <w:szCs w:val="21"/>
        </w:rPr>
      </w:pPr>
      <w:r>
        <w:rPr>
          <w:rFonts w:ascii="Helvetica" w:eastAsia="宋体" w:hAnsi="Helvetica" w:cs="Helvetica"/>
          <w:color w:val="8A6D3B"/>
          <w:kern w:val="0"/>
          <w:szCs w:val="21"/>
        </w:rPr>
        <w:t>4</w:t>
      </w:r>
      <w:r>
        <w:rPr>
          <w:rFonts w:ascii="Helvetica" w:eastAsia="宋体" w:hAnsi="Helvetica" w:cs="Helvetica" w:hint="eastAsia"/>
          <w:color w:val="8A6D3B"/>
          <w:kern w:val="0"/>
          <w:szCs w:val="21"/>
        </w:rPr>
        <w:t>、通过</w:t>
      </w:r>
      <w:r>
        <w:rPr>
          <w:rFonts w:ascii="Helvetica" w:eastAsia="宋体" w:hAnsi="Helvetica" w:cs="Helvetica" w:hint="eastAsia"/>
          <w:color w:val="8A6D3B"/>
          <w:kern w:val="0"/>
          <w:szCs w:val="21"/>
        </w:rPr>
        <w:t>Yii::$aliases</w:t>
      </w:r>
      <w:r>
        <w:rPr>
          <w:rFonts w:ascii="Helvetica" w:eastAsia="宋体" w:hAnsi="Helvetica" w:cs="Helvetica" w:hint="eastAsia"/>
          <w:color w:val="8A6D3B"/>
          <w:kern w:val="0"/>
          <w:szCs w:val="21"/>
        </w:rPr>
        <w:t>查看已经定义</w:t>
      </w:r>
      <w:r>
        <w:rPr>
          <w:rFonts w:ascii="Helvetica" w:eastAsia="宋体" w:hAnsi="Helvetica" w:cs="Helvetica"/>
          <w:color w:val="8A6D3B"/>
          <w:kern w:val="0"/>
          <w:szCs w:val="21"/>
        </w:rPr>
        <w:t>的别名。</w:t>
      </w:r>
    </w:p>
    <w:p w:rsidR="000E127B" w:rsidRDefault="000E127B" w:rsidP="000E127B">
      <w:pPr>
        <w:pStyle w:val="a9"/>
        <w:shd w:val="clear" w:color="auto" w:fill="FFFFFF"/>
        <w:spacing w:before="0" w:beforeAutospacing="0" w:after="150" w:afterAutospacing="0"/>
        <w:rPr>
          <w:rFonts w:ascii="Helvetica" w:hAnsi="Helvetica" w:cs="Helvetica"/>
          <w:color w:val="333333"/>
          <w:sz w:val="21"/>
          <w:szCs w:val="21"/>
        </w:rPr>
      </w:pPr>
    </w:p>
    <w:p w:rsidR="00F56B31" w:rsidRDefault="00F56B31" w:rsidP="00F56B31">
      <w:pPr>
        <w:pStyle w:val="a9"/>
        <w:shd w:val="clear" w:color="auto" w:fill="FFFFFF"/>
        <w:spacing w:before="0" w:beforeAutospacing="0" w:after="150" w:afterAutospacing="0"/>
        <w:rPr>
          <w:rFonts w:ascii="Helvetica" w:hAnsi="Helvetica" w:cs="Helvetica"/>
          <w:color w:val="333333"/>
          <w:sz w:val="21"/>
          <w:szCs w:val="21"/>
        </w:rPr>
      </w:pPr>
    </w:p>
    <w:p w:rsidR="00C13192" w:rsidRDefault="00C13192" w:rsidP="0024589A"/>
    <w:p w:rsidR="005F2A14" w:rsidRDefault="00A942A5" w:rsidP="0024589A">
      <w:r>
        <w:rPr>
          <w:rFonts w:hint="eastAsia"/>
        </w:rPr>
        <w:t>2</w:t>
      </w:r>
      <w:r>
        <w:rPr>
          <w:rFonts w:hint="eastAsia"/>
        </w:rPr>
        <w:t>、</w:t>
      </w:r>
      <w:r w:rsidR="005F2A14">
        <w:rPr>
          <w:rFonts w:hint="eastAsia"/>
        </w:rPr>
        <w:t>查看</w:t>
      </w:r>
      <w:r w:rsidR="005F2A14">
        <w:t>系统</w:t>
      </w:r>
      <w:r>
        <w:rPr>
          <w:rFonts w:hint="eastAsia"/>
        </w:rPr>
        <w:t>中</w:t>
      </w:r>
      <w:r w:rsidR="005F2A14">
        <w:rPr>
          <w:rFonts w:hint="eastAsia"/>
        </w:rPr>
        <w:t>定义</w:t>
      </w:r>
      <w:r w:rsidR="00462714">
        <w:rPr>
          <w:rFonts w:hint="eastAsia"/>
        </w:rPr>
        <w:t>的</w:t>
      </w:r>
      <w:r w:rsidR="005F2A14">
        <w:rPr>
          <w:rFonts w:hint="eastAsia"/>
        </w:rPr>
        <w:t>别</w:t>
      </w:r>
      <w:r w:rsidR="005F2A14">
        <w:t>名</w:t>
      </w:r>
      <w:r w:rsidR="005F2A14">
        <w:rPr>
          <w:rFonts w:hint="eastAsia"/>
        </w:rPr>
        <w:t>：</w:t>
      </w:r>
    </w:p>
    <w:p w:rsidR="005F2A14" w:rsidRDefault="005F2A14" w:rsidP="0024589A">
      <w:r>
        <w:t>print_r(</w:t>
      </w:r>
      <w:r>
        <w:rPr>
          <w:rFonts w:hint="eastAsia"/>
        </w:rPr>
        <w:t>Yii</w:t>
      </w:r>
      <w:r>
        <w:t>::$aliases);</w:t>
      </w:r>
    </w:p>
    <w:p w:rsidR="005F2A14" w:rsidRDefault="005F2A14" w:rsidP="0024589A">
      <w:r>
        <w:rPr>
          <w:rFonts w:hint="eastAsia"/>
        </w:rPr>
        <w:t>设置</w:t>
      </w:r>
      <w:r>
        <w:t>别名：</w:t>
      </w:r>
      <w:r w:rsidR="00CD6DB4" w:rsidRPr="00CD6DB4">
        <w:t>Yii::setAlias($alias, $path)</w:t>
      </w:r>
    </w:p>
    <w:p w:rsidR="00933726" w:rsidRDefault="00933726" w:rsidP="0024589A"/>
    <w:p w:rsidR="006C4B57" w:rsidRDefault="006C4B57" w:rsidP="0024589A"/>
    <w:p w:rsidR="00933726" w:rsidRPr="00535683" w:rsidRDefault="0011110C" w:rsidP="00B510F7">
      <w:pPr>
        <w:outlineLvl w:val="1"/>
        <w:rPr>
          <w:b/>
        </w:rPr>
      </w:pPr>
      <w:r w:rsidRPr="00535683">
        <w:rPr>
          <w:rFonts w:hint="eastAsia"/>
          <w:b/>
        </w:rPr>
        <w:t>十</w:t>
      </w:r>
      <w:r w:rsidRPr="00535683">
        <w:rPr>
          <w:b/>
        </w:rPr>
        <w:t>一、过滤器</w:t>
      </w:r>
    </w:p>
    <w:p w:rsidR="0011110C" w:rsidRDefault="0011110C" w:rsidP="0024589A">
      <w:r>
        <w:rPr>
          <w:rFonts w:hint="eastAsia"/>
        </w:rPr>
        <w:t>过滤</w:t>
      </w:r>
      <w:r>
        <w:t>器是</w:t>
      </w:r>
      <w:r>
        <w:rPr>
          <w:rFonts w:hint="eastAsia"/>
        </w:rPr>
        <w:t xml:space="preserve"> </w:t>
      </w:r>
      <w:r>
        <w:rPr>
          <w:rFonts w:hint="eastAsia"/>
        </w:rPr>
        <w:t>控制</w:t>
      </w:r>
      <w:r>
        <w:t>器动作</w:t>
      </w:r>
      <w:r>
        <w:rPr>
          <w:rFonts w:hint="eastAsia"/>
        </w:rPr>
        <w:t xml:space="preserve"> </w:t>
      </w:r>
      <w:r>
        <w:rPr>
          <w:rFonts w:hint="eastAsia"/>
        </w:rPr>
        <w:t>执行</w:t>
      </w:r>
      <w:r>
        <w:t>之前</w:t>
      </w:r>
      <w:r>
        <w:rPr>
          <w:rFonts w:hint="eastAsia"/>
        </w:rPr>
        <w:t>（预</w:t>
      </w:r>
      <w:r>
        <w:t>过滤）或之后</w:t>
      </w:r>
      <w:r>
        <w:rPr>
          <w:rFonts w:hint="eastAsia"/>
        </w:rPr>
        <w:t>（后</w:t>
      </w:r>
      <w:r>
        <w:t>过滤）执行的对象。</w:t>
      </w:r>
    </w:p>
    <w:p w:rsidR="00B510F7" w:rsidRDefault="00B510F7" w:rsidP="0024589A">
      <w:r>
        <w:rPr>
          <w:rFonts w:hint="eastAsia"/>
        </w:rPr>
        <w:t>可在</w:t>
      </w:r>
      <w:r>
        <w:t>控制器类中</w:t>
      </w:r>
      <w:r>
        <w:rPr>
          <w:rFonts w:hint="eastAsia"/>
        </w:rPr>
        <w:t>覆盖</w:t>
      </w:r>
      <w:r>
        <w:rPr>
          <w:rFonts w:hint="eastAsia"/>
        </w:rPr>
        <w:t>yii\base\Controller::behaivors()</w:t>
      </w:r>
      <w:r>
        <w:rPr>
          <w:rFonts w:hint="eastAsia"/>
        </w:rPr>
        <w:t>方法</w:t>
      </w:r>
      <w:r>
        <w:t>来申明过滤器。如：</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'yii\filters\HttpCache'</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'only'</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'index'</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'view'</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'lastModified'</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params"/>
          <w:rFonts w:ascii="Consolas" w:hAnsi="Consolas" w:cs="Consolas"/>
          <w:color w:val="444444"/>
          <w:shd w:val="clear" w:color="auto" w:fill="F0F0F0"/>
        </w:rPr>
        <w:t>(</w:t>
      </w:r>
      <w:r>
        <w:rPr>
          <w:rStyle w:val="hljs-variable"/>
          <w:rFonts w:ascii="Consolas" w:hAnsi="Consolas" w:cs="Consolas"/>
          <w:color w:val="BC6060"/>
          <w:shd w:val="clear" w:color="auto" w:fill="F0F0F0"/>
        </w:rPr>
        <w:t>$action</w:t>
      </w:r>
      <w:r>
        <w:rPr>
          <w:rStyle w:val="hljs-params"/>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$params</w:t>
      </w:r>
      <w:r>
        <w:rPr>
          <w:rStyle w:val="hljs-params"/>
          <w:rFonts w:ascii="Consolas" w:hAnsi="Consolas" w:cs="Consolas"/>
          <w:color w:val="444444"/>
          <w:shd w:val="clear" w:color="auto" w:fill="F0F0F0"/>
        </w:rPr>
        <w:t>)</w:t>
      </w: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$q</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\yii\db\Query();</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$q</w:t>
      </w:r>
      <w:r>
        <w:rPr>
          <w:rStyle w:val="HTML"/>
          <w:rFonts w:ascii="Consolas" w:hAnsi="Consolas" w:cs="Consolas"/>
          <w:color w:val="444444"/>
          <w:shd w:val="clear" w:color="auto" w:fill="F0F0F0"/>
        </w:rPr>
        <w:t>-&gt;from(</w:t>
      </w:r>
      <w:r>
        <w:rPr>
          <w:rStyle w:val="hljs-string"/>
          <w:rFonts w:ascii="Consolas" w:hAnsi="Consolas" w:cs="Consolas"/>
          <w:color w:val="880000"/>
          <w:shd w:val="clear" w:color="auto" w:fill="F0F0F0"/>
        </w:rPr>
        <w:t>'user'</w:t>
      </w:r>
      <w:r>
        <w:rPr>
          <w:rStyle w:val="HTML"/>
          <w:rFonts w:ascii="Consolas" w:hAnsi="Consolas" w:cs="Consolas"/>
          <w:color w:val="444444"/>
          <w:shd w:val="clear" w:color="auto" w:fill="F0F0F0"/>
        </w:rPr>
        <w:t>)-&gt;max(</w:t>
      </w:r>
      <w:r>
        <w:rPr>
          <w:rStyle w:val="hljs-string"/>
          <w:rFonts w:ascii="Consolas" w:hAnsi="Consolas" w:cs="Consolas"/>
          <w:color w:val="880000"/>
          <w:shd w:val="clear" w:color="auto" w:fill="F0F0F0"/>
        </w:rPr>
        <w:t>'updated_at'</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B510F7" w:rsidRDefault="00B510F7" w:rsidP="00B510F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控制器类的过滤器默认应用到该类的</w:t>
      </w:r>
      <w:r>
        <w:rPr>
          <w:rFonts w:ascii="Helvetica" w:hAnsi="Helvetica" w:cs="Helvetica"/>
          <w:color w:val="333333"/>
          <w:sz w:val="21"/>
          <w:szCs w:val="21"/>
        </w:rPr>
        <w:t> </w:t>
      </w:r>
      <w:r>
        <w:rPr>
          <w:rStyle w:val="ad"/>
          <w:rFonts w:ascii="Helvetica" w:hAnsi="Helvetica" w:cs="Helvetica"/>
          <w:color w:val="333333"/>
          <w:sz w:val="21"/>
          <w:szCs w:val="21"/>
        </w:rPr>
        <w:t>所有</w:t>
      </w:r>
      <w:r>
        <w:rPr>
          <w:rFonts w:ascii="Helvetica" w:hAnsi="Helvetica" w:cs="Helvetica"/>
          <w:color w:val="333333"/>
          <w:sz w:val="21"/>
          <w:szCs w:val="21"/>
        </w:rPr>
        <w:t> </w:t>
      </w:r>
      <w:r>
        <w:rPr>
          <w:rFonts w:ascii="Helvetica" w:hAnsi="Helvetica" w:cs="Helvetica"/>
          <w:color w:val="333333"/>
          <w:sz w:val="21"/>
          <w:szCs w:val="21"/>
        </w:rPr>
        <w:t>动作，</w:t>
      </w:r>
      <w:r>
        <w:rPr>
          <w:rFonts w:ascii="Helvetica" w:hAnsi="Helvetica" w:cs="Helvetica"/>
          <w:color w:val="333333"/>
          <w:sz w:val="21"/>
          <w:szCs w:val="21"/>
        </w:rPr>
        <w:t xml:space="preserve"> </w:t>
      </w:r>
      <w:r>
        <w:rPr>
          <w:rFonts w:ascii="Helvetica" w:hAnsi="Helvetica" w:cs="Helvetica"/>
          <w:color w:val="333333"/>
          <w:sz w:val="21"/>
          <w:szCs w:val="21"/>
        </w:rPr>
        <w:t>你可以配置</w:t>
      </w:r>
      <w:hyperlink r:id="rId155" w:anchor="$only-detail" w:history="1">
        <w:r>
          <w:rPr>
            <w:rStyle w:val="a4"/>
            <w:rFonts w:ascii="Helvetica" w:hAnsi="Helvetica" w:cs="Helvetica"/>
            <w:color w:val="337AB7"/>
            <w:sz w:val="21"/>
            <w:szCs w:val="21"/>
          </w:rPr>
          <w:t>only</w:t>
        </w:r>
      </w:hyperlink>
      <w:r>
        <w:rPr>
          <w:rFonts w:ascii="Helvetica" w:hAnsi="Helvetica" w:cs="Helvetica"/>
          <w:color w:val="333333"/>
          <w:sz w:val="21"/>
          <w:szCs w:val="21"/>
        </w:rPr>
        <w:t>属性明确指定控制器应用到哪些动作。</w:t>
      </w:r>
      <w:r>
        <w:rPr>
          <w:rFonts w:ascii="Helvetica" w:hAnsi="Helvetica" w:cs="Helvetica"/>
          <w:color w:val="333333"/>
          <w:sz w:val="21"/>
          <w:szCs w:val="21"/>
        </w:rPr>
        <w:t xml:space="preserve"> </w:t>
      </w:r>
      <w:r>
        <w:rPr>
          <w:rFonts w:ascii="Helvetica" w:hAnsi="Helvetica" w:cs="Helvetica"/>
          <w:color w:val="333333"/>
          <w:sz w:val="21"/>
          <w:szCs w:val="21"/>
        </w:rPr>
        <w:t>在上述例子中，</w:t>
      </w:r>
      <w:r>
        <w:rPr>
          <w:rStyle w:val="HTML"/>
          <w:rFonts w:ascii="Consolas" w:hAnsi="Consolas" w:cs="Consolas"/>
          <w:color w:val="C7254E"/>
          <w:sz w:val="19"/>
          <w:szCs w:val="19"/>
          <w:shd w:val="clear" w:color="auto" w:fill="F9F2F4"/>
        </w:rPr>
        <w:t>HttpCache</w:t>
      </w:r>
      <w:r>
        <w:rPr>
          <w:rFonts w:ascii="Helvetica" w:hAnsi="Helvetica" w:cs="Helvetica"/>
          <w:color w:val="333333"/>
          <w:sz w:val="21"/>
          <w:szCs w:val="21"/>
        </w:rPr>
        <w:t> </w:t>
      </w:r>
      <w:r>
        <w:rPr>
          <w:rFonts w:ascii="Helvetica" w:hAnsi="Helvetica" w:cs="Helvetica"/>
          <w:color w:val="333333"/>
          <w:sz w:val="21"/>
          <w:szCs w:val="21"/>
        </w:rPr>
        <w:t>过滤器只应用到</w:t>
      </w:r>
      <w:r>
        <w:rPr>
          <w:rStyle w:val="HTML"/>
          <w:rFonts w:ascii="Consolas" w:hAnsi="Consolas" w:cs="Consolas"/>
          <w:color w:val="C7254E"/>
          <w:sz w:val="19"/>
          <w:szCs w:val="19"/>
          <w:shd w:val="clear" w:color="auto" w:fill="F9F2F4"/>
        </w:rPr>
        <w:t>index</w:t>
      </w:r>
      <w:r>
        <w:rPr>
          <w:rFonts w:ascii="Helvetica" w:hAnsi="Helvetica" w:cs="Helvetica"/>
          <w:color w:val="333333"/>
          <w:sz w:val="21"/>
          <w:szCs w:val="21"/>
        </w:rPr>
        <w:t>和</w:t>
      </w:r>
      <w:r>
        <w:rPr>
          <w:rStyle w:val="HTML"/>
          <w:rFonts w:ascii="Consolas" w:hAnsi="Consolas" w:cs="Consolas"/>
          <w:color w:val="C7254E"/>
          <w:sz w:val="19"/>
          <w:szCs w:val="19"/>
          <w:shd w:val="clear" w:color="auto" w:fill="F9F2F4"/>
        </w:rPr>
        <w:t>view</w:t>
      </w:r>
      <w:r>
        <w:rPr>
          <w:rFonts w:ascii="Helvetica" w:hAnsi="Helvetica" w:cs="Helvetica"/>
          <w:color w:val="333333"/>
          <w:sz w:val="21"/>
          <w:szCs w:val="21"/>
        </w:rPr>
        <w:t>动作。</w:t>
      </w:r>
      <w:r>
        <w:rPr>
          <w:rFonts w:ascii="Helvetica" w:hAnsi="Helvetica" w:cs="Helvetica"/>
          <w:color w:val="333333"/>
          <w:sz w:val="21"/>
          <w:szCs w:val="21"/>
        </w:rPr>
        <w:t xml:space="preserve"> </w:t>
      </w:r>
      <w:r>
        <w:rPr>
          <w:rFonts w:ascii="Helvetica" w:hAnsi="Helvetica" w:cs="Helvetica"/>
          <w:color w:val="333333"/>
          <w:sz w:val="21"/>
          <w:szCs w:val="21"/>
        </w:rPr>
        <w:t>也可以配置</w:t>
      </w:r>
      <w:hyperlink r:id="rId156" w:anchor="$except-detail" w:history="1">
        <w:r>
          <w:rPr>
            <w:rStyle w:val="a4"/>
            <w:rFonts w:ascii="Helvetica" w:hAnsi="Helvetica" w:cs="Helvetica"/>
            <w:color w:val="337AB7"/>
            <w:sz w:val="21"/>
            <w:szCs w:val="21"/>
          </w:rPr>
          <w:t>except</w:t>
        </w:r>
      </w:hyperlink>
      <w:r>
        <w:rPr>
          <w:rFonts w:ascii="Helvetica" w:hAnsi="Helvetica" w:cs="Helvetica"/>
          <w:color w:val="333333"/>
          <w:sz w:val="21"/>
          <w:szCs w:val="21"/>
        </w:rPr>
        <w:t>属性</w:t>
      </w:r>
      <w:r>
        <w:rPr>
          <w:rFonts w:ascii="Helvetica" w:hAnsi="Helvetica" w:cs="Helvetica"/>
          <w:color w:val="333333"/>
          <w:sz w:val="21"/>
          <w:szCs w:val="21"/>
        </w:rPr>
        <w:t xml:space="preserve"> </w:t>
      </w:r>
      <w:r>
        <w:rPr>
          <w:rFonts w:ascii="Helvetica" w:hAnsi="Helvetica" w:cs="Helvetica"/>
          <w:color w:val="333333"/>
          <w:sz w:val="21"/>
          <w:szCs w:val="21"/>
        </w:rPr>
        <w:t>使一些动作不执行过滤器。</w:t>
      </w:r>
    </w:p>
    <w:p w:rsidR="00B510F7" w:rsidRDefault="00B510F7" w:rsidP="00B510F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除了控制器外，可在</w:t>
      </w:r>
      <w:r>
        <w:rPr>
          <w:rFonts w:ascii="Helvetica" w:hAnsi="Helvetica" w:cs="Helvetica"/>
          <w:color w:val="333333"/>
          <w:sz w:val="21"/>
          <w:szCs w:val="21"/>
        </w:rPr>
        <w:t> </w:t>
      </w:r>
      <w:hyperlink r:id="rId157" w:history="1">
        <w:r>
          <w:rPr>
            <w:rStyle w:val="a4"/>
            <w:rFonts w:ascii="Helvetica" w:hAnsi="Helvetica" w:cs="Helvetica"/>
            <w:color w:val="337AB7"/>
            <w:sz w:val="21"/>
            <w:szCs w:val="21"/>
          </w:rPr>
          <w:t>模块</w:t>
        </w:r>
      </w:hyperlink>
      <w:r>
        <w:rPr>
          <w:rFonts w:ascii="Helvetica" w:hAnsi="Helvetica" w:cs="Helvetica"/>
          <w:color w:val="333333"/>
          <w:sz w:val="21"/>
          <w:szCs w:val="21"/>
        </w:rPr>
        <w:t>或</w:t>
      </w:r>
      <w:hyperlink r:id="rId158" w:history="1">
        <w:r>
          <w:rPr>
            <w:rStyle w:val="a4"/>
            <w:rFonts w:ascii="Helvetica" w:hAnsi="Helvetica" w:cs="Helvetica"/>
            <w:color w:val="337AB7"/>
            <w:sz w:val="21"/>
            <w:szCs w:val="21"/>
          </w:rPr>
          <w:t>应用主体</w:t>
        </w:r>
      </w:hyperlink>
      <w:r>
        <w:rPr>
          <w:rFonts w:ascii="Helvetica" w:hAnsi="Helvetica" w:cs="Helvetica"/>
          <w:color w:val="333333"/>
          <w:sz w:val="21"/>
          <w:szCs w:val="21"/>
        </w:rPr>
        <w:t> </w:t>
      </w:r>
      <w:r>
        <w:rPr>
          <w:rFonts w:ascii="Helvetica" w:hAnsi="Helvetica" w:cs="Helvetica"/>
          <w:color w:val="333333"/>
          <w:sz w:val="21"/>
          <w:szCs w:val="21"/>
        </w:rPr>
        <w:t>中申明过滤器。</w:t>
      </w:r>
      <w:r>
        <w:rPr>
          <w:rFonts w:ascii="Helvetica" w:hAnsi="Helvetica" w:cs="Helvetica"/>
          <w:color w:val="333333"/>
          <w:sz w:val="21"/>
          <w:szCs w:val="21"/>
        </w:rPr>
        <w:t xml:space="preserve"> </w:t>
      </w:r>
      <w:r>
        <w:rPr>
          <w:rFonts w:ascii="Helvetica" w:hAnsi="Helvetica" w:cs="Helvetica"/>
          <w:color w:val="333333"/>
          <w:sz w:val="21"/>
          <w:szCs w:val="21"/>
        </w:rPr>
        <w:t>申明之后，过滤器会应用到所属该模块或应用主体的</w:t>
      </w:r>
      <w:r>
        <w:rPr>
          <w:rFonts w:ascii="Helvetica" w:hAnsi="Helvetica" w:cs="Helvetica"/>
          <w:color w:val="333333"/>
          <w:sz w:val="21"/>
          <w:szCs w:val="21"/>
        </w:rPr>
        <w:t> </w:t>
      </w:r>
      <w:r>
        <w:rPr>
          <w:rStyle w:val="ad"/>
          <w:rFonts w:ascii="Helvetica" w:hAnsi="Helvetica" w:cs="Helvetica"/>
          <w:color w:val="333333"/>
          <w:sz w:val="21"/>
          <w:szCs w:val="21"/>
        </w:rPr>
        <w:t>所有</w:t>
      </w:r>
      <w:r>
        <w:rPr>
          <w:rFonts w:ascii="Helvetica" w:hAnsi="Helvetica" w:cs="Helvetica"/>
          <w:color w:val="333333"/>
          <w:sz w:val="21"/>
          <w:szCs w:val="21"/>
        </w:rPr>
        <w:t> </w:t>
      </w:r>
      <w:r>
        <w:rPr>
          <w:rFonts w:ascii="Helvetica" w:hAnsi="Helvetica" w:cs="Helvetica"/>
          <w:color w:val="333333"/>
          <w:sz w:val="21"/>
          <w:szCs w:val="21"/>
        </w:rPr>
        <w:t>控制器动作，</w:t>
      </w:r>
      <w:r>
        <w:rPr>
          <w:rFonts w:ascii="Helvetica" w:hAnsi="Helvetica" w:cs="Helvetica"/>
          <w:color w:val="333333"/>
          <w:sz w:val="21"/>
          <w:szCs w:val="21"/>
        </w:rPr>
        <w:t xml:space="preserve"> </w:t>
      </w:r>
      <w:r>
        <w:rPr>
          <w:rFonts w:ascii="Helvetica" w:hAnsi="Helvetica" w:cs="Helvetica"/>
          <w:color w:val="333333"/>
          <w:sz w:val="21"/>
          <w:szCs w:val="21"/>
        </w:rPr>
        <w:t>除非像上述一样配置过滤器的</w:t>
      </w:r>
      <w:r>
        <w:rPr>
          <w:rFonts w:ascii="Helvetica" w:hAnsi="Helvetica" w:cs="Helvetica"/>
          <w:color w:val="333333"/>
          <w:sz w:val="21"/>
          <w:szCs w:val="21"/>
        </w:rPr>
        <w:t> </w:t>
      </w:r>
      <w:hyperlink r:id="rId159" w:anchor="$only-detail" w:history="1">
        <w:r>
          <w:rPr>
            <w:rStyle w:val="a4"/>
            <w:rFonts w:ascii="Helvetica" w:hAnsi="Helvetica" w:cs="Helvetica"/>
            <w:color w:val="337AB7"/>
            <w:sz w:val="21"/>
            <w:szCs w:val="21"/>
          </w:rPr>
          <w:t>only</w:t>
        </w:r>
      </w:hyperlink>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hyperlink r:id="rId160" w:anchor="$except-detail" w:history="1">
        <w:r>
          <w:rPr>
            <w:rStyle w:val="a4"/>
            <w:rFonts w:ascii="Helvetica" w:hAnsi="Helvetica" w:cs="Helvetica"/>
            <w:color w:val="337AB7"/>
            <w:sz w:val="21"/>
            <w:szCs w:val="21"/>
          </w:rPr>
          <w:t>except</w:t>
        </w:r>
      </w:hyperlink>
      <w:r>
        <w:rPr>
          <w:rFonts w:ascii="Helvetica" w:hAnsi="Helvetica" w:cs="Helvetica"/>
          <w:color w:val="333333"/>
          <w:sz w:val="21"/>
          <w:szCs w:val="21"/>
        </w:rPr>
        <w:t> </w:t>
      </w:r>
      <w:r>
        <w:rPr>
          <w:rFonts w:ascii="Helvetica" w:hAnsi="Helvetica" w:cs="Helvetica"/>
          <w:color w:val="333333"/>
          <w:sz w:val="21"/>
          <w:szCs w:val="21"/>
        </w:rPr>
        <w:t>属性。</w:t>
      </w:r>
    </w:p>
    <w:p w:rsidR="00B510F7" w:rsidRDefault="00B510F7" w:rsidP="00B510F7">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sz w:val="21"/>
          <w:szCs w:val="21"/>
        </w:rPr>
        <w:t>注意：</w:t>
      </w:r>
      <w:r>
        <w:rPr>
          <w:rFonts w:ascii="Helvetica" w:hAnsi="Helvetica" w:cs="Helvetica"/>
          <w:color w:val="8A6D3B"/>
          <w:sz w:val="21"/>
          <w:szCs w:val="21"/>
        </w:rPr>
        <w:t>在模块或应用主体中申明过滤器，在</w:t>
      </w:r>
      <w:hyperlink r:id="rId161" w:anchor="$only-detail" w:history="1">
        <w:r>
          <w:rPr>
            <w:rStyle w:val="a4"/>
            <w:rFonts w:ascii="Helvetica" w:hAnsi="Helvetica" w:cs="Helvetica"/>
            <w:color w:val="337AB7"/>
            <w:sz w:val="21"/>
            <w:szCs w:val="21"/>
          </w:rPr>
          <w:t>only</w:t>
        </w:r>
      </w:hyperlink>
      <w:r>
        <w:rPr>
          <w:rFonts w:ascii="Helvetica" w:hAnsi="Helvetica" w:cs="Helvetica"/>
          <w:color w:val="8A6D3B"/>
          <w:sz w:val="21"/>
          <w:szCs w:val="21"/>
        </w:rPr>
        <w:t> </w:t>
      </w:r>
      <w:r>
        <w:rPr>
          <w:rFonts w:ascii="Helvetica" w:hAnsi="Helvetica" w:cs="Helvetica"/>
          <w:color w:val="8A6D3B"/>
          <w:sz w:val="21"/>
          <w:szCs w:val="21"/>
        </w:rPr>
        <w:t>和</w:t>
      </w:r>
      <w:r>
        <w:rPr>
          <w:rFonts w:ascii="Helvetica" w:hAnsi="Helvetica" w:cs="Helvetica"/>
          <w:color w:val="8A6D3B"/>
          <w:sz w:val="21"/>
          <w:szCs w:val="21"/>
        </w:rPr>
        <w:t> </w:t>
      </w:r>
      <w:hyperlink r:id="rId162" w:anchor="$except-detail" w:history="1">
        <w:r>
          <w:rPr>
            <w:rStyle w:val="a4"/>
            <w:rFonts w:ascii="Helvetica" w:hAnsi="Helvetica" w:cs="Helvetica"/>
            <w:color w:val="337AB7"/>
            <w:sz w:val="21"/>
            <w:szCs w:val="21"/>
          </w:rPr>
          <w:t>except</w:t>
        </w:r>
      </w:hyperlink>
      <w:r>
        <w:rPr>
          <w:rFonts w:ascii="Helvetica" w:hAnsi="Helvetica" w:cs="Helvetica"/>
          <w:color w:val="8A6D3B"/>
          <w:sz w:val="21"/>
          <w:szCs w:val="21"/>
        </w:rPr>
        <w:t> </w:t>
      </w:r>
      <w:r>
        <w:rPr>
          <w:rFonts w:ascii="Helvetica" w:hAnsi="Helvetica" w:cs="Helvetica"/>
          <w:color w:val="8A6D3B"/>
          <w:sz w:val="21"/>
          <w:szCs w:val="21"/>
        </w:rPr>
        <w:t>属性中使用</w:t>
      </w:r>
      <w:hyperlink r:id="rId163" w:anchor="routes" w:history="1">
        <w:r>
          <w:rPr>
            <w:rStyle w:val="a4"/>
            <w:rFonts w:ascii="Helvetica" w:hAnsi="Helvetica" w:cs="Helvetica"/>
            <w:color w:val="337AB7"/>
            <w:sz w:val="21"/>
            <w:szCs w:val="21"/>
          </w:rPr>
          <w:t>路由</w:t>
        </w:r>
      </w:hyperlink>
      <w:r>
        <w:rPr>
          <w:rFonts w:ascii="Helvetica" w:hAnsi="Helvetica" w:cs="Helvetica"/>
          <w:color w:val="8A6D3B"/>
          <w:sz w:val="21"/>
          <w:szCs w:val="21"/>
        </w:rPr>
        <w:t> </w:t>
      </w:r>
      <w:r>
        <w:rPr>
          <w:rFonts w:ascii="Helvetica" w:hAnsi="Helvetica" w:cs="Helvetica"/>
          <w:color w:val="8A6D3B"/>
          <w:sz w:val="21"/>
          <w:szCs w:val="21"/>
        </w:rPr>
        <w:t>代替动作</w:t>
      </w:r>
      <w:r>
        <w:rPr>
          <w:rFonts w:ascii="Helvetica" w:hAnsi="Helvetica" w:cs="Helvetica"/>
          <w:color w:val="8A6D3B"/>
          <w:sz w:val="21"/>
          <w:szCs w:val="21"/>
        </w:rPr>
        <w:t>ID</w:t>
      </w:r>
      <w:r>
        <w:rPr>
          <w:rFonts w:ascii="Helvetica" w:hAnsi="Helvetica" w:cs="Helvetica"/>
          <w:color w:val="8A6D3B"/>
          <w:sz w:val="21"/>
          <w:szCs w:val="21"/>
        </w:rPr>
        <w:t>，</w:t>
      </w:r>
      <w:r>
        <w:rPr>
          <w:rFonts w:ascii="Helvetica" w:hAnsi="Helvetica" w:cs="Helvetica"/>
          <w:color w:val="8A6D3B"/>
          <w:sz w:val="21"/>
          <w:szCs w:val="21"/>
        </w:rPr>
        <w:t xml:space="preserve"> </w:t>
      </w:r>
      <w:r>
        <w:rPr>
          <w:rFonts w:ascii="Helvetica" w:hAnsi="Helvetica" w:cs="Helvetica"/>
          <w:color w:val="8A6D3B"/>
          <w:sz w:val="21"/>
          <w:szCs w:val="21"/>
        </w:rPr>
        <w:t>因为在模块或应用主体中只用动作</w:t>
      </w:r>
      <w:r>
        <w:rPr>
          <w:rFonts w:ascii="Helvetica" w:hAnsi="Helvetica" w:cs="Helvetica"/>
          <w:color w:val="8A6D3B"/>
          <w:sz w:val="21"/>
          <w:szCs w:val="21"/>
        </w:rPr>
        <w:t>ID</w:t>
      </w:r>
      <w:r>
        <w:rPr>
          <w:rFonts w:ascii="Helvetica" w:hAnsi="Helvetica" w:cs="Helvetica"/>
          <w:color w:val="8A6D3B"/>
          <w:sz w:val="21"/>
          <w:szCs w:val="21"/>
        </w:rPr>
        <w:t>并不能唯一指定到具体动作。</w:t>
      </w:r>
    </w:p>
    <w:p w:rsidR="00B510F7" w:rsidRPr="00B510F7" w:rsidRDefault="00B510F7" w:rsidP="00B510F7">
      <w:pPr>
        <w:widowControl/>
        <w:numPr>
          <w:ilvl w:val="0"/>
          <w:numId w:val="8"/>
        </w:numPr>
        <w:shd w:val="clear" w:color="auto" w:fill="FFFFFF"/>
        <w:spacing w:before="100" w:beforeAutospacing="1" w:after="100" w:afterAutospacing="1"/>
        <w:jc w:val="left"/>
        <w:rPr>
          <w:rFonts w:ascii="Helvetica" w:eastAsia="宋体" w:hAnsi="Helvetica" w:cs="Helvetica"/>
          <w:color w:val="333333"/>
          <w:kern w:val="0"/>
          <w:szCs w:val="21"/>
        </w:rPr>
      </w:pPr>
      <w:r w:rsidRPr="00B510F7">
        <w:rPr>
          <w:rFonts w:ascii="Helvetica" w:eastAsia="宋体" w:hAnsi="Helvetica" w:cs="Helvetica"/>
          <w:color w:val="333333"/>
          <w:kern w:val="0"/>
          <w:szCs w:val="21"/>
        </w:rPr>
        <w:t>预过滤</w:t>
      </w:r>
    </w:p>
    <w:p w:rsidR="00B510F7" w:rsidRPr="00B510F7" w:rsidRDefault="00B510F7" w:rsidP="00B510F7">
      <w:pPr>
        <w:widowControl/>
        <w:numPr>
          <w:ilvl w:val="1"/>
          <w:numId w:val="8"/>
        </w:numPr>
        <w:shd w:val="clear" w:color="auto" w:fill="FFFFFF"/>
        <w:spacing w:before="100" w:beforeAutospacing="1" w:after="100" w:afterAutospacing="1"/>
        <w:jc w:val="left"/>
        <w:rPr>
          <w:rFonts w:ascii="Helvetica" w:eastAsia="宋体" w:hAnsi="Helvetica" w:cs="Helvetica"/>
          <w:color w:val="333333"/>
          <w:kern w:val="0"/>
          <w:szCs w:val="21"/>
        </w:rPr>
      </w:pPr>
      <w:r w:rsidRPr="00B510F7">
        <w:rPr>
          <w:rFonts w:ascii="Helvetica" w:eastAsia="宋体" w:hAnsi="Helvetica" w:cs="Helvetica"/>
          <w:color w:val="333333"/>
          <w:kern w:val="0"/>
          <w:szCs w:val="21"/>
        </w:rPr>
        <w:t>按顺序执行应用主体中</w:t>
      </w:r>
      <w:r w:rsidRPr="00B510F7">
        <w:rPr>
          <w:rFonts w:ascii="Consolas" w:eastAsia="宋体" w:hAnsi="Consolas" w:cs="Consolas"/>
          <w:color w:val="C7254E"/>
          <w:kern w:val="0"/>
          <w:sz w:val="19"/>
          <w:szCs w:val="19"/>
          <w:shd w:val="clear" w:color="auto" w:fill="F9F2F4"/>
        </w:rPr>
        <w:t>behaviors()</w:t>
      </w:r>
      <w:r w:rsidRPr="00B510F7">
        <w:rPr>
          <w:rFonts w:ascii="Helvetica" w:eastAsia="宋体" w:hAnsi="Helvetica" w:cs="Helvetica"/>
          <w:color w:val="333333"/>
          <w:kern w:val="0"/>
          <w:szCs w:val="21"/>
        </w:rPr>
        <w:t>列出的过滤器。</w:t>
      </w:r>
    </w:p>
    <w:p w:rsidR="00B510F7" w:rsidRPr="00B510F7" w:rsidRDefault="00B510F7" w:rsidP="00B510F7">
      <w:pPr>
        <w:widowControl/>
        <w:numPr>
          <w:ilvl w:val="1"/>
          <w:numId w:val="8"/>
        </w:numPr>
        <w:shd w:val="clear" w:color="auto" w:fill="FFFFFF"/>
        <w:spacing w:before="100" w:beforeAutospacing="1" w:after="100" w:afterAutospacing="1"/>
        <w:jc w:val="left"/>
        <w:rPr>
          <w:rFonts w:ascii="Helvetica" w:eastAsia="宋体" w:hAnsi="Helvetica" w:cs="Helvetica"/>
          <w:color w:val="333333"/>
          <w:kern w:val="0"/>
          <w:szCs w:val="21"/>
        </w:rPr>
      </w:pPr>
      <w:r w:rsidRPr="00B510F7">
        <w:rPr>
          <w:rFonts w:ascii="Helvetica" w:eastAsia="宋体" w:hAnsi="Helvetica" w:cs="Helvetica"/>
          <w:color w:val="333333"/>
          <w:kern w:val="0"/>
          <w:szCs w:val="21"/>
        </w:rPr>
        <w:t>按顺序执行模块中</w:t>
      </w:r>
      <w:r w:rsidRPr="00B510F7">
        <w:rPr>
          <w:rFonts w:ascii="Consolas" w:eastAsia="宋体" w:hAnsi="Consolas" w:cs="Consolas"/>
          <w:color w:val="C7254E"/>
          <w:kern w:val="0"/>
          <w:sz w:val="19"/>
          <w:szCs w:val="19"/>
          <w:shd w:val="clear" w:color="auto" w:fill="F9F2F4"/>
        </w:rPr>
        <w:t>behaviors()</w:t>
      </w:r>
      <w:r w:rsidRPr="00B510F7">
        <w:rPr>
          <w:rFonts w:ascii="Helvetica" w:eastAsia="宋体" w:hAnsi="Helvetica" w:cs="Helvetica"/>
          <w:color w:val="333333"/>
          <w:kern w:val="0"/>
          <w:szCs w:val="21"/>
        </w:rPr>
        <w:t>列出的过滤器。</w:t>
      </w:r>
    </w:p>
    <w:p w:rsidR="00B510F7" w:rsidRPr="00B510F7" w:rsidRDefault="00B510F7" w:rsidP="00B510F7">
      <w:pPr>
        <w:widowControl/>
        <w:numPr>
          <w:ilvl w:val="1"/>
          <w:numId w:val="8"/>
        </w:numPr>
        <w:shd w:val="clear" w:color="auto" w:fill="FFFFFF"/>
        <w:spacing w:before="100" w:beforeAutospacing="1" w:after="100" w:afterAutospacing="1"/>
        <w:jc w:val="left"/>
        <w:rPr>
          <w:rFonts w:ascii="Helvetica" w:eastAsia="宋体" w:hAnsi="Helvetica" w:cs="Helvetica"/>
          <w:color w:val="333333"/>
          <w:kern w:val="0"/>
          <w:szCs w:val="21"/>
        </w:rPr>
      </w:pPr>
      <w:r w:rsidRPr="00B510F7">
        <w:rPr>
          <w:rFonts w:ascii="Helvetica" w:eastAsia="宋体" w:hAnsi="Helvetica" w:cs="Helvetica"/>
          <w:color w:val="333333"/>
          <w:kern w:val="0"/>
          <w:szCs w:val="21"/>
        </w:rPr>
        <w:t>按顺序执行控制器中</w:t>
      </w:r>
      <w:r w:rsidRPr="00B510F7">
        <w:rPr>
          <w:rFonts w:ascii="Consolas" w:eastAsia="宋体" w:hAnsi="Consolas" w:cs="Consolas"/>
          <w:color w:val="C7254E"/>
          <w:kern w:val="0"/>
          <w:sz w:val="19"/>
          <w:szCs w:val="19"/>
          <w:shd w:val="clear" w:color="auto" w:fill="F9F2F4"/>
        </w:rPr>
        <w:t>behaviors()</w:t>
      </w:r>
      <w:r w:rsidRPr="00B510F7">
        <w:rPr>
          <w:rFonts w:ascii="Helvetica" w:eastAsia="宋体" w:hAnsi="Helvetica" w:cs="Helvetica"/>
          <w:color w:val="333333"/>
          <w:kern w:val="0"/>
          <w:szCs w:val="21"/>
        </w:rPr>
        <w:t>列出的过滤器。</w:t>
      </w:r>
    </w:p>
    <w:p w:rsidR="00B510F7" w:rsidRPr="00B510F7" w:rsidRDefault="00B510F7" w:rsidP="00B510F7">
      <w:pPr>
        <w:widowControl/>
        <w:numPr>
          <w:ilvl w:val="1"/>
          <w:numId w:val="8"/>
        </w:numPr>
        <w:shd w:val="clear" w:color="auto" w:fill="FFFFFF"/>
        <w:spacing w:before="100" w:beforeAutospacing="1" w:after="100" w:afterAutospacing="1"/>
        <w:jc w:val="left"/>
        <w:rPr>
          <w:rFonts w:ascii="Helvetica" w:eastAsia="宋体" w:hAnsi="Helvetica" w:cs="Helvetica"/>
          <w:color w:val="333333"/>
          <w:kern w:val="0"/>
          <w:szCs w:val="21"/>
        </w:rPr>
      </w:pPr>
      <w:r w:rsidRPr="00B510F7">
        <w:rPr>
          <w:rFonts w:ascii="Helvetica" w:eastAsia="宋体" w:hAnsi="Helvetica" w:cs="Helvetica"/>
          <w:color w:val="333333"/>
          <w:kern w:val="0"/>
          <w:szCs w:val="21"/>
        </w:rPr>
        <w:t>如果任意过滤器终止动作执行，</w:t>
      </w:r>
      <w:r w:rsidRPr="00B510F7">
        <w:rPr>
          <w:rFonts w:ascii="Helvetica" w:eastAsia="宋体" w:hAnsi="Helvetica" w:cs="Helvetica"/>
          <w:color w:val="333333"/>
          <w:kern w:val="0"/>
          <w:szCs w:val="21"/>
        </w:rPr>
        <w:t xml:space="preserve"> </w:t>
      </w:r>
      <w:r w:rsidRPr="00B510F7">
        <w:rPr>
          <w:rFonts w:ascii="Helvetica" w:eastAsia="宋体" w:hAnsi="Helvetica" w:cs="Helvetica"/>
          <w:color w:val="333333"/>
          <w:kern w:val="0"/>
          <w:szCs w:val="21"/>
        </w:rPr>
        <w:t>后面的过滤器（包括预过滤和后过滤）不再执行。</w:t>
      </w:r>
    </w:p>
    <w:p w:rsidR="00B510F7" w:rsidRPr="00B510F7" w:rsidRDefault="00B510F7" w:rsidP="00B510F7">
      <w:pPr>
        <w:widowControl/>
        <w:numPr>
          <w:ilvl w:val="0"/>
          <w:numId w:val="8"/>
        </w:numPr>
        <w:shd w:val="clear" w:color="auto" w:fill="FFFFFF"/>
        <w:spacing w:before="100" w:beforeAutospacing="1" w:after="100" w:afterAutospacing="1"/>
        <w:jc w:val="left"/>
        <w:rPr>
          <w:rFonts w:ascii="Helvetica" w:eastAsia="宋体" w:hAnsi="Helvetica" w:cs="Helvetica"/>
          <w:color w:val="333333"/>
          <w:kern w:val="0"/>
          <w:szCs w:val="21"/>
        </w:rPr>
      </w:pPr>
      <w:r w:rsidRPr="00B510F7">
        <w:rPr>
          <w:rFonts w:ascii="Helvetica" w:eastAsia="宋体" w:hAnsi="Helvetica" w:cs="Helvetica"/>
          <w:color w:val="333333"/>
          <w:kern w:val="0"/>
          <w:szCs w:val="21"/>
        </w:rPr>
        <w:t>成功通过预过滤后执行动作。</w:t>
      </w:r>
    </w:p>
    <w:p w:rsidR="00B510F7" w:rsidRPr="00B510F7" w:rsidRDefault="00B510F7" w:rsidP="00B510F7">
      <w:pPr>
        <w:widowControl/>
        <w:numPr>
          <w:ilvl w:val="0"/>
          <w:numId w:val="8"/>
        </w:numPr>
        <w:shd w:val="clear" w:color="auto" w:fill="FFFFFF"/>
        <w:spacing w:before="100" w:beforeAutospacing="1" w:after="100" w:afterAutospacing="1"/>
        <w:jc w:val="left"/>
        <w:rPr>
          <w:rFonts w:ascii="Helvetica" w:eastAsia="宋体" w:hAnsi="Helvetica" w:cs="Helvetica"/>
          <w:color w:val="333333"/>
          <w:kern w:val="0"/>
          <w:szCs w:val="21"/>
        </w:rPr>
      </w:pPr>
      <w:r w:rsidRPr="00B510F7">
        <w:rPr>
          <w:rFonts w:ascii="Helvetica" w:eastAsia="宋体" w:hAnsi="Helvetica" w:cs="Helvetica"/>
          <w:color w:val="333333"/>
          <w:kern w:val="0"/>
          <w:szCs w:val="21"/>
        </w:rPr>
        <w:t>后过滤</w:t>
      </w:r>
    </w:p>
    <w:p w:rsidR="00B510F7" w:rsidRPr="00B510F7" w:rsidRDefault="00B510F7" w:rsidP="00B510F7">
      <w:pPr>
        <w:widowControl/>
        <w:numPr>
          <w:ilvl w:val="1"/>
          <w:numId w:val="8"/>
        </w:numPr>
        <w:shd w:val="clear" w:color="auto" w:fill="FFFFFF"/>
        <w:spacing w:before="100" w:beforeAutospacing="1" w:after="100" w:afterAutospacing="1"/>
        <w:jc w:val="left"/>
        <w:rPr>
          <w:rFonts w:ascii="Helvetica" w:eastAsia="宋体" w:hAnsi="Helvetica" w:cs="Helvetica"/>
          <w:color w:val="333333"/>
          <w:kern w:val="0"/>
          <w:szCs w:val="21"/>
        </w:rPr>
      </w:pPr>
      <w:r w:rsidRPr="00B510F7">
        <w:rPr>
          <w:rFonts w:ascii="Helvetica" w:eastAsia="宋体" w:hAnsi="Helvetica" w:cs="Helvetica"/>
          <w:color w:val="333333"/>
          <w:kern w:val="0"/>
          <w:szCs w:val="21"/>
        </w:rPr>
        <w:t>倒序执行控制器中</w:t>
      </w:r>
      <w:r w:rsidRPr="00B510F7">
        <w:rPr>
          <w:rFonts w:ascii="Consolas" w:eastAsia="宋体" w:hAnsi="Consolas" w:cs="Consolas"/>
          <w:color w:val="C7254E"/>
          <w:kern w:val="0"/>
          <w:sz w:val="19"/>
          <w:szCs w:val="19"/>
          <w:shd w:val="clear" w:color="auto" w:fill="F9F2F4"/>
        </w:rPr>
        <w:t>behaviors()</w:t>
      </w:r>
      <w:r w:rsidRPr="00B510F7">
        <w:rPr>
          <w:rFonts w:ascii="Helvetica" w:eastAsia="宋体" w:hAnsi="Helvetica" w:cs="Helvetica"/>
          <w:color w:val="333333"/>
          <w:kern w:val="0"/>
          <w:szCs w:val="21"/>
        </w:rPr>
        <w:t>列出的过滤器。</w:t>
      </w:r>
    </w:p>
    <w:p w:rsidR="00B510F7" w:rsidRPr="00B510F7" w:rsidRDefault="00B510F7" w:rsidP="00B510F7">
      <w:pPr>
        <w:widowControl/>
        <w:numPr>
          <w:ilvl w:val="1"/>
          <w:numId w:val="8"/>
        </w:numPr>
        <w:shd w:val="clear" w:color="auto" w:fill="FFFFFF"/>
        <w:spacing w:before="100" w:beforeAutospacing="1" w:after="100" w:afterAutospacing="1"/>
        <w:jc w:val="left"/>
        <w:rPr>
          <w:rFonts w:ascii="Helvetica" w:eastAsia="宋体" w:hAnsi="Helvetica" w:cs="Helvetica"/>
          <w:color w:val="333333"/>
          <w:kern w:val="0"/>
          <w:szCs w:val="21"/>
        </w:rPr>
      </w:pPr>
      <w:r w:rsidRPr="00B510F7">
        <w:rPr>
          <w:rFonts w:ascii="Helvetica" w:eastAsia="宋体" w:hAnsi="Helvetica" w:cs="Helvetica"/>
          <w:color w:val="333333"/>
          <w:kern w:val="0"/>
          <w:szCs w:val="21"/>
        </w:rPr>
        <w:t>倒序执行模块中</w:t>
      </w:r>
      <w:r w:rsidRPr="00B510F7">
        <w:rPr>
          <w:rFonts w:ascii="Consolas" w:eastAsia="宋体" w:hAnsi="Consolas" w:cs="Consolas"/>
          <w:color w:val="C7254E"/>
          <w:kern w:val="0"/>
          <w:sz w:val="19"/>
          <w:szCs w:val="19"/>
          <w:shd w:val="clear" w:color="auto" w:fill="F9F2F4"/>
        </w:rPr>
        <w:t>behaviors()</w:t>
      </w:r>
      <w:r w:rsidRPr="00B510F7">
        <w:rPr>
          <w:rFonts w:ascii="Helvetica" w:eastAsia="宋体" w:hAnsi="Helvetica" w:cs="Helvetica"/>
          <w:color w:val="333333"/>
          <w:kern w:val="0"/>
          <w:szCs w:val="21"/>
        </w:rPr>
        <w:t>列出的过滤器。</w:t>
      </w:r>
    </w:p>
    <w:p w:rsidR="00B510F7" w:rsidRPr="00B510F7" w:rsidRDefault="00B510F7" w:rsidP="00B510F7">
      <w:pPr>
        <w:widowControl/>
        <w:numPr>
          <w:ilvl w:val="1"/>
          <w:numId w:val="8"/>
        </w:numPr>
        <w:shd w:val="clear" w:color="auto" w:fill="FFFFFF"/>
        <w:spacing w:before="100" w:beforeAutospacing="1" w:after="100" w:afterAutospacing="1"/>
        <w:jc w:val="left"/>
        <w:rPr>
          <w:rFonts w:ascii="Helvetica" w:eastAsia="宋体" w:hAnsi="Helvetica" w:cs="Helvetica"/>
          <w:color w:val="333333"/>
          <w:kern w:val="0"/>
          <w:szCs w:val="21"/>
        </w:rPr>
      </w:pPr>
      <w:r w:rsidRPr="00B510F7">
        <w:rPr>
          <w:rFonts w:ascii="Helvetica" w:eastAsia="宋体" w:hAnsi="Helvetica" w:cs="Helvetica"/>
          <w:color w:val="333333"/>
          <w:kern w:val="0"/>
          <w:szCs w:val="21"/>
        </w:rPr>
        <w:t>倒序执行应用主体中</w:t>
      </w:r>
      <w:r w:rsidRPr="00B510F7">
        <w:rPr>
          <w:rFonts w:ascii="Consolas" w:eastAsia="宋体" w:hAnsi="Consolas" w:cs="Consolas"/>
          <w:color w:val="C7254E"/>
          <w:kern w:val="0"/>
          <w:sz w:val="19"/>
          <w:szCs w:val="19"/>
          <w:shd w:val="clear" w:color="auto" w:fill="F9F2F4"/>
        </w:rPr>
        <w:t>behaviors()</w:t>
      </w:r>
      <w:r w:rsidRPr="00B510F7">
        <w:rPr>
          <w:rFonts w:ascii="Helvetica" w:eastAsia="宋体" w:hAnsi="Helvetica" w:cs="Helvetica"/>
          <w:color w:val="333333"/>
          <w:kern w:val="0"/>
          <w:szCs w:val="21"/>
        </w:rPr>
        <w:t>列出的过滤器。</w:t>
      </w:r>
    </w:p>
    <w:p w:rsidR="00B510F7" w:rsidRDefault="00B510F7" w:rsidP="002460F0">
      <w:pPr>
        <w:pStyle w:val="a9"/>
        <w:numPr>
          <w:ilvl w:val="0"/>
          <w:numId w:val="9"/>
        </w:numPr>
        <w:shd w:val="clear" w:color="auto" w:fill="FFFFFF"/>
        <w:spacing w:before="0" w:beforeAutospacing="0" w:after="150" w:afterAutospacing="0"/>
        <w:ind w:left="357" w:hanging="357"/>
        <w:outlineLvl w:val="2"/>
        <w:rPr>
          <w:rFonts w:ascii="Helvetica" w:hAnsi="Helvetica" w:cs="Helvetica"/>
          <w:color w:val="333333"/>
          <w:sz w:val="21"/>
          <w:szCs w:val="21"/>
        </w:rPr>
      </w:pPr>
      <w:r>
        <w:rPr>
          <w:rFonts w:ascii="Helvetica" w:hAnsi="Helvetica" w:cs="Helvetica"/>
          <w:color w:val="333333"/>
          <w:sz w:val="21"/>
          <w:szCs w:val="21"/>
        </w:rPr>
        <w:t>创建过滤器</w:t>
      </w:r>
    </w:p>
    <w:p w:rsidR="00B510F7" w:rsidRDefault="00B510F7" w:rsidP="00B510F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继承</w:t>
      </w:r>
      <w:r>
        <w:rPr>
          <w:rFonts w:ascii="Helvetica" w:hAnsi="Helvetica" w:cs="Helvetica"/>
          <w:color w:val="333333"/>
          <w:sz w:val="21"/>
          <w:szCs w:val="21"/>
        </w:rPr>
        <w:t> </w:t>
      </w:r>
      <w:hyperlink r:id="rId164" w:history="1">
        <w:r>
          <w:rPr>
            <w:rStyle w:val="a4"/>
            <w:rFonts w:ascii="Helvetica" w:hAnsi="Helvetica" w:cs="Helvetica"/>
            <w:color w:val="337AB7"/>
            <w:sz w:val="21"/>
            <w:szCs w:val="21"/>
            <w:u w:val="none"/>
          </w:rPr>
          <w:t>yii\base\ActionFilter</w:t>
        </w:r>
      </w:hyperlink>
      <w:r>
        <w:rPr>
          <w:rFonts w:ascii="Helvetica" w:hAnsi="Helvetica" w:cs="Helvetica"/>
          <w:color w:val="333333"/>
          <w:sz w:val="21"/>
          <w:szCs w:val="21"/>
        </w:rPr>
        <w:t> </w:t>
      </w:r>
      <w:r>
        <w:rPr>
          <w:rFonts w:ascii="Helvetica" w:hAnsi="Helvetica" w:cs="Helvetica"/>
          <w:color w:val="333333"/>
          <w:sz w:val="21"/>
          <w:szCs w:val="21"/>
        </w:rPr>
        <w:t>类并覆盖</w:t>
      </w:r>
      <w:r>
        <w:rPr>
          <w:rFonts w:ascii="Helvetica" w:hAnsi="Helvetica" w:cs="Helvetica"/>
          <w:color w:val="333333"/>
          <w:sz w:val="21"/>
          <w:szCs w:val="21"/>
        </w:rPr>
        <w:t> </w:t>
      </w:r>
      <w:hyperlink r:id="rId165" w:anchor="beforeAction()-detail" w:history="1">
        <w:r>
          <w:rPr>
            <w:rStyle w:val="a4"/>
            <w:rFonts w:ascii="Helvetica" w:hAnsi="Helvetica" w:cs="Helvetica"/>
            <w:color w:val="337AB7"/>
            <w:sz w:val="21"/>
            <w:szCs w:val="21"/>
            <w:u w:val="none"/>
          </w:rPr>
          <w:t>beforeAction()</w:t>
        </w:r>
      </w:hyperlink>
      <w:r>
        <w:rPr>
          <w:rFonts w:ascii="Helvetica" w:hAnsi="Helvetica" w:cs="Helvetica"/>
          <w:color w:val="333333"/>
          <w:sz w:val="21"/>
          <w:szCs w:val="21"/>
        </w:rPr>
        <w:t> </w:t>
      </w:r>
      <w:r>
        <w:rPr>
          <w:rFonts w:ascii="Helvetica" w:hAnsi="Helvetica" w:cs="Helvetica"/>
          <w:color w:val="333333"/>
          <w:sz w:val="21"/>
          <w:szCs w:val="21"/>
        </w:rPr>
        <w:t>或</w:t>
      </w:r>
      <w:r>
        <w:rPr>
          <w:rFonts w:ascii="Helvetica" w:hAnsi="Helvetica" w:cs="Helvetica"/>
          <w:color w:val="333333"/>
          <w:sz w:val="21"/>
          <w:szCs w:val="21"/>
        </w:rPr>
        <w:t> </w:t>
      </w:r>
      <w:hyperlink r:id="rId166" w:anchor="afterAction()-detail" w:history="1">
        <w:r>
          <w:rPr>
            <w:rStyle w:val="a4"/>
            <w:rFonts w:ascii="Helvetica" w:hAnsi="Helvetica" w:cs="Helvetica"/>
            <w:color w:val="337AB7"/>
            <w:sz w:val="21"/>
            <w:szCs w:val="21"/>
            <w:u w:val="none"/>
          </w:rPr>
          <w:t>afterAction()</w:t>
        </w:r>
      </w:hyperlink>
      <w:r>
        <w:rPr>
          <w:rFonts w:ascii="Helvetica" w:hAnsi="Helvetica" w:cs="Helvetica"/>
          <w:color w:val="333333"/>
          <w:sz w:val="21"/>
          <w:szCs w:val="21"/>
        </w:rPr>
        <w:t> </w:t>
      </w:r>
      <w:r>
        <w:rPr>
          <w:rFonts w:ascii="Helvetica" w:hAnsi="Helvetica" w:cs="Helvetica"/>
          <w:color w:val="333333"/>
          <w:sz w:val="21"/>
          <w:szCs w:val="21"/>
        </w:rPr>
        <w:t>方法来创建动作的过滤器，前者在动作执行之前执行，后者在动作执行之后执行。</w:t>
      </w:r>
      <w:r>
        <w:rPr>
          <w:rFonts w:ascii="Helvetica" w:hAnsi="Helvetica" w:cs="Helvetica"/>
          <w:color w:val="333333"/>
          <w:sz w:val="21"/>
          <w:szCs w:val="21"/>
        </w:rPr>
        <w:t> </w:t>
      </w:r>
      <w:hyperlink r:id="rId167" w:anchor="beforeAction()-detail" w:history="1">
        <w:r>
          <w:rPr>
            <w:rStyle w:val="a4"/>
            <w:rFonts w:ascii="Helvetica" w:hAnsi="Helvetica" w:cs="Helvetica"/>
            <w:color w:val="337AB7"/>
            <w:sz w:val="21"/>
            <w:szCs w:val="21"/>
            <w:u w:val="none"/>
          </w:rPr>
          <w:t>beforeAction()</w:t>
        </w:r>
      </w:hyperlink>
      <w:r>
        <w:rPr>
          <w:rFonts w:ascii="Helvetica" w:hAnsi="Helvetica" w:cs="Helvetica"/>
          <w:color w:val="333333"/>
          <w:sz w:val="21"/>
          <w:szCs w:val="21"/>
        </w:rPr>
        <w:t> </w:t>
      </w:r>
      <w:r>
        <w:rPr>
          <w:rFonts w:ascii="Helvetica" w:hAnsi="Helvetica" w:cs="Helvetica"/>
          <w:color w:val="333333"/>
          <w:sz w:val="21"/>
          <w:szCs w:val="21"/>
        </w:rPr>
        <w:t>返回值决定动作是否应该执行，</w:t>
      </w:r>
      <w:r>
        <w:rPr>
          <w:rFonts w:ascii="Helvetica" w:hAnsi="Helvetica" w:cs="Helvetica"/>
          <w:color w:val="333333"/>
          <w:sz w:val="21"/>
          <w:szCs w:val="21"/>
        </w:rPr>
        <w:t xml:space="preserve"> </w:t>
      </w:r>
      <w:r>
        <w:rPr>
          <w:rFonts w:ascii="Helvetica" w:hAnsi="Helvetica" w:cs="Helvetica"/>
          <w:color w:val="333333"/>
          <w:sz w:val="21"/>
          <w:szCs w:val="21"/>
        </w:rPr>
        <w:t>如果为</w:t>
      </w:r>
      <w:r>
        <w:rPr>
          <w:rFonts w:ascii="Helvetica" w:hAnsi="Helvetica" w:cs="Helvetica"/>
          <w:color w:val="333333"/>
          <w:sz w:val="21"/>
          <w:szCs w:val="21"/>
        </w:rPr>
        <w:t xml:space="preserve"> false</w:t>
      </w:r>
      <w:r>
        <w:rPr>
          <w:rFonts w:ascii="Helvetica" w:hAnsi="Helvetica" w:cs="Helvetica"/>
          <w:color w:val="333333"/>
          <w:sz w:val="21"/>
          <w:szCs w:val="21"/>
        </w:rPr>
        <w:t>，之后的过滤器和动作不会继续执行。</w:t>
      </w:r>
    </w:p>
    <w:p w:rsidR="00B510F7" w:rsidRDefault="00B510F7" w:rsidP="00B510F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下面的例子申明一个记录动作执行时间日志的过滤器。</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namespace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app</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components</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base</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ActionFilter</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class"/>
          <w:rFonts w:ascii="Consolas" w:hAnsi="Consolas" w:cs="Consolas"/>
          <w:color w:val="444444"/>
          <w:shd w:val="clear" w:color="auto" w:fill="F0F0F0"/>
        </w:rPr>
      </w:pPr>
      <w:r>
        <w:rPr>
          <w:rStyle w:val="hljs-keyword"/>
          <w:rFonts w:ascii="Consolas" w:hAnsi="Consolas" w:cs="Consolas"/>
          <w:b/>
          <w:bCs/>
          <w:color w:val="444444"/>
          <w:shd w:val="clear" w:color="auto" w:fill="F0F0F0"/>
        </w:rPr>
        <w:t>class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ActionTimeFilter</w:t>
      </w:r>
      <w:r>
        <w:rPr>
          <w:rStyle w:val="hljs-class"/>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extends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ActionFilter</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private</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$_startTime</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beforeAction</w:t>
      </w:r>
      <w:r>
        <w:rPr>
          <w:rStyle w:val="hljs-params"/>
          <w:rFonts w:ascii="Consolas" w:hAnsi="Consolas" w:cs="Consolas"/>
          <w:color w:val="444444"/>
          <w:shd w:val="clear" w:color="auto" w:fill="F0F0F0"/>
        </w:rPr>
        <w:t>(</w:t>
      </w:r>
      <w:r>
        <w:rPr>
          <w:rStyle w:val="hljs-variable"/>
          <w:rFonts w:ascii="Consolas" w:hAnsi="Consolas" w:cs="Consolas"/>
          <w:color w:val="BC6060"/>
          <w:shd w:val="clear" w:color="auto" w:fill="F0F0F0"/>
        </w:rPr>
        <w:t>$action</w:t>
      </w:r>
      <w:r>
        <w:rPr>
          <w:rStyle w:val="hljs-params"/>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-&gt;_startTime = microtime(</w:t>
      </w:r>
      <w:r>
        <w:rPr>
          <w:rStyle w:val="hljs-keyword"/>
          <w:rFonts w:ascii="Consolas" w:hAnsi="Consolas" w:cs="Consolas"/>
          <w:b/>
          <w:bCs/>
          <w:color w:val="444444"/>
          <w:shd w:val="clear" w:color="auto" w:fill="F0F0F0"/>
        </w:rPr>
        <w:t>true</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::beforeAction(</w:t>
      </w:r>
      <w:r>
        <w:rPr>
          <w:rStyle w:val="hljs-variable"/>
          <w:rFonts w:ascii="Consolas" w:hAnsi="Consolas" w:cs="Consolas"/>
          <w:color w:val="BC6060"/>
          <w:shd w:val="clear" w:color="auto" w:fill="F0F0F0"/>
        </w:rPr>
        <w:t>$action</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afterAction</w:t>
      </w:r>
      <w:r>
        <w:rPr>
          <w:rStyle w:val="hljs-params"/>
          <w:rFonts w:ascii="Consolas" w:hAnsi="Consolas" w:cs="Consolas"/>
          <w:color w:val="444444"/>
          <w:shd w:val="clear" w:color="auto" w:fill="F0F0F0"/>
        </w:rPr>
        <w:t>(</w:t>
      </w:r>
      <w:r>
        <w:rPr>
          <w:rStyle w:val="hljs-variable"/>
          <w:rFonts w:ascii="Consolas" w:hAnsi="Consolas" w:cs="Consolas"/>
          <w:color w:val="BC6060"/>
          <w:shd w:val="clear" w:color="auto" w:fill="F0F0F0"/>
        </w:rPr>
        <w:t>$action</w:t>
      </w:r>
      <w:r>
        <w:rPr>
          <w:rStyle w:val="hljs-params"/>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$result</w:t>
      </w:r>
      <w:r>
        <w:rPr>
          <w:rStyle w:val="hljs-params"/>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$time</w:t>
      </w:r>
      <w:r>
        <w:rPr>
          <w:rStyle w:val="HTML"/>
          <w:rFonts w:ascii="Consolas" w:hAnsi="Consolas" w:cs="Consolas"/>
          <w:color w:val="444444"/>
          <w:shd w:val="clear" w:color="auto" w:fill="F0F0F0"/>
        </w:rPr>
        <w:t xml:space="preserve"> = microtime(</w:t>
      </w:r>
      <w:r>
        <w:rPr>
          <w:rStyle w:val="hljs-keyword"/>
          <w:rFonts w:ascii="Consolas" w:hAnsi="Consolas" w:cs="Consolas"/>
          <w:b/>
          <w:bCs/>
          <w:color w:val="444444"/>
          <w:shd w:val="clear" w:color="auto" w:fill="F0F0F0"/>
        </w:rPr>
        <w:t>true</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-&gt;_startTime;</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Yii::trace(</w:t>
      </w:r>
      <w:r>
        <w:rPr>
          <w:rStyle w:val="hljs-string"/>
          <w:rFonts w:ascii="Consolas" w:hAnsi="Consolas" w:cs="Consolas"/>
          <w:color w:val="880000"/>
          <w:shd w:val="clear" w:color="auto" w:fill="F0F0F0"/>
        </w:rPr>
        <w:t>"Action '{$action-&gt;uniqueId}' spent $time second."</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::afterAction(</w:t>
      </w:r>
      <w:r>
        <w:rPr>
          <w:rStyle w:val="hljs-variable"/>
          <w:rFonts w:ascii="Consolas" w:hAnsi="Consolas" w:cs="Consolas"/>
          <w:color w:val="BC6060"/>
          <w:shd w:val="clear" w:color="auto" w:fill="F0F0F0"/>
        </w:rPr>
        <w:t>$action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$result</w:t>
      </w:r>
      <w:r>
        <w:rPr>
          <w:rStyle w:val="HTML"/>
          <w:rFonts w:ascii="Consolas" w:hAnsi="Consolas" w:cs="Consolas"/>
          <w:color w:val="444444"/>
          <w:shd w:val="clear" w:color="auto" w:fill="F0F0F0"/>
        </w:rPr>
        <w:t>);</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B510F7" w:rsidRDefault="00B510F7" w:rsidP="00B510F7">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HTML"/>
          <w:rFonts w:ascii="Consolas" w:hAnsi="Consolas" w:cs="Consolas"/>
          <w:color w:val="444444"/>
          <w:shd w:val="clear" w:color="auto" w:fill="F0F0F0"/>
        </w:rPr>
        <w:t>}</w:t>
      </w:r>
    </w:p>
    <w:p w:rsidR="00B510F7" w:rsidRDefault="00B510F7" w:rsidP="0024589A"/>
    <w:p w:rsidR="00933726" w:rsidRDefault="00B510F7" w:rsidP="00736DE1">
      <w:pPr>
        <w:outlineLvl w:val="2"/>
      </w:pPr>
      <w:r>
        <w:rPr>
          <w:rFonts w:hint="eastAsia"/>
        </w:rPr>
        <w:t>2</w:t>
      </w:r>
      <w:r>
        <w:rPr>
          <w:rFonts w:hint="eastAsia"/>
        </w:rPr>
        <w:t>、</w:t>
      </w:r>
      <w:r>
        <w:t>核</w:t>
      </w:r>
      <w:r>
        <w:rPr>
          <w:rFonts w:hint="eastAsia"/>
        </w:rPr>
        <w:t>心</w:t>
      </w:r>
      <w:r>
        <w:t>过滤器</w:t>
      </w:r>
    </w:p>
    <w:p w:rsidR="00B510F7" w:rsidRDefault="00B510F7" w:rsidP="00736DE1">
      <w:pPr>
        <w:outlineLvl w:val="3"/>
      </w:pPr>
      <w:r>
        <w:rPr>
          <w:rFonts w:hint="eastAsia"/>
        </w:rPr>
        <w:t>2</w:t>
      </w:r>
      <w:r>
        <w:t>.1</w:t>
      </w:r>
      <w:r>
        <w:rPr>
          <w:rFonts w:hint="eastAsia"/>
        </w:rPr>
        <w:t>、</w:t>
      </w:r>
      <w:r w:rsidR="00185BAA">
        <w:rPr>
          <w:rFonts w:hint="eastAsia"/>
        </w:rPr>
        <w:t>访问</w:t>
      </w:r>
      <w:r w:rsidR="00185BAA">
        <w:t>控制过滤器</w:t>
      </w:r>
      <w:r w:rsidR="00185BAA">
        <w:rPr>
          <w:rFonts w:hint="eastAsia"/>
        </w:rPr>
        <w:t>AccessControl</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AccessControl </w:t>
      </w:r>
      <w:r>
        <w:rPr>
          <w:rFonts w:ascii="Helvetica" w:hAnsi="Helvetica" w:cs="Helvetica"/>
          <w:color w:val="333333"/>
          <w:sz w:val="21"/>
          <w:szCs w:val="21"/>
        </w:rPr>
        <w:t>提供基于</w:t>
      </w:r>
      <w:r>
        <w:rPr>
          <w:rFonts w:ascii="Helvetica" w:hAnsi="Helvetica" w:cs="Helvetica"/>
          <w:color w:val="333333"/>
          <w:sz w:val="21"/>
          <w:szCs w:val="21"/>
        </w:rPr>
        <w:t> </w:t>
      </w:r>
      <w:hyperlink r:id="rId168" w:anchor="$rules-detail" w:history="1">
        <w:r>
          <w:rPr>
            <w:rStyle w:val="a4"/>
            <w:rFonts w:ascii="Helvetica" w:hAnsi="Helvetica" w:cs="Helvetica"/>
            <w:color w:val="337AB7"/>
            <w:sz w:val="21"/>
            <w:szCs w:val="21"/>
            <w:u w:val="none"/>
          </w:rPr>
          <w:t>rules</w:t>
        </w:r>
      </w:hyperlink>
      <w:r>
        <w:rPr>
          <w:rFonts w:ascii="Helvetica" w:hAnsi="Helvetica" w:cs="Helvetica"/>
          <w:color w:val="333333"/>
          <w:sz w:val="21"/>
          <w:szCs w:val="21"/>
        </w:rPr>
        <w:t> </w:t>
      </w:r>
      <w:r>
        <w:rPr>
          <w:rFonts w:ascii="Helvetica" w:hAnsi="Helvetica" w:cs="Helvetica"/>
          <w:color w:val="333333"/>
          <w:sz w:val="21"/>
          <w:szCs w:val="21"/>
        </w:rPr>
        <w:t>规则的访问控制。</w:t>
      </w:r>
      <w:r>
        <w:rPr>
          <w:rFonts w:ascii="Helvetica" w:hAnsi="Helvetica" w:cs="Helvetica"/>
          <w:color w:val="333333"/>
          <w:sz w:val="21"/>
          <w:szCs w:val="21"/>
        </w:rPr>
        <w:t xml:space="preserve"> </w:t>
      </w:r>
      <w:r>
        <w:rPr>
          <w:rFonts w:ascii="Helvetica" w:hAnsi="Helvetica" w:cs="Helvetica"/>
          <w:color w:val="333333"/>
          <w:sz w:val="21"/>
          <w:szCs w:val="21"/>
        </w:rPr>
        <w:t>特别是在动作执行之前，访问控制会检测所有规则</w:t>
      </w:r>
      <w:r>
        <w:rPr>
          <w:rFonts w:ascii="Helvetica" w:hAnsi="Helvetica" w:cs="Helvetica"/>
          <w:color w:val="333333"/>
          <w:sz w:val="21"/>
          <w:szCs w:val="21"/>
        </w:rPr>
        <w:t xml:space="preserve"> </w:t>
      </w:r>
      <w:r>
        <w:rPr>
          <w:rFonts w:ascii="Helvetica" w:hAnsi="Helvetica" w:cs="Helvetica"/>
          <w:color w:val="333333"/>
          <w:sz w:val="21"/>
          <w:szCs w:val="21"/>
        </w:rPr>
        <w:t>并找到第一个符合上下文的变量（比如用户</w:t>
      </w:r>
      <w:r>
        <w:rPr>
          <w:rFonts w:ascii="Helvetica" w:hAnsi="Helvetica" w:cs="Helvetica"/>
          <w:color w:val="333333"/>
          <w:sz w:val="21"/>
          <w:szCs w:val="21"/>
        </w:rPr>
        <w:t>IP</w:t>
      </w:r>
      <w:r>
        <w:rPr>
          <w:rFonts w:ascii="Helvetica" w:hAnsi="Helvetica" w:cs="Helvetica"/>
          <w:color w:val="333333"/>
          <w:sz w:val="21"/>
          <w:szCs w:val="21"/>
        </w:rPr>
        <w:t>地址、登录状态等等）的规则，</w:t>
      </w:r>
      <w:r>
        <w:rPr>
          <w:rFonts w:ascii="Helvetica" w:hAnsi="Helvetica" w:cs="Helvetica"/>
          <w:color w:val="333333"/>
          <w:sz w:val="21"/>
          <w:szCs w:val="21"/>
        </w:rPr>
        <w:t xml:space="preserve"> </w:t>
      </w:r>
      <w:r>
        <w:rPr>
          <w:rFonts w:ascii="Helvetica" w:hAnsi="Helvetica" w:cs="Helvetica"/>
          <w:color w:val="333333"/>
          <w:sz w:val="21"/>
          <w:szCs w:val="21"/>
        </w:rPr>
        <w:t>来决定允许还是拒绝请求动作的执行，</w:t>
      </w:r>
      <w:r>
        <w:rPr>
          <w:rFonts w:ascii="Helvetica" w:hAnsi="Helvetica" w:cs="Helvetica"/>
          <w:color w:val="333333"/>
          <w:sz w:val="21"/>
          <w:szCs w:val="21"/>
        </w:rPr>
        <w:t xml:space="preserve"> </w:t>
      </w:r>
      <w:r>
        <w:rPr>
          <w:rFonts w:ascii="Helvetica" w:hAnsi="Helvetica" w:cs="Helvetica"/>
          <w:color w:val="333333"/>
          <w:sz w:val="21"/>
          <w:szCs w:val="21"/>
        </w:rPr>
        <w:t>如果没有规则符合，访问就会被拒绝。</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如下示例表示表示允许已认证用户访问</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create</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update</w:t>
      </w:r>
      <w:r>
        <w:rPr>
          <w:rFonts w:ascii="Helvetica" w:hAnsi="Helvetica" w:cs="Helvetica"/>
          <w:color w:val="333333"/>
          <w:sz w:val="21"/>
          <w:szCs w:val="21"/>
        </w:rPr>
        <w:t> </w:t>
      </w:r>
      <w:r>
        <w:rPr>
          <w:rFonts w:ascii="Helvetica" w:hAnsi="Helvetica" w:cs="Helvetica"/>
          <w:color w:val="333333"/>
          <w:sz w:val="21"/>
          <w:szCs w:val="21"/>
        </w:rPr>
        <w:t>动作，</w:t>
      </w:r>
      <w:r>
        <w:rPr>
          <w:rFonts w:ascii="Helvetica" w:hAnsi="Helvetica" w:cs="Helvetica"/>
          <w:color w:val="333333"/>
          <w:sz w:val="21"/>
          <w:szCs w:val="21"/>
        </w:rPr>
        <w:t xml:space="preserve"> </w:t>
      </w:r>
      <w:r>
        <w:rPr>
          <w:rFonts w:ascii="Helvetica" w:hAnsi="Helvetica" w:cs="Helvetica"/>
          <w:color w:val="333333"/>
          <w:sz w:val="21"/>
          <w:szCs w:val="21"/>
        </w:rPr>
        <w:t>拒绝其他用户访问这两个动作。</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AccessControl</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'access'</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AccessControl::className(),</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'only'</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'create'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'update'</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'rules'</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允许认证用户</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'allow'</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true</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'roles'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默认禁止其他用户</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更多关于访问控制的详情请参阅</w:t>
      </w:r>
      <w:r>
        <w:rPr>
          <w:rFonts w:ascii="Helvetica" w:hAnsi="Helvetica" w:cs="Helvetica"/>
          <w:color w:val="333333"/>
          <w:sz w:val="21"/>
          <w:szCs w:val="21"/>
        </w:rPr>
        <w:t> </w:t>
      </w:r>
      <w:hyperlink r:id="rId169" w:history="1">
        <w:r>
          <w:rPr>
            <w:rStyle w:val="a4"/>
            <w:rFonts w:ascii="Helvetica" w:hAnsi="Helvetica" w:cs="Helvetica"/>
            <w:color w:val="337AB7"/>
            <w:sz w:val="21"/>
            <w:szCs w:val="21"/>
            <w:u w:val="none"/>
          </w:rPr>
          <w:t>授权</w:t>
        </w:r>
      </w:hyperlink>
      <w:r>
        <w:rPr>
          <w:rFonts w:ascii="Helvetica" w:hAnsi="Helvetica" w:cs="Helvetica"/>
          <w:color w:val="333333"/>
          <w:sz w:val="21"/>
          <w:szCs w:val="21"/>
        </w:rPr>
        <w:t> </w:t>
      </w:r>
      <w:r>
        <w:rPr>
          <w:rFonts w:ascii="Helvetica" w:hAnsi="Helvetica" w:cs="Helvetica"/>
          <w:color w:val="333333"/>
          <w:sz w:val="21"/>
          <w:szCs w:val="21"/>
        </w:rPr>
        <w:t>一节。</w:t>
      </w:r>
    </w:p>
    <w:p w:rsidR="00736DE1" w:rsidRDefault="00736DE1" w:rsidP="0024589A"/>
    <w:p w:rsidR="00185BAA" w:rsidRDefault="00185BAA" w:rsidP="00736DE1">
      <w:pPr>
        <w:outlineLvl w:val="3"/>
      </w:pPr>
      <w:r>
        <w:t>2.2</w:t>
      </w:r>
      <w:r>
        <w:rPr>
          <w:rFonts w:hint="eastAsia"/>
        </w:rPr>
        <w:t>、</w:t>
      </w:r>
      <w:r w:rsidRPr="00185BAA">
        <w:rPr>
          <w:rFonts w:hint="eastAsia"/>
        </w:rPr>
        <w:t>认证方法过滤器</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认证方法过滤器通过</w:t>
      </w:r>
      <w:hyperlink r:id="rId170" w:history="1">
        <w:r>
          <w:rPr>
            <w:rStyle w:val="a4"/>
            <w:rFonts w:ascii="Helvetica" w:hAnsi="Helvetica" w:cs="Helvetica"/>
            <w:color w:val="337AB7"/>
            <w:sz w:val="21"/>
            <w:szCs w:val="21"/>
            <w:u w:val="none"/>
          </w:rPr>
          <w:t>HTTP Basic Auth</w:t>
        </w:r>
      </w:hyperlink>
      <w:r>
        <w:rPr>
          <w:rFonts w:ascii="Helvetica" w:hAnsi="Helvetica" w:cs="Helvetica"/>
          <w:color w:val="333333"/>
          <w:sz w:val="21"/>
          <w:szCs w:val="21"/>
        </w:rPr>
        <w:t> </w:t>
      </w:r>
      <w:r>
        <w:rPr>
          <w:rFonts w:ascii="Helvetica" w:hAnsi="Helvetica" w:cs="Helvetica"/>
          <w:color w:val="333333"/>
          <w:sz w:val="21"/>
          <w:szCs w:val="21"/>
        </w:rPr>
        <w:t>或</w:t>
      </w:r>
      <w:hyperlink r:id="rId171" w:history="1">
        <w:r>
          <w:rPr>
            <w:rStyle w:val="a4"/>
            <w:rFonts w:ascii="Helvetica" w:hAnsi="Helvetica" w:cs="Helvetica"/>
            <w:color w:val="337AB7"/>
            <w:sz w:val="21"/>
            <w:szCs w:val="21"/>
            <w:u w:val="none"/>
          </w:rPr>
          <w:t>OAuth 2</w:t>
        </w:r>
      </w:hyperlink>
      <w:r>
        <w:rPr>
          <w:rFonts w:ascii="Helvetica" w:hAnsi="Helvetica" w:cs="Helvetica"/>
          <w:color w:val="333333"/>
          <w:sz w:val="21"/>
          <w:szCs w:val="21"/>
        </w:rPr>
        <w:t> </w:t>
      </w:r>
      <w:r>
        <w:rPr>
          <w:rFonts w:ascii="Helvetica" w:hAnsi="Helvetica" w:cs="Helvetica"/>
          <w:color w:val="333333"/>
          <w:sz w:val="21"/>
          <w:szCs w:val="21"/>
        </w:rPr>
        <w:t>来认证一个用户，认证方法过滤器类在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yii\filters\auth</w:t>
      </w:r>
      <w:r>
        <w:rPr>
          <w:rFonts w:ascii="Helvetica" w:hAnsi="Helvetica" w:cs="Helvetica"/>
          <w:color w:val="333333"/>
          <w:sz w:val="21"/>
          <w:szCs w:val="21"/>
        </w:rPr>
        <w:t> </w:t>
      </w:r>
      <w:r>
        <w:rPr>
          <w:rFonts w:ascii="Helvetica" w:hAnsi="Helvetica" w:cs="Helvetica"/>
          <w:color w:val="333333"/>
          <w:sz w:val="21"/>
          <w:szCs w:val="21"/>
        </w:rPr>
        <w:t>命名空间下。</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如下示例表示可使用</w:t>
      </w:r>
      <w:hyperlink r:id="rId172" w:history="1">
        <w:r>
          <w:rPr>
            <w:rStyle w:val="a4"/>
            <w:rFonts w:ascii="Helvetica" w:hAnsi="Helvetica" w:cs="Helvetica"/>
            <w:color w:val="337AB7"/>
            <w:sz w:val="21"/>
            <w:szCs w:val="21"/>
            <w:u w:val="none"/>
          </w:rPr>
          <w:t>yii\filters\auth\HttpBasicAuth</w:t>
        </w:r>
      </w:hyperlink>
      <w:r>
        <w:rPr>
          <w:rFonts w:ascii="Helvetica" w:hAnsi="Helvetica" w:cs="Helvetica"/>
          <w:color w:val="333333"/>
          <w:sz w:val="21"/>
          <w:szCs w:val="21"/>
        </w:rPr>
        <w:t>来认证一个用户，</w:t>
      </w:r>
      <w:r>
        <w:rPr>
          <w:rFonts w:ascii="Helvetica" w:hAnsi="Helvetica" w:cs="Helvetica"/>
          <w:color w:val="333333"/>
          <w:sz w:val="21"/>
          <w:szCs w:val="21"/>
        </w:rPr>
        <w:t xml:space="preserve"> </w:t>
      </w:r>
      <w:r>
        <w:rPr>
          <w:rFonts w:ascii="Helvetica" w:hAnsi="Helvetica" w:cs="Helvetica"/>
          <w:color w:val="333333"/>
          <w:sz w:val="21"/>
          <w:szCs w:val="21"/>
        </w:rPr>
        <w:t>它使用基于</w:t>
      </w:r>
      <w:r>
        <w:rPr>
          <w:rFonts w:ascii="Helvetica" w:hAnsi="Helvetica" w:cs="Helvetica"/>
          <w:color w:val="333333"/>
          <w:sz w:val="21"/>
          <w:szCs w:val="21"/>
        </w:rPr>
        <w:t>HTTP</w:t>
      </w:r>
      <w:r>
        <w:rPr>
          <w:rFonts w:ascii="Helvetica" w:hAnsi="Helvetica" w:cs="Helvetica"/>
          <w:color w:val="333333"/>
          <w:sz w:val="21"/>
          <w:szCs w:val="21"/>
        </w:rPr>
        <w:t>基础认证方法的令牌。</w:t>
      </w:r>
      <w:r>
        <w:rPr>
          <w:rFonts w:ascii="Helvetica" w:hAnsi="Helvetica" w:cs="Helvetica"/>
          <w:color w:val="333333"/>
          <w:sz w:val="21"/>
          <w:szCs w:val="21"/>
        </w:rPr>
        <w:t xml:space="preserve"> </w:t>
      </w:r>
      <w:r>
        <w:rPr>
          <w:rFonts w:ascii="Helvetica" w:hAnsi="Helvetica" w:cs="Helvetica"/>
          <w:color w:val="333333"/>
          <w:sz w:val="21"/>
          <w:szCs w:val="21"/>
        </w:rPr>
        <w:t>注意为了可运行，</w:t>
      </w:r>
      <w:hyperlink r:id="rId173" w:anchor="$identityClass-detail" w:history="1">
        <w:r>
          <w:rPr>
            <w:rStyle w:val="a4"/>
            <w:rFonts w:ascii="Helvetica" w:hAnsi="Helvetica" w:cs="Helvetica"/>
            <w:color w:val="337AB7"/>
            <w:sz w:val="21"/>
            <w:szCs w:val="21"/>
            <w:u w:val="none"/>
          </w:rPr>
          <w:t>user identity class</w:t>
        </w:r>
      </w:hyperlink>
      <w:r>
        <w:rPr>
          <w:rFonts w:ascii="Helvetica" w:hAnsi="Helvetica" w:cs="Helvetica"/>
          <w:color w:val="333333"/>
          <w:sz w:val="21"/>
          <w:szCs w:val="21"/>
        </w:rPr>
        <w:t> </w:t>
      </w:r>
      <w:r>
        <w:rPr>
          <w:rFonts w:ascii="Helvetica" w:hAnsi="Helvetica" w:cs="Helvetica"/>
          <w:color w:val="333333"/>
          <w:sz w:val="21"/>
          <w:szCs w:val="21"/>
        </w:rPr>
        <w:t>类必须</w:t>
      </w:r>
      <w:r>
        <w:rPr>
          <w:rFonts w:ascii="Helvetica" w:hAnsi="Helvetica" w:cs="Helvetica"/>
          <w:color w:val="333333"/>
          <w:sz w:val="21"/>
          <w:szCs w:val="21"/>
        </w:rPr>
        <w:t xml:space="preserve"> </w:t>
      </w:r>
      <w:r>
        <w:rPr>
          <w:rFonts w:ascii="Helvetica" w:hAnsi="Helvetica" w:cs="Helvetica"/>
          <w:color w:val="333333"/>
          <w:sz w:val="21"/>
          <w:szCs w:val="21"/>
        </w:rPr>
        <w:t>实现</w:t>
      </w:r>
      <w:r>
        <w:rPr>
          <w:rFonts w:ascii="Helvetica" w:hAnsi="Helvetica" w:cs="Helvetica"/>
          <w:color w:val="333333"/>
          <w:sz w:val="21"/>
          <w:szCs w:val="21"/>
        </w:rPr>
        <w:t> </w:t>
      </w:r>
      <w:hyperlink r:id="rId174" w:anchor="findIdentityByAccessToken()-detail" w:history="1">
        <w:r>
          <w:rPr>
            <w:rStyle w:val="a4"/>
            <w:rFonts w:ascii="Helvetica" w:hAnsi="Helvetica" w:cs="Helvetica"/>
            <w:color w:val="337AB7"/>
            <w:sz w:val="21"/>
            <w:szCs w:val="21"/>
            <w:u w:val="none"/>
          </w:rPr>
          <w:t>findIdentityByAccessToken()</w:t>
        </w:r>
      </w:hyperlink>
      <w:r>
        <w:rPr>
          <w:rFonts w:ascii="Helvetica" w:hAnsi="Helvetica" w:cs="Helvetica"/>
          <w:color w:val="333333"/>
          <w:sz w:val="21"/>
          <w:szCs w:val="21"/>
        </w:rPr>
        <w:t>方法。</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auth</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HttpBasicAuth</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'basicAuth'</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HttpBasicAuth::className(),</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认证方法过滤器通常在实现</w:t>
      </w:r>
      <w:r>
        <w:rPr>
          <w:rFonts w:ascii="Helvetica" w:hAnsi="Helvetica" w:cs="Helvetica"/>
          <w:color w:val="333333"/>
          <w:sz w:val="21"/>
          <w:szCs w:val="21"/>
        </w:rPr>
        <w:t>RESTful API</w:t>
      </w:r>
      <w:r>
        <w:rPr>
          <w:rFonts w:ascii="Helvetica" w:hAnsi="Helvetica" w:cs="Helvetica"/>
          <w:color w:val="333333"/>
          <w:sz w:val="21"/>
          <w:szCs w:val="21"/>
        </w:rPr>
        <w:t>中使用，</w:t>
      </w:r>
      <w:r>
        <w:rPr>
          <w:rFonts w:ascii="Helvetica" w:hAnsi="Helvetica" w:cs="Helvetica"/>
          <w:color w:val="333333"/>
          <w:sz w:val="21"/>
          <w:szCs w:val="21"/>
        </w:rPr>
        <w:t xml:space="preserve"> </w:t>
      </w:r>
      <w:r>
        <w:rPr>
          <w:rFonts w:ascii="Helvetica" w:hAnsi="Helvetica" w:cs="Helvetica"/>
          <w:color w:val="333333"/>
          <w:sz w:val="21"/>
          <w:szCs w:val="21"/>
        </w:rPr>
        <w:t>更多关于访问控制的详情请参阅</w:t>
      </w:r>
      <w:r>
        <w:rPr>
          <w:rFonts w:ascii="Helvetica" w:hAnsi="Helvetica" w:cs="Helvetica"/>
          <w:color w:val="333333"/>
          <w:sz w:val="21"/>
          <w:szCs w:val="21"/>
        </w:rPr>
        <w:t xml:space="preserve"> RESTful </w:t>
      </w:r>
      <w:hyperlink r:id="rId175" w:history="1">
        <w:r>
          <w:rPr>
            <w:rStyle w:val="a4"/>
            <w:rFonts w:ascii="Helvetica" w:hAnsi="Helvetica" w:cs="Helvetica"/>
            <w:color w:val="337AB7"/>
            <w:sz w:val="21"/>
            <w:szCs w:val="21"/>
            <w:u w:val="none"/>
          </w:rPr>
          <w:t>认证</w:t>
        </w:r>
      </w:hyperlink>
      <w:r>
        <w:rPr>
          <w:rFonts w:ascii="Helvetica" w:hAnsi="Helvetica" w:cs="Helvetica"/>
          <w:color w:val="333333"/>
          <w:sz w:val="21"/>
          <w:szCs w:val="21"/>
        </w:rPr>
        <w:t> </w:t>
      </w:r>
      <w:r>
        <w:rPr>
          <w:rFonts w:ascii="Helvetica" w:hAnsi="Helvetica" w:cs="Helvetica"/>
          <w:color w:val="333333"/>
          <w:sz w:val="21"/>
          <w:szCs w:val="21"/>
        </w:rPr>
        <w:t>一节。</w:t>
      </w:r>
    </w:p>
    <w:p w:rsidR="00736DE1" w:rsidRDefault="00736DE1" w:rsidP="0024589A"/>
    <w:p w:rsidR="00185BAA" w:rsidRDefault="00185BAA" w:rsidP="00736DE1">
      <w:pPr>
        <w:outlineLvl w:val="3"/>
      </w:pPr>
      <w:r>
        <w:rPr>
          <w:rFonts w:hint="eastAsia"/>
        </w:rPr>
        <w:t>2.3</w:t>
      </w:r>
      <w:r>
        <w:rPr>
          <w:rFonts w:hint="eastAsia"/>
        </w:rPr>
        <w:t>、</w:t>
      </w:r>
      <w:r w:rsidR="00736DE1" w:rsidRPr="00736DE1">
        <w:rPr>
          <w:rFonts w:hint="eastAsia"/>
        </w:rPr>
        <w:t>响应内容格式处理和语言处理</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ContentNegotiator</w:t>
      </w:r>
      <w:r>
        <w:rPr>
          <w:rFonts w:ascii="Helvetica" w:hAnsi="Helvetica" w:cs="Helvetica"/>
          <w:color w:val="333333"/>
          <w:sz w:val="21"/>
          <w:szCs w:val="21"/>
        </w:rPr>
        <w:t>支持响应内容格式处理和语言处理。</w:t>
      </w:r>
      <w:r>
        <w:rPr>
          <w:rFonts w:ascii="Helvetica" w:hAnsi="Helvetica" w:cs="Helvetica"/>
          <w:color w:val="333333"/>
          <w:sz w:val="21"/>
          <w:szCs w:val="21"/>
        </w:rPr>
        <w:t xml:space="preserve"> </w:t>
      </w:r>
      <w:r>
        <w:rPr>
          <w:rFonts w:ascii="Helvetica" w:hAnsi="Helvetica" w:cs="Helvetica"/>
          <w:color w:val="333333"/>
          <w:sz w:val="21"/>
          <w:szCs w:val="21"/>
        </w:rPr>
        <w:t>通过检查</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GET</w:t>
      </w:r>
      <w:r>
        <w:rPr>
          <w:rFonts w:ascii="Helvetica" w:hAnsi="Helvetica" w:cs="Helvetica"/>
          <w:color w:val="333333"/>
          <w:sz w:val="21"/>
          <w:szCs w:val="21"/>
        </w:rPr>
        <w:t> </w:t>
      </w:r>
      <w:r>
        <w:rPr>
          <w:rFonts w:ascii="Helvetica" w:hAnsi="Helvetica" w:cs="Helvetica"/>
          <w:color w:val="333333"/>
          <w:sz w:val="21"/>
          <w:szCs w:val="21"/>
        </w:rPr>
        <w:t>参数和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Accept</w:t>
      </w:r>
      <w:r>
        <w:rPr>
          <w:rFonts w:ascii="Helvetica" w:hAnsi="Helvetica" w:cs="Helvetica"/>
          <w:color w:val="333333"/>
          <w:sz w:val="21"/>
          <w:szCs w:val="21"/>
        </w:rPr>
        <w:t> HTTP</w:t>
      </w:r>
      <w:r>
        <w:rPr>
          <w:rFonts w:ascii="Helvetica" w:hAnsi="Helvetica" w:cs="Helvetica"/>
          <w:color w:val="333333"/>
          <w:sz w:val="21"/>
          <w:szCs w:val="21"/>
        </w:rPr>
        <w:t>头部来决定响应内容格式和语言。</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如下示例，配置</w:t>
      </w:r>
      <w:r>
        <w:rPr>
          <w:rFonts w:ascii="Helvetica" w:hAnsi="Helvetica" w:cs="Helvetica"/>
          <w:color w:val="333333"/>
          <w:sz w:val="21"/>
          <w:szCs w:val="21"/>
        </w:rPr>
        <w:t>ContentNegotiator</w:t>
      </w:r>
      <w:r>
        <w:rPr>
          <w:rFonts w:ascii="Helvetica" w:hAnsi="Helvetica" w:cs="Helvetica"/>
          <w:color w:val="333333"/>
          <w:sz w:val="21"/>
          <w:szCs w:val="21"/>
        </w:rPr>
        <w:t>支持</w:t>
      </w:r>
      <w:r>
        <w:rPr>
          <w:rFonts w:ascii="Helvetica" w:hAnsi="Helvetica" w:cs="Helvetica"/>
          <w:color w:val="333333"/>
          <w:sz w:val="21"/>
          <w:szCs w:val="21"/>
        </w:rPr>
        <w:t>JSON</w:t>
      </w:r>
      <w:r>
        <w:rPr>
          <w:rFonts w:ascii="Helvetica" w:hAnsi="Helvetica" w:cs="Helvetica"/>
          <w:color w:val="333333"/>
          <w:sz w:val="21"/>
          <w:szCs w:val="21"/>
        </w:rPr>
        <w:t>和</w:t>
      </w:r>
      <w:r>
        <w:rPr>
          <w:rFonts w:ascii="Helvetica" w:hAnsi="Helvetica" w:cs="Helvetica"/>
          <w:color w:val="333333"/>
          <w:sz w:val="21"/>
          <w:szCs w:val="21"/>
        </w:rPr>
        <w:t xml:space="preserve">XML </w:t>
      </w:r>
      <w:r>
        <w:rPr>
          <w:rFonts w:ascii="Helvetica" w:hAnsi="Helvetica" w:cs="Helvetica"/>
          <w:color w:val="333333"/>
          <w:sz w:val="21"/>
          <w:szCs w:val="21"/>
        </w:rPr>
        <w:t>响应格式和英语（美国）和德语。</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ContentNegotiator</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web</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Response</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ContentNegotiator::className(),</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'formats'</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'application/json'</w:t>
      </w:r>
      <w:r>
        <w:rPr>
          <w:rStyle w:val="HTML"/>
          <w:rFonts w:ascii="Consolas" w:hAnsi="Consolas" w:cs="Consolas"/>
          <w:color w:val="444444"/>
          <w:shd w:val="clear" w:color="auto" w:fill="F0F0F0"/>
        </w:rPr>
        <w:t xml:space="preserve"> =&gt; Response::FORMAT_JSON,</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'application/xml'</w:t>
      </w:r>
      <w:r>
        <w:rPr>
          <w:rStyle w:val="HTML"/>
          <w:rFonts w:ascii="Consolas" w:hAnsi="Consolas" w:cs="Consolas"/>
          <w:color w:val="444444"/>
          <w:shd w:val="clear" w:color="auto" w:fill="F0F0F0"/>
        </w:rPr>
        <w:t xml:space="preserve"> =&gt; Response::FORMAT_XML,</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'languages'</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'en-US'</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w:t>
      </w:r>
      <w:hyperlink r:id="rId176" w:anchor="application-lifecycle" w:history="1">
        <w:r>
          <w:rPr>
            <w:rStyle w:val="a4"/>
            <w:rFonts w:ascii="Helvetica" w:hAnsi="Helvetica" w:cs="Helvetica"/>
            <w:color w:val="337AB7"/>
            <w:sz w:val="21"/>
            <w:szCs w:val="21"/>
          </w:rPr>
          <w:t>应用主体生命周期</w:t>
        </w:r>
      </w:hyperlink>
      <w:r>
        <w:rPr>
          <w:rFonts w:ascii="Helvetica" w:hAnsi="Helvetica" w:cs="Helvetica"/>
          <w:color w:val="333333"/>
          <w:sz w:val="21"/>
          <w:szCs w:val="21"/>
        </w:rPr>
        <w:t>过程中检测响应格式和语言简单很多，</w:t>
      </w:r>
      <w:r>
        <w:rPr>
          <w:rFonts w:ascii="Helvetica" w:hAnsi="Helvetica" w:cs="Helvetica"/>
          <w:color w:val="333333"/>
          <w:sz w:val="21"/>
          <w:szCs w:val="21"/>
        </w:rPr>
        <w:t xml:space="preserve"> </w:t>
      </w:r>
      <w:r>
        <w:rPr>
          <w:rFonts w:ascii="Helvetica" w:hAnsi="Helvetica" w:cs="Helvetica"/>
          <w:color w:val="333333"/>
          <w:sz w:val="21"/>
          <w:szCs w:val="21"/>
        </w:rPr>
        <w:t>因此</w:t>
      </w:r>
      <w:r>
        <w:rPr>
          <w:rFonts w:ascii="Helvetica" w:hAnsi="Helvetica" w:cs="Helvetica"/>
          <w:color w:val="333333"/>
          <w:sz w:val="21"/>
          <w:szCs w:val="21"/>
        </w:rPr>
        <w:t>ContentNegotiator</w:t>
      </w:r>
      <w:r>
        <w:rPr>
          <w:rFonts w:ascii="Helvetica" w:hAnsi="Helvetica" w:cs="Helvetica"/>
          <w:color w:val="333333"/>
          <w:sz w:val="21"/>
          <w:szCs w:val="21"/>
        </w:rPr>
        <w:t>设计可被</w:t>
      </w:r>
      <w:r>
        <w:rPr>
          <w:rFonts w:ascii="Helvetica" w:hAnsi="Helvetica" w:cs="Helvetica"/>
          <w:color w:val="333333"/>
          <w:sz w:val="21"/>
          <w:szCs w:val="21"/>
        </w:rPr>
        <w:t> </w:t>
      </w:r>
      <w:hyperlink r:id="rId177" w:anchor="bootstrap" w:history="1">
        <w:r>
          <w:rPr>
            <w:rStyle w:val="a4"/>
            <w:rFonts w:ascii="Helvetica" w:hAnsi="Helvetica" w:cs="Helvetica"/>
            <w:color w:val="337AB7"/>
            <w:sz w:val="21"/>
            <w:szCs w:val="21"/>
          </w:rPr>
          <w:t>引导启动组件</w:t>
        </w:r>
      </w:hyperlink>
      <w:r>
        <w:rPr>
          <w:rFonts w:ascii="Helvetica" w:hAnsi="Helvetica" w:cs="Helvetica"/>
          <w:color w:val="333333"/>
          <w:sz w:val="21"/>
          <w:szCs w:val="21"/>
        </w:rPr>
        <w:t>调用的过滤器。</w:t>
      </w:r>
      <w:r>
        <w:rPr>
          <w:rFonts w:ascii="Helvetica" w:hAnsi="Helvetica" w:cs="Helvetica"/>
          <w:color w:val="333333"/>
          <w:sz w:val="21"/>
          <w:szCs w:val="21"/>
        </w:rPr>
        <w:t xml:space="preserve"> </w:t>
      </w:r>
      <w:r>
        <w:rPr>
          <w:rFonts w:ascii="Helvetica" w:hAnsi="Helvetica" w:cs="Helvetica"/>
          <w:color w:val="333333"/>
          <w:sz w:val="21"/>
          <w:szCs w:val="21"/>
        </w:rPr>
        <w:t>如下例所示可以将它配置在</w:t>
      </w:r>
      <w:r>
        <w:rPr>
          <w:rFonts w:ascii="Helvetica" w:hAnsi="Helvetica" w:cs="Helvetica"/>
          <w:color w:val="333333"/>
          <w:sz w:val="21"/>
          <w:szCs w:val="21"/>
        </w:rPr>
        <w:t> </w:t>
      </w:r>
      <w:hyperlink r:id="rId178" w:anchor="application-configurations" w:history="1">
        <w:r>
          <w:rPr>
            <w:rStyle w:val="a4"/>
            <w:rFonts w:ascii="Helvetica" w:hAnsi="Helvetica" w:cs="Helvetica"/>
            <w:color w:val="337AB7"/>
            <w:sz w:val="21"/>
            <w:szCs w:val="21"/>
          </w:rPr>
          <w:t>应用主体配置</w:t>
        </w:r>
      </w:hyperlink>
      <w:r>
        <w:rPr>
          <w:rFonts w:ascii="Helvetica" w:hAnsi="Helvetica" w:cs="Helvetica"/>
          <w:color w:val="333333"/>
          <w:sz w:val="21"/>
          <w:szCs w:val="21"/>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ContentNegotiator</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web</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Response</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'bootstrap'</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ContentNegotiator::className(),</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'formats'</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'application/json'</w:t>
      </w:r>
      <w:r>
        <w:rPr>
          <w:rStyle w:val="HTML"/>
          <w:rFonts w:ascii="Consolas" w:hAnsi="Consolas" w:cs="Consolas"/>
          <w:color w:val="444444"/>
          <w:shd w:val="clear" w:color="auto" w:fill="F0F0F0"/>
        </w:rPr>
        <w:t xml:space="preserve"> =&gt; Response::FORMAT_JSON,</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'application/xml'</w:t>
      </w:r>
      <w:r>
        <w:rPr>
          <w:rStyle w:val="HTML"/>
          <w:rFonts w:ascii="Consolas" w:hAnsi="Consolas" w:cs="Consolas"/>
          <w:color w:val="444444"/>
          <w:shd w:val="clear" w:color="auto" w:fill="F0F0F0"/>
        </w:rPr>
        <w:t xml:space="preserve"> =&gt; Response::FORMAT_XML,</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'languages'</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'en-US'</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r>
        <w:rPr>
          <w:rFonts w:ascii="Helvetica" w:hAnsi="Helvetica" w:cs="Helvetica"/>
          <w:color w:val="31708F"/>
          <w:sz w:val="21"/>
          <w:szCs w:val="21"/>
        </w:rPr>
        <w:t>如果请求中没有检测到内容格式和语言，</w:t>
      </w:r>
      <w:r>
        <w:rPr>
          <w:rFonts w:ascii="Helvetica" w:hAnsi="Helvetica" w:cs="Helvetica"/>
          <w:color w:val="31708F"/>
          <w:sz w:val="21"/>
          <w:szCs w:val="21"/>
        </w:rPr>
        <w:t xml:space="preserve"> </w:t>
      </w:r>
      <w:r>
        <w:rPr>
          <w:rFonts w:ascii="Helvetica" w:hAnsi="Helvetica" w:cs="Helvetica"/>
          <w:color w:val="31708F"/>
          <w:sz w:val="21"/>
          <w:szCs w:val="21"/>
        </w:rPr>
        <w:t>使用</w:t>
      </w:r>
      <w:r>
        <w:rPr>
          <w:rFonts w:ascii="Helvetica" w:hAnsi="Helvetica" w:cs="Helvetica"/>
          <w:color w:val="31708F"/>
          <w:sz w:val="21"/>
          <w:szCs w:val="21"/>
        </w:rPr>
        <w:t> </w:t>
      </w:r>
      <w:r>
        <w:rPr>
          <w:rStyle w:val="broken-link"/>
          <w:rFonts w:ascii="Helvetica" w:hAnsi="Helvetica" w:cs="Helvetica"/>
          <w:color w:val="31708F"/>
          <w:sz w:val="21"/>
          <w:szCs w:val="21"/>
        </w:rPr>
        <w:t>formats</w:t>
      </w:r>
      <w:r>
        <w:rPr>
          <w:rFonts w:ascii="Helvetica" w:hAnsi="Helvetica" w:cs="Helvetica"/>
          <w:color w:val="31708F"/>
          <w:sz w:val="21"/>
          <w:szCs w:val="21"/>
        </w:rPr>
        <w:t> </w:t>
      </w:r>
      <w:r>
        <w:rPr>
          <w:rFonts w:ascii="Helvetica" w:hAnsi="Helvetica" w:cs="Helvetica"/>
          <w:color w:val="31708F"/>
          <w:sz w:val="21"/>
          <w:szCs w:val="21"/>
        </w:rPr>
        <w:t>和</w:t>
      </w:r>
      <w:r>
        <w:rPr>
          <w:rFonts w:ascii="Helvetica" w:hAnsi="Helvetica" w:cs="Helvetica"/>
          <w:color w:val="31708F"/>
          <w:sz w:val="21"/>
          <w:szCs w:val="21"/>
        </w:rPr>
        <w:t> </w:t>
      </w:r>
      <w:r>
        <w:rPr>
          <w:rStyle w:val="broken-link"/>
          <w:rFonts w:ascii="Helvetica" w:hAnsi="Helvetica" w:cs="Helvetica"/>
          <w:color w:val="31708F"/>
          <w:sz w:val="21"/>
          <w:szCs w:val="21"/>
        </w:rPr>
        <w:t>languages</w:t>
      </w:r>
      <w:r>
        <w:rPr>
          <w:rFonts w:ascii="Helvetica" w:hAnsi="Helvetica" w:cs="Helvetica"/>
          <w:color w:val="31708F"/>
          <w:sz w:val="21"/>
          <w:szCs w:val="21"/>
        </w:rPr>
        <w:t> </w:t>
      </w:r>
      <w:r>
        <w:rPr>
          <w:rFonts w:ascii="Helvetica" w:hAnsi="Helvetica" w:cs="Helvetica"/>
          <w:color w:val="31708F"/>
          <w:sz w:val="21"/>
          <w:szCs w:val="21"/>
        </w:rPr>
        <w:t>第一个配置项。</w:t>
      </w:r>
    </w:p>
    <w:p w:rsidR="00B510F7" w:rsidRDefault="00B510F7" w:rsidP="0024589A"/>
    <w:p w:rsidR="00736DE1" w:rsidRDefault="00736DE1" w:rsidP="00736DE1">
      <w:pPr>
        <w:outlineLvl w:val="3"/>
      </w:pPr>
      <w:r>
        <w:rPr>
          <w:rFonts w:hint="eastAsia"/>
        </w:rPr>
        <w:t>2.4</w:t>
      </w:r>
      <w:r>
        <w:rPr>
          <w:rFonts w:hint="eastAsia"/>
        </w:rPr>
        <w:t>、</w:t>
      </w:r>
      <w:r>
        <w:rPr>
          <w:rFonts w:hint="eastAsia"/>
        </w:rPr>
        <w:t>HttpCache</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HttpCache </w:t>
      </w:r>
      <w:r>
        <w:rPr>
          <w:rFonts w:ascii="Helvetica" w:hAnsi="Helvetica" w:cs="Helvetica"/>
          <w:color w:val="333333"/>
          <w:sz w:val="21"/>
          <w:szCs w:val="21"/>
        </w:rPr>
        <w:t>利用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Last-Modified</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Etag</w:t>
      </w:r>
      <w:r>
        <w:rPr>
          <w:rFonts w:ascii="Helvetica" w:hAnsi="Helvetica" w:cs="Helvetica"/>
          <w:color w:val="333333"/>
          <w:sz w:val="21"/>
          <w:szCs w:val="21"/>
        </w:rPr>
        <w:t> HTTP</w:t>
      </w:r>
      <w:r>
        <w:rPr>
          <w:rFonts w:ascii="Helvetica" w:hAnsi="Helvetica" w:cs="Helvetica"/>
          <w:color w:val="333333"/>
          <w:sz w:val="21"/>
          <w:szCs w:val="21"/>
        </w:rPr>
        <w:t>头实现客户端缓存。</w:t>
      </w:r>
      <w:r>
        <w:rPr>
          <w:rFonts w:ascii="Helvetica" w:hAnsi="Helvetica" w:cs="Helvetica"/>
          <w:color w:val="333333"/>
          <w:sz w:val="21"/>
          <w:szCs w:val="21"/>
        </w:rPr>
        <w:t xml:space="preserve"> </w:t>
      </w:r>
      <w:r>
        <w:rPr>
          <w:rFonts w:ascii="Helvetica" w:hAnsi="Helvetica" w:cs="Helvetica"/>
          <w:color w:val="333333"/>
          <w:sz w:val="21"/>
          <w:szCs w:val="21"/>
        </w:rPr>
        <w:t>例如：</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HttpCache</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HttpCache::className(),</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'only'</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'index'</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'lastModified'</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params"/>
          <w:rFonts w:ascii="Consolas" w:hAnsi="Consolas" w:cs="Consolas"/>
          <w:color w:val="444444"/>
          <w:shd w:val="clear" w:color="auto" w:fill="F0F0F0"/>
        </w:rPr>
        <w:t>(</w:t>
      </w:r>
      <w:r>
        <w:rPr>
          <w:rStyle w:val="hljs-variable"/>
          <w:rFonts w:ascii="Consolas" w:hAnsi="Consolas" w:cs="Consolas"/>
          <w:color w:val="BC6060"/>
          <w:shd w:val="clear" w:color="auto" w:fill="F0F0F0"/>
        </w:rPr>
        <w:t>$action</w:t>
      </w:r>
      <w:r>
        <w:rPr>
          <w:rStyle w:val="hljs-params"/>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$params</w:t>
      </w:r>
      <w:r>
        <w:rPr>
          <w:rStyle w:val="hljs-params"/>
          <w:rFonts w:ascii="Consolas" w:hAnsi="Consolas" w:cs="Consolas"/>
          <w:color w:val="444444"/>
          <w:shd w:val="clear" w:color="auto" w:fill="F0F0F0"/>
        </w:rPr>
        <w:t>)</w:t>
      </w: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$q</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\yii\db\Query();</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$q</w:t>
      </w:r>
      <w:r>
        <w:rPr>
          <w:rStyle w:val="HTML"/>
          <w:rFonts w:ascii="Consolas" w:hAnsi="Consolas" w:cs="Consolas"/>
          <w:color w:val="444444"/>
          <w:shd w:val="clear" w:color="auto" w:fill="F0F0F0"/>
        </w:rPr>
        <w:t>-&gt;from(</w:t>
      </w:r>
      <w:r>
        <w:rPr>
          <w:rStyle w:val="hljs-string"/>
          <w:rFonts w:ascii="Consolas" w:hAnsi="Consolas" w:cs="Consolas"/>
          <w:color w:val="880000"/>
          <w:shd w:val="clear" w:color="auto" w:fill="F0F0F0"/>
        </w:rPr>
        <w:t>'user'</w:t>
      </w:r>
      <w:r>
        <w:rPr>
          <w:rStyle w:val="HTML"/>
          <w:rFonts w:ascii="Consolas" w:hAnsi="Consolas" w:cs="Consolas"/>
          <w:color w:val="444444"/>
          <w:shd w:val="clear" w:color="auto" w:fill="F0F0F0"/>
        </w:rPr>
        <w:t>)-&gt;max(</w:t>
      </w:r>
      <w:r>
        <w:rPr>
          <w:rStyle w:val="hljs-string"/>
          <w:rFonts w:ascii="Consolas" w:hAnsi="Consolas" w:cs="Consolas"/>
          <w:color w:val="880000"/>
          <w:shd w:val="clear" w:color="auto" w:fill="F0F0F0"/>
        </w:rPr>
        <w:t>'updated_at'</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更多关于使用</w:t>
      </w:r>
      <w:r>
        <w:rPr>
          <w:rFonts w:ascii="Helvetica" w:hAnsi="Helvetica" w:cs="Helvetica"/>
          <w:color w:val="333333"/>
          <w:sz w:val="21"/>
          <w:szCs w:val="21"/>
        </w:rPr>
        <w:t xml:space="preserve"> HttpCache </w:t>
      </w:r>
      <w:r>
        <w:rPr>
          <w:rFonts w:ascii="Helvetica" w:hAnsi="Helvetica" w:cs="Helvetica"/>
          <w:color w:val="333333"/>
          <w:sz w:val="21"/>
          <w:szCs w:val="21"/>
        </w:rPr>
        <w:t>详情请参阅</w:t>
      </w:r>
      <w:r>
        <w:rPr>
          <w:rFonts w:ascii="Helvetica" w:hAnsi="Helvetica" w:cs="Helvetica"/>
          <w:color w:val="333333"/>
          <w:sz w:val="21"/>
          <w:szCs w:val="21"/>
        </w:rPr>
        <w:t> </w:t>
      </w:r>
      <w:hyperlink r:id="rId179" w:history="1">
        <w:r>
          <w:rPr>
            <w:rStyle w:val="a4"/>
            <w:rFonts w:ascii="Helvetica" w:hAnsi="Helvetica" w:cs="Helvetica"/>
            <w:color w:val="337AB7"/>
            <w:sz w:val="21"/>
            <w:szCs w:val="21"/>
          </w:rPr>
          <w:t xml:space="preserve">HTTP </w:t>
        </w:r>
        <w:r>
          <w:rPr>
            <w:rStyle w:val="a4"/>
            <w:rFonts w:ascii="Helvetica" w:hAnsi="Helvetica" w:cs="Helvetica"/>
            <w:color w:val="337AB7"/>
            <w:sz w:val="21"/>
            <w:szCs w:val="21"/>
          </w:rPr>
          <w:t>缓存</w:t>
        </w:r>
      </w:hyperlink>
      <w:r>
        <w:rPr>
          <w:rFonts w:ascii="Helvetica" w:hAnsi="Helvetica" w:cs="Helvetica"/>
          <w:color w:val="333333"/>
          <w:sz w:val="21"/>
          <w:szCs w:val="21"/>
        </w:rPr>
        <w:t> </w:t>
      </w:r>
      <w:r>
        <w:rPr>
          <w:rFonts w:ascii="Helvetica" w:hAnsi="Helvetica" w:cs="Helvetica"/>
          <w:color w:val="333333"/>
          <w:sz w:val="21"/>
          <w:szCs w:val="21"/>
        </w:rPr>
        <w:t>一节。</w:t>
      </w:r>
    </w:p>
    <w:p w:rsidR="00736DE1" w:rsidRDefault="00736DE1" w:rsidP="0024589A"/>
    <w:p w:rsidR="00736DE1" w:rsidRDefault="00736DE1" w:rsidP="00736DE1">
      <w:pPr>
        <w:outlineLvl w:val="3"/>
      </w:pPr>
      <w:r>
        <w:rPr>
          <w:rFonts w:hint="eastAsia"/>
        </w:rPr>
        <w:t>2.5</w:t>
      </w:r>
      <w:r>
        <w:rPr>
          <w:rFonts w:hint="eastAsia"/>
        </w:rPr>
        <w:t>、</w:t>
      </w:r>
      <w:r>
        <w:t>PageCache</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PageCache </w:t>
      </w:r>
      <w:r>
        <w:rPr>
          <w:rFonts w:ascii="Helvetica" w:hAnsi="Helvetica" w:cs="Helvetica"/>
          <w:color w:val="333333"/>
          <w:sz w:val="21"/>
          <w:szCs w:val="21"/>
        </w:rPr>
        <w:t>实现服务器端整个页面的缓存。如下示例所示，</w:t>
      </w:r>
      <w:r>
        <w:rPr>
          <w:rFonts w:ascii="Helvetica" w:hAnsi="Helvetica" w:cs="Helvetica"/>
          <w:color w:val="333333"/>
          <w:sz w:val="21"/>
          <w:szCs w:val="21"/>
        </w:rPr>
        <w:t>PageCache</w:t>
      </w:r>
      <w:r>
        <w:rPr>
          <w:rFonts w:ascii="Helvetica" w:hAnsi="Helvetica" w:cs="Helvetica"/>
          <w:color w:val="333333"/>
          <w:sz w:val="21"/>
          <w:szCs w:val="21"/>
        </w:rPr>
        <w:t>应用在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index</w:t>
      </w:r>
      <w:r>
        <w:rPr>
          <w:rFonts w:ascii="Helvetica" w:hAnsi="Helvetica" w:cs="Helvetica"/>
          <w:color w:val="333333"/>
          <w:sz w:val="21"/>
          <w:szCs w:val="21"/>
        </w:rPr>
        <w:t> </w:t>
      </w:r>
      <w:r>
        <w:rPr>
          <w:rFonts w:ascii="Helvetica" w:hAnsi="Helvetica" w:cs="Helvetica"/>
          <w:color w:val="333333"/>
          <w:sz w:val="21"/>
          <w:szCs w:val="21"/>
        </w:rPr>
        <w:t>动作，</w:t>
      </w:r>
      <w:r>
        <w:rPr>
          <w:rFonts w:ascii="Helvetica" w:hAnsi="Helvetica" w:cs="Helvetica"/>
          <w:color w:val="333333"/>
          <w:sz w:val="21"/>
          <w:szCs w:val="21"/>
        </w:rPr>
        <w:t xml:space="preserve"> </w:t>
      </w:r>
      <w:r>
        <w:rPr>
          <w:rFonts w:ascii="Helvetica" w:hAnsi="Helvetica" w:cs="Helvetica"/>
          <w:color w:val="333333"/>
          <w:sz w:val="21"/>
          <w:szCs w:val="21"/>
        </w:rPr>
        <w:t>缓存整个页面</w:t>
      </w:r>
      <w:r>
        <w:rPr>
          <w:rFonts w:ascii="Helvetica" w:hAnsi="Helvetica" w:cs="Helvetica"/>
          <w:color w:val="333333"/>
          <w:sz w:val="21"/>
          <w:szCs w:val="21"/>
        </w:rPr>
        <w:t xml:space="preserve"> 60 </w:t>
      </w:r>
      <w:r>
        <w:rPr>
          <w:rFonts w:ascii="Helvetica" w:hAnsi="Helvetica" w:cs="Helvetica"/>
          <w:color w:val="333333"/>
          <w:sz w:val="21"/>
          <w:szCs w:val="21"/>
        </w:rPr>
        <w:t>秒或</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post</w:t>
      </w:r>
      <w:r>
        <w:rPr>
          <w:rFonts w:ascii="Helvetica" w:hAnsi="Helvetica" w:cs="Helvetica"/>
          <w:color w:val="333333"/>
          <w:sz w:val="21"/>
          <w:szCs w:val="21"/>
        </w:rPr>
        <w:t> </w:t>
      </w:r>
      <w:r>
        <w:rPr>
          <w:rFonts w:ascii="Helvetica" w:hAnsi="Helvetica" w:cs="Helvetica"/>
          <w:color w:val="333333"/>
          <w:sz w:val="21"/>
          <w:szCs w:val="21"/>
        </w:rPr>
        <w:t>表的记录数发生变化。</w:t>
      </w:r>
      <w:r>
        <w:rPr>
          <w:rFonts w:ascii="Helvetica" w:hAnsi="Helvetica" w:cs="Helvetica"/>
          <w:color w:val="333333"/>
          <w:sz w:val="21"/>
          <w:szCs w:val="21"/>
        </w:rPr>
        <w:t xml:space="preserve"> </w:t>
      </w:r>
      <w:r>
        <w:rPr>
          <w:rFonts w:ascii="Helvetica" w:hAnsi="Helvetica" w:cs="Helvetica"/>
          <w:color w:val="333333"/>
          <w:sz w:val="21"/>
          <w:szCs w:val="21"/>
        </w:rPr>
        <w:t>它也会根据不同应用语言保存不同的页面版本。</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PageCache</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caching</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DbDependency</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'pageCache'</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PageCache::className(),</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'only'</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'index'</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'duration'</w:t>
      </w:r>
      <w:r>
        <w:rPr>
          <w:rStyle w:val="HTML"/>
          <w:rFonts w:ascii="Consolas" w:hAnsi="Consolas" w:cs="Consolas"/>
          <w:color w:val="444444"/>
          <w:shd w:val="clear" w:color="auto" w:fill="F0F0F0"/>
        </w:rPr>
        <w:t xml:space="preserve"> =&gt; </w:t>
      </w:r>
      <w:r>
        <w:rPr>
          <w:rStyle w:val="hljs-number"/>
          <w:rFonts w:ascii="Consolas" w:hAnsi="Consolas" w:cs="Consolas"/>
          <w:color w:val="880000"/>
          <w:shd w:val="clear" w:color="auto" w:fill="F0F0F0"/>
        </w:rPr>
        <w:t>60</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'dependency'</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DbDependency::className(),</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'sql'</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'SELECT COUNT(*) FROM post'</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'variations'</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-&gt;language,</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更多关于使用</w:t>
      </w:r>
      <w:r>
        <w:rPr>
          <w:rFonts w:ascii="Helvetica" w:hAnsi="Helvetica" w:cs="Helvetica"/>
          <w:color w:val="333333"/>
          <w:sz w:val="21"/>
          <w:szCs w:val="21"/>
        </w:rPr>
        <w:t>PageCache</w:t>
      </w:r>
      <w:r>
        <w:rPr>
          <w:rFonts w:ascii="Helvetica" w:hAnsi="Helvetica" w:cs="Helvetica"/>
          <w:color w:val="333333"/>
          <w:sz w:val="21"/>
          <w:szCs w:val="21"/>
        </w:rPr>
        <w:t>详情请参阅</w:t>
      </w:r>
      <w:r>
        <w:rPr>
          <w:rFonts w:ascii="Helvetica" w:hAnsi="Helvetica" w:cs="Helvetica"/>
          <w:color w:val="333333"/>
          <w:sz w:val="21"/>
          <w:szCs w:val="21"/>
        </w:rPr>
        <w:t> </w:t>
      </w:r>
      <w:hyperlink r:id="rId180" w:history="1">
        <w:r>
          <w:rPr>
            <w:rStyle w:val="a4"/>
            <w:rFonts w:ascii="Helvetica" w:hAnsi="Helvetica" w:cs="Helvetica"/>
            <w:color w:val="337AB7"/>
            <w:sz w:val="21"/>
            <w:szCs w:val="21"/>
          </w:rPr>
          <w:t>页面缓存</w:t>
        </w:r>
      </w:hyperlink>
      <w:r>
        <w:rPr>
          <w:rFonts w:ascii="Helvetica" w:hAnsi="Helvetica" w:cs="Helvetica"/>
          <w:color w:val="333333"/>
          <w:sz w:val="21"/>
          <w:szCs w:val="21"/>
        </w:rPr>
        <w:t> </w:t>
      </w:r>
      <w:r>
        <w:rPr>
          <w:rFonts w:ascii="Helvetica" w:hAnsi="Helvetica" w:cs="Helvetica"/>
          <w:color w:val="333333"/>
          <w:sz w:val="21"/>
          <w:szCs w:val="21"/>
        </w:rPr>
        <w:t>一节。</w:t>
      </w:r>
    </w:p>
    <w:p w:rsidR="00736DE1" w:rsidRDefault="00736DE1" w:rsidP="0024589A"/>
    <w:p w:rsidR="00736DE1" w:rsidRDefault="00736DE1" w:rsidP="00736DE1">
      <w:pPr>
        <w:outlineLvl w:val="3"/>
      </w:pPr>
      <w:r>
        <w:rPr>
          <w:rFonts w:hint="eastAsia"/>
        </w:rPr>
        <w:t>2.6</w:t>
      </w:r>
      <w:r>
        <w:rPr>
          <w:rFonts w:hint="eastAsia"/>
        </w:rPr>
        <w:t>、</w:t>
      </w:r>
      <w:r w:rsidRPr="00736DE1">
        <w:rPr>
          <w:rFonts w:hint="eastAsia"/>
        </w:rPr>
        <w:t>漏桶算法</w:t>
      </w:r>
      <w:r>
        <w:rPr>
          <w:rFonts w:hint="eastAsia"/>
        </w:rPr>
        <w:t>R</w:t>
      </w:r>
      <w:r>
        <w:t>ateLimiter</w:t>
      </w:r>
    </w:p>
    <w:p w:rsidR="00B510F7" w:rsidRDefault="00736DE1" w:rsidP="0024589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RateLimiter </w:t>
      </w:r>
      <w:r>
        <w:rPr>
          <w:rFonts w:ascii="Helvetica" w:hAnsi="Helvetica" w:cs="Helvetica"/>
          <w:color w:val="333333"/>
          <w:szCs w:val="21"/>
          <w:shd w:val="clear" w:color="auto" w:fill="FFFFFF"/>
        </w:rPr>
        <w:t>根据</w:t>
      </w:r>
      <w:r>
        <w:rPr>
          <w:rFonts w:ascii="Helvetica" w:hAnsi="Helvetica" w:cs="Helvetica"/>
          <w:color w:val="333333"/>
          <w:szCs w:val="21"/>
          <w:shd w:val="clear" w:color="auto" w:fill="FFFFFF"/>
        </w:rPr>
        <w:t> </w:t>
      </w:r>
      <w:hyperlink r:id="rId181" w:history="1">
        <w:r>
          <w:rPr>
            <w:rStyle w:val="a4"/>
            <w:rFonts w:ascii="Helvetica" w:hAnsi="Helvetica" w:cs="Helvetica"/>
            <w:color w:val="337AB7"/>
            <w:szCs w:val="21"/>
            <w:shd w:val="clear" w:color="auto" w:fill="FFFFFF"/>
          </w:rPr>
          <w:t>漏桶算法</w:t>
        </w:r>
      </w:hyperlink>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来实现速率限制。</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主要用在实现</w:t>
      </w:r>
      <w:r>
        <w:rPr>
          <w:rFonts w:ascii="Helvetica" w:hAnsi="Helvetica" w:cs="Helvetica"/>
          <w:color w:val="333333"/>
          <w:szCs w:val="21"/>
          <w:shd w:val="clear" w:color="auto" w:fill="FFFFFF"/>
        </w:rPr>
        <w:t>RESTful APIs</w:t>
      </w:r>
      <w:r>
        <w:rPr>
          <w:rFonts w:ascii="Helvetica" w:hAnsi="Helvetica" w:cs="Helvetica"/>
          <w:color w:val="333333"/>
          <w:szCs w:val="21"/>
          <w:shd w:val="clear" w:color="auto" w:fill="FFFFFF"/>
        </w:rPr>
        <w:t>，更多关于该过滤器详情请参阅</w:t>
      </w:r>
      <w:r>
        <w:rPr>
          <w:rFonts w:ascii="Helvetica" w:hAnsi="Helvetica" w:cs="Helvetica"/>
          <w:color w:val="333333"/>
          <w:szCs w:val="21"/>
          <w:shd w:val="clear" w:color="auto" w:fill="FFFFFF"/>
        </w:rPr>
        <w:t> </w:t>
      </w:r>
      <w:hyperlink r:id="rId182" w:history="1">
        <w:r>
          <w:rPr>
            <w:rStyle w:val="a4"/>
            <w:rFonts w:ascii="Helvetica" w:hAnsi="Helvetica" w:cs="Helvetica"/>
            <w:color w:val="337AB7"/>
            <w:szCs w:val="21"/>
            <w:shd w:val="clear" w:color="auto" w:fill="FFFFFF"/>
          </w:rPr>
          <w:t>Rate Limiting</w:t>
        </w:r>
      </w:hyperlink>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一节。</w:t>
      </w:r>
    </w:p>
    <w:p w:rsidR="00736DE1" w:rsidRDefault="00736DE1" w:rsidP="0024589A">
      <w:pPr>
        <w:rPr>
          <w:rFonts w:ascii="Helvetica" w:hAnsi="Helvetica" w:cs="Helvetica"/>
          <w:color w:val="333333"/>
          <w:szCs w:val="21"/>
          <w:shd w:val="clear" w:color="auto" w:fill="FFFFFF"/>
        </w:rPr>
      </w:pPr>
    </w:p>
    <w:p w:rsidR="00736DE1" w:rsidRDefault="00736DE1" w:rsidP="00FC620A">
      <w:pPr>
        <w:outlineLvl w:val="3"/>
      </w:pPr>
      <w:r>
        <w:rPr>
          <w:rFonts w:hint="eastAsia"/>
        </w:rPr>
        <w:t>2.7</w:t>
      </w:r>
      <w:r>
        <w:rPr>
          <w:rFonts w:hint="eastAsia"/>
        </w:rPr>
        <w:t>、</w:t>
      </w:r>
      <w:r>
        <w:rPr>
          <w:rFonts w:hint="eastAsia"/>
        </w:rPr>
        <w:t>VerbFilter</w:t>
      </w:r>
    </w:p>
    <w:p w:rsidR="00736DE1" w:rsidRDefault="00736DE1" w:rsidP="00736DE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VerbFilter</w:t>
      </w:r>
      <w:r>
        <w:rPr>
          <w:rFonts w:ascii="Helvetica" w:hAnsi="Helvetica" w:cs="Helvetica"/>
          <w:color w:val="333333"/>
          <w:sz w:val="21"/>
          <w:szCs w:val="21"/>
        </w:rPr>
        <w:t>检查请求动作的</w:t>
      </w:r>
      <w:r>
        <w:rPr>
          <w:rFonts w:ascii="Helvetica" w:hAnsi="Helvetica" w:cs="Helvetica"/>
          <w:color w:val="333333"/>
          <w:sz w:val="21"/>
          <w:szCs w:val="21"/>
        </w:rPr>
        <w:t>HTTP</w:t>
      </w:r>
      <w:r>
        <w:rPr>
          <w:rFonts w:ascii="Helvetica" w:hAnsi="Helvetica" w:cs="Helvetica"/>
          <w:color w:val="333333"/>
          <w:sz w:val="21"/>
          <w:szCs w:val="21"/>
        </w:rPr>
        <w:t>请求方式是否允许执行，</w:t>
      </w:r>
      <w:r>
        <w:rPr>
          <w:rFonts w:ascii="Helvetica" w:hAnsi="Helvetica" w:cs="Helvetica"/>
          <w:color w:val="333333"/>
          <w:sz w:val="21"/>
          <w:szCs w:val="21"/>
        </w:rPr>
        <w:t xml:space="preserve"> </w:t>
      </w:r>
      <w:r>
        <w:rPr>
          <w:rFonts w:ascii="Helvetica" w:hAnsi="Helvetica" w:cs="Helvetica"/>
          <w:color w:val="333333"/>
          <w:sz w:val="21"/>
          <w:szCs w:val="21"/>
        </w:rPr>
        <w:t>如果不允许，会抛出</w:t>
      </w:r>
      <w:r>
        <w:rPr>
          <w:rFonts w:ascii="Helvetica" w:hAnsi="Helvetica" w:cs="Helvetica"/>
          <w:color w:val="333333"/>
          <w:sz w:val="21"/>
          <w:szCs w:val="21"/>
        </w:rPr>
        <w:t>HTTP 405</w:t>
      </w:r>
      <w:r>
        <w:rPr>
          <w:rFonts w:ascii="Helvetica" w:hAnsi="Helvetica" w:cs="Helvetica"/>
          <w:color w:val="333333"/>
          <w:sz w:val="21"/>
          <w:szCs w:val="21"/>
        </w:rPr>
        <w:t>异常。</w:t>
      </w:r>
      <w:r>
        <w:rPr>
          <w:rFonts w:ascii="Helvetica" w:hAnsi="Helvetica" w:cs="Helvetica"/>
          <w:color w:val="333333"/>
          <w:sz w:val="21"/>
          <w:szCs w:val="21"/>
        </w:rPr>
        <w:t xml:space="preserve"> </w:t>
      </w:r>
      <w:r>
        <w:rPr>
          <w:rFonts w:ascii="Helvetica" w:hAnsi="Helvetica" w:cs="Helvetica"/>
          <w:color w:val="333333"/>
          <w:sz w:val="21"/>
          <w:szCs w:val="21"/>
        </w:rPr>
        <w:t>如下示例，</w:t>
      </w:r>
      <w:r>
        <w:rPr>
          <w:rFonts w:ascii="Helvetica" w:hAnsi="Helvetica" w:cs="Helvetica"/>
          <w:color w:val="333333"/>
          <w:sz w:val="21"/>
          <w:szCs w:val="21"/>
        </w:rPr>
        <w:t>VerbFilter</w:t>
      </w:r>
      <w:r>
        <w:rPr>
          <w:rFonts w:ascii="Helvetica" w:hAnsi="Helvetica" w:cs="Helvetica"/>
          <w:color w:val="333333"/>
          <w:sz w:val="21"/>
          <w:szCs w:val="21"/>
        </w:rPr>
        <w:t>指定</w:t>
      </w:r>
      <w:r>
        <w:rPr>
          <w:rFonts w:ascii="Helvetica" w:hAnsi="Helvetica" w:cs="Helvetica"/>
          <w:color w:val="333333"/>
          <w:sz w:val="21"/>
          <w:szCs w:val="21"/>
        </w:rPr>
        <w:t>CRUD</w:t>
      </w:r>
      <w:r>
        <w:rPr>
          <w:rFonts w:ascii="Helvetica" w:hAnsi="Helvetica" w:cs="Helvetica"/>
          <w:color w:val="333333"/>
          <w:sz w:val="21"/>
          <w:szCs w:val="21"/>
        </w:rPr>
        <w:t>动作所允许的请求方式。</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VerbFilter</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'verbs'</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VerbFilter::className(),</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'actions'</w:t>
      </w:r>
      <w:r>
        <w:rPr>
          <w:rStyle w:val="HTML"/>
          <w:rFonts w:ascii="Consolas" w:hAnsi="Consolas" w:cs="Consolas"/>
          <w:color w:val="444444"/>
          <w:shd w:val="clear" w:color="auto" w:fill="F0F0F0"/>
        </w:rPr>
        <w:t xml:space="preserve"> =&gt;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'index'</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'view'</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'create'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'post'</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'update'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'put'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'post'</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'delete'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'post'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'delete'</w:t>
      </w:r>
      <w:r>
        <w:rPr>
          <w:rStyle w:val="HTML"/>
          <w:rFonts w:ascii="Consolas" w:hAnsi="Consolas" w:cs="Consolas"/>
          <w:color w:val="444444"/>
          <w:shd w:val="clear" w:color="auto" w:fill="F0F0F0"/>
        </w:rPr>
        <w:t>],</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736DE1" w:rsidRDefault="00736DE1" w:rsidP="00736DE1">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HTML"/>
          <w:rFonts w:ascii="Consolas" w:hAnsi="Consolas" w:cs="Consolas"/>
          <w:color w:val="444444"/>
          <w:shd w:val="clear" w:color="auto" w:fill="F0F0F0"/>
        </w:rPr>
        <w:t>}</w:t>
      </w:r>
    </w:p>
    <w:p w:rsidR="0024589A" w:rsidRDefault="0024589A" w:rsidP="0024589A"/>
    <w:p w:rsidR="00736DE1" w:rsidRDefault="00FC620A" w:rsidP="00AA2836">
      <w:pPr>
        <w:outlineLvl w:val="3"/>
      </w:pPr>
      <w:r>
        <w:rPr>
          <w:rFonts w:hint="eastAsia"/>
        </w:rPr>
        <w:t>2.8</w:t>
      </w:r>
      <w:r>
        <w:rPr>
          <w:rFonts w:hint="eastAsia"/>
        </w:rPr>
        <w:t>、</w:t>
      </w:r>
      <w:r>
        <w:t>跨域资源共享</w:t>
      </w:r>
      <w:r>
        <w:rPr>
          <w:rFonts w:hint="eastAsia"/>
        </w:rPr>
        <w:t>Cors</w:t>
      </w:r>
    </w:p>
    <w:p w:rsidR="00FC620A" w:rsidRDefault="00FC620A" w:rsidP="00FC620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跨域资源共享</w:t>
      </w:r>
      <w:r>
        <w:rPr>
          <w:rFonts w:ascii="Helvetica" w:hAnsi="Helvetica" w:cs="Helvetica"/>
          <w:color w:val="333333"/>
          <w:sz w:val="21"/>
          <w:szCs w:val="21"/>
        </w:rPr>
        <w:t> </w:t>
      </w:r>
      <w:hyperlink r:id="rId183" w:history="1">
        <w:r>
          <w:rPr>
            <w:rStyle w:val="a4"/>
            <w:rFonts w:ascii="Helvetica" w:hAnsi="Helvetica" w:cs="Helvetica"/>
            <w:color w:val="337AB7"/>
            <w:sz w:val="21"/>
            <w:szCs w:val="21"/>
            <w:u w:val="none"/>
          </w:rPr>
          <w:t>CORS</w:t>
        </w:r>
      </w:hyperlink>
      <w:r>
        <w:rPr>
          <w:rFonts w:ascii="Helvetica" w:hAnsi="Helvetica" w:cs="Helvetica"/>
          <w:color w:val="333333"/>
          <w:sz w:val="21"/>
          <w:szCs w:val="21"/>
        </w:rPr>
        <w:t> </w:t>
      </w:r>
      <w:r>
        <w:rPr>
          <w:rFonts w:ascii="Helvetica" w:hAnsi="Helvetica" w:cs="Helvetica"/>
          <w:color w:val="333333"/>
          <w:sz w:val="21"/>
          <w:szCs w:val="21"/>
        </w:rPr>
        <w:t>机制允许一个网页的许多资源（例如字体、</w:t>
      </w:r>
      <w:r>
        <w:rPr>
          <w:rFonts w:ascii="Helvetica" w:hAnsi="Helvetica" w:cs="Helvetica"/>
          <w:color w:val="333333"/>
          <w:sz w:val="21"/>
          <w:szCs w:val="21"/>
        </w:rPr>
        <w:t>JavaScript</w:t>
      </w:r>
      <w:r>
        <w:rPr>
          <w:rFonts w:ascii="Helvetica" w:hAnsi="Helvetica" w:cs="Helvetica"/>
          <w:color w:val="333333"/>
          <w:sz w:val="21"/>
          <w:szCs w:val="21"/>
        </w:rPr>
        <w:t>等）</w:t>
      </w:r>
      <w:r>
        <w:rPr>
          <w:rFonts w:ascii="Helvetica" w:hAnsi="Helvetica" w:cs="Helvetica"/>
          <w:color w:val="333333"/>
          <w:sz w:val="21"/>
          <w:szCs w:val="21"/>
        </w:rPr>
        <w:t xml:space="preserve"> </w:t>
      </w:r>
      <w:r>
        <w:rPr>
          <w:rFonts w:ascii="Helvetica" w:hAnsi="Helvetica" w:cs="Helvetica"/>
          <w:color w:val="333333"/>
          <w:sz w:val="21"/>
          <w:szCs w:val="21"/>
        </w:rPr>
        <w:t>这些资源可以通过其他域名访问获取。</w:t>
      </w:r>
      <w:r>
        <w:rPr>
          <w:rFonts w:ascii="Helvetica" w:hAnsi="Helvetica" w:cs="Helvetica"/>
          <w:color w:val="333333"/>
          <w:sz w:val="21"/>
          <w:szCs w:val="21"/>
        </w:rPr>
        <w:t xml:space="preserve"> </w:t>
      </w:r>
      <w:r>
        <w:rPr>
          <w:rFonts w:ascii="Helvetica" w:hAnsi="Helvetica" w:cs="Helvetica"/>
          <w:color w:val="333333"/>
          <w:sz w:val="21"/>
          <w:szCs w:val="21"/>
        </w:rPr>
        <w:t>特别是</w:t>
      </w:r>
      <w:r>
        <w:rPr>
          <w:rFonts w:ascii="Helvetica" w:hAnsi="Helvetica" w:cs="Helvetica"/>
          <w:color w:val="333333"/>
          <w:sz w:val="21"/>
          <w:szCs w:val="21"/>
        </w:rPr>
        <w:t xml:space="preserve"> JavaScript </w:t>
      </w:r>
      <w:r>
        <w:rPr>
          <w:rFonts w:ascii="Helvetica" w:hAnsi="Helvetica" w:cs="Helvetica"/>
          <w:color w:val="333333"/>
          <w:sz w:val="21"/>
          <w:szCs w:val="21"/>
        </w:rPr>
        <w:t>的</w:t>
      </w:r>
      <w:r>
        <w:rPr>
          <w:rFonts w:ascii="Helvetica" w:hAnsi="Helvetica" w:cs="Helvetica"/>
          <w:color w:val="333333"/>
          <w:sz w:val="21"/>
          <w:szCs w:val="21"/>
        </w:rPr>
        <w:t xml:space="preserve"> AJAX </w:t>
      </w:r>
      <w:r>
        <w:rPr>
          <w:rFonts w:ascii="Helvetica" w:hAnsi="Helvetica" w:cs="Helvetica"/>
          <w:color w:val="333333"/>
          <w:sz w:val="21"/>
          <w:szCs w:val="21"/>
        </w:rPr>
        <w:t>调用可使用</w:t>
      </w:r>
      <w:r>
        <w:rPr>
          <w:rFonts w:ascii="Helvetica" w:hAnsi="Helvetica" w:cs="Helvetica"/>
          <w:color w:val="333333"/>
          <w:sz w:val="21"/>
          <w:szCs w:val="21"/>
        </w:rPr>
        <w:t xml:space="preserve"> XMLHttpRequest </w:t>
      </w:r>
      <w:r>
        <w:rPr>
          <w:rFonts w:ascii="Helvetica" w:hAnsi="Helvetica" w:cs="Helvetica"/>
          <w:color w:val="333333"/>
          <w:sz w:val="21"/>
          <w:szCs w:val="21"/>
        </w:rPr>
        <w:t>机制，</w:t>
      </w:r>
      <w:r>
        <w:rPr>
          <w:rFonts w:ascii="Helvetica" w:hAnsi="Helvetica" w:cs="Helvetica"/>
          <w:color w:val="333333"/>
          <w:sz w:val="21"/>
          <w:szCs w:val="21"/>
        </w:rPr>
        <w:t xml:space="preserve"> </w:t>
      </w:r>
      <w:r>
        <w:rPr>
          <w:rFonts w:ascii="Helvetica" w:hAnsi="Helvetica" w:cs="Helvetica"/>
          <w:color w:val="333333"/>
          <w:sz w:val="21"/>
          <w:szCs w:val="21"/>
        </w:rPr>
        <w:t>由于同源安全策略该跨域请求会被网页浏览器禁止</w:t>
      </w:r>
      <w:r>
        <w:rPr>
          <w:rFonts w:ascii="Helvetica" w:hAnsi="Helvetica" w:cs="Helvetica"/>
          <w:color w:val="333333"/>
          <w:sz w:val="21"/>
          <w:szCs w:val="21"/>
        </w:rPr>
        <w:t>. CORS</w:t>
      </w:r>
      <w:r>
        <w:rPr>
          <w:rFonts w:ascii="Helvetica" w:hAnsi="Helvetica" w:cs="Helvetica"/>
          <w:color w:val="333333"/>
          <w:sz w:val="21"/>
          <w:szCs w:val="21"/>
        </w:rPr>
        <w:t>定义浏览器和服务器交互时哪些跨域请求允许和禁止。</w:t>
      </w:r>
    </w:p>
    <w:p w:rsidR="00FC620A" w:rsidRDefault="00602F22" w:rsidP="00FC620A">
      <w:pPr>
        <w:pStyle w:val="a9"/>
        <w:shd w:val="clear" w:color="auto" w:fill="FFFFFF"/>
        <w:spacing w:before="0" w:beforeAutospacing="0" w:after="150" w:afterAutospacing="0"/>
        <w:rPr>
          <w:rFonts w:ascii="Helvetica" w:hAnsi="Helvetica" w:cs="Helvetica"/>
          <w:color w:val="333333"/>
          <w:sz w:val="21"/>
          <w:szCs w:val="21"/>
        </w:rPr>
      </w:pPr>
      <w:hyperlink r:id="rId184" w:history="1">
        <w:r w:rsidR="00FC620A">
          <w:rPr>
            <w:rStyle w:val="a4"/>
            <w:rFonts w:ascii="Helvetica" w:hAnsi="Helvetica" w:cs="Helvetica"/>
            <w:color w:val="337AB7"/>
            <w:sz w:val="21"/>
            <w:szCs w:val="21"/>
            <w:u w:val="none"/>
          </w:rPr>
          <w:t>Cors filter</w:t>
        </w:r>
      </w:hyperlink>
      <w:r w:rsidR="00FC620A">
        <w:rPr>
          <w:rFonts w:ascii="Helvetica" w:hAnsi="Helvetica" w:cs="Helvetica"/>
          <w:color w:val="333333"/>
          <w:sz w:val="21"/>
          <w:szCs w:val="21"/>
        </w:rPr>
        <w:t> </w:t>
      </w:r>
      <w:r w:rsidR="00FC620A">
        <w:rPr>
          <w:rFonts w:ascii="Helvetica" w:hAnsi="Helvetica" w:cs="Helvetica"/>
          <w:color w:val="333333"/>
          <w:sz w:val="21"/>
          <w:szCs w:val="21"/>
        </w:rPr>
        <w:t>应在</w:t>
      </w:r>
      <w:r w:rsidR="00FC620A">
        <w:rPr>
          <w:rFonts w:ascii="Helvetica" w:hAnsi="Helvetica" w:cs="Helvetica"/>
          <w:color w:val="333333"/>
          <w:sz w:val="21"/>
          <w:szCs w:val="21"/>
        </w:rPr>
        <w:t xml:space="preserve"> </w:t>
      </w:r>
      <w:r w:rsidR="00FC620A">
        <w:rPr>
          <w:rFonts w:ascii="Helvetica" w:hAnsi="Helvetica" w:cs="Helvetica"/>
          <w:color w:val="333333"/>
          <w:sz w:val="21"/>
          <w:szCs w:val="21"/>
        </w:rPr>
        <w:t>授权</w:t>
      </w:r>
      <w:r w:rsidR="00FC620A">
        <w:rPr>
          <w:rFonts w:ascii="Helvetica" w:hAnsi="Helvetica" w:cs="Helvetica"/>
          <w:color w:val="333333"/>
          <w:sz w:val="21"/>
          <w:szCs w:val="21"/>
        </w:rPr>
        <w:t xml:space="preserve"> / </w:t>
      </w:r>
      <w:r w:rsidR="00FC620A">
        <w:rPr>
          <w:rFonts w:ascii="Helvetica" w:hAnsi="Helvetica" w:cs="Helvetica"/>
          <w:color w:val="333333"/>
          <w:sz w:val="21"/>
          <w:szCs w:val="21"/>
        </w:rPr>
        <w:t>认证</w:t>
      </w:r>
      <w:r w:rsidR="00FC620A">
        <w:rPr>
          <w:rFonts w:ascii="Helvetica" w:hAnsi="Helvetica" w:cs="Helvetica"/>
          <w:color w:val="333333"/>
          <w:sz w:val="21"/>
          <w:szCs w:val="21"/>
        </w:rPr>
        <w:t xml:space="preserve"> </w:t>
      </w:r>
      <w:r w:rsidR="00FC620A">
        <w:rPr>
          <w:rFonts w:ascii="Helvetica" w:hAnsi="Helvetica" w:cs="Helvetica"/>
          <w:color w:val="333333"/>
          <w:sz w:val="21"/>
          <w:szCs w:val="21"/>
        </w:rPr>
        <w:t>过滤器之前定义，</w:t>
      </w:r>
      <w:r w:rsidR="00FC620A">
        <w:rPr>
          <w:rFonts w:ascii="Helvetica" w:hAnsi="Helvetica" w:cs="Helvetica"/>
          <w:color w:val="333333"/>
          <w:sz w:val="21"/>
          <w:szCs w:val="21"/>
        </w:rPr>
        <w:t xml:space="preserve"> </w:t>
      </w:r>
      <w:r w:rsidR="00FC620A">
        <w:rPr>
          <w:rFonts w:ascii="Helvetica" w:hAnsi="Helvetica" w:cs="Helvetica"/>
          <w:color w:val="333333"/>
          <w:sz w:val="21"/>
          <w:szCs w:val="21"/>
        </w:rPr>
        <w:t>以保证</w:t>
      </w:r>
      <w:r w:rsidR="00FC620A">
        <w:rPr>
          <w:rFonts w:ascii="Helvetica" w:hAnsi="Helvetica" w:cs="Helvetica"/>
          <w:color w:val="333333"/>
          <w:sz w:val="21"/>
          <w:szCs w:val="21"/>
        </w:rPr>
        <w:t>CORS</w:t>
      </w:r>
      <w:r w:rsidR="00FC620A">
        <w:rPr>
          <w:rFonts w:ascii="Helvetica" w:hAnsi="Helvetica" w:cs="Helvetica"/>
          <w:color w:val="333333"/>
          <w:sz w:val="21"/>
          <w:szCs w:val="21"/>
        </w:rPr>
        <w:t>头部被发送。</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Cors</w:t>
      </w: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helpers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ArrayHelper</w:t>
      </w: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ArrayHelper::merge([</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Cors::className(),</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::behaviors());</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FC620A" w:rsidRDefault="00FC620A" w:rsidP="00FC620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如果要将</w:t>
      </w:r>
      <w:r>
        <w:rPr>
          <w:rFonts w:ascii="Helvetica" w:hAnsi="Helvetica" w:cs="Helvetica"/>
          <w:color w:val="333333"/>
          <w:sz w:val="21"/>
          <w:szCs w:val="21"/>
        </w:rPr>
        <w:t>CORS</w:t>
      </w:r>
      <w:r>
        <w:rPr>
          <w:rFonts w:ascii="Helvetica" w:hAnsi="Helvetica" w:cs="Helvetica"/>
          <w:color w:val="333333"/>
          <w:sz w:val="21"/>
          <w:szCs w:val="21"/>
        </w:rPr>
        <w:t>过滤器添加到你的</w:t>
      </w:r>
      <w:r>
        <w:rPr>
          <w:rFonts w:ascii="Helvetica" w:hAnsi="Helvetica" w:cs="Helvetica"/>
          <w:color w:val="333333"/>
          <w:sz w:val="21"/>
          <w:szCs w:val="21"/>
        </w:rPr>
        <w:t xml:space="preserve"> API </w:t>
      </w:r>
      <w:r>
        <w:rPr>
          <w:rFonts w:ascii="Helvetica" w:hAnsi="Helvetica" w:cs="Helvetica"/>
          <w:color w:val="333333"/>
          <w:sz w:val="21"/>
          <w:szCs w:val="21"/>
        </w:rPr>
        <w:t>中的</w:t>
      </w:r>
      <w:r>
        <w:rPr>
          <w:rFonts w:ascii="Helvetica" w:hAnsi="Helvetica" w:cs="Helvetica"/>
          <w:color w:val="333333"/>
          <w:sz w:val="21"/>
          <w:szCs w:val="21"/>
        </w:rPr>
        <w:t> </w:t>
      </w:r>
      <w:hyperlink r:id="rId185" w:history="1">
        <w:r>
          <w:rPr>
            <w:rStyle w:val="a4"/>
            <w:rFonts w:ascii="Helvetica" w:hAnsi="Helvetica" w:cs="Helvetica"/>
            <w:color w:val="337AB7"/>
            <w:sz w:val="21"/>
            <w:szCs w:val="21"/>
            <w:u w:val="none"/>
          </w:rPr>
          <w:t>yii\rest\ActiveController</w:t>
        </w:r>
      </w:hyperlink>
      <w:r>
        <w:rPr>
          <w:rFonts w:ascii="Helvetica" w:hAnsi="Helvetica" w:cs="Helvetica"/>
          <w:color w:val="333333"/>
          <w:sz w:val="21"/>
          <w:szCs w:val="21"/>
        </w:rPr>
        <w:t> </w:t>
      </w:r>
      <w:r>
        <w:rPr>
          <w:rFonts w:ascii="Helvetica" w:hAnsi="Helvetica" w:cs="Helvetica"/>
          <w:color w:val="333333"/>
          <w:sz w:val="21"/>
          <w:szCs w:val="21"/>
        </w:rPr>
        <w:t>类，</w:t>
      </w:r>
      <w:r>
        <w:rPr>
          <w:rFonts w:ascii="Helvetica" w:hAnsi="Helvetica" w:cs="Helvetica"/>
          <w:color w:val="333333"/>
          <w:sz w:val="21"/>
          <w:szCs w:val="21"/>
        </w:rPr>
        <w:t xml:space="preserve"> </w:t>
      </w:r>
      <w:r>
        <w:rPr>
          <w:rFonts w:ascii="Helvetica" w:hAnsi="Helvetica" w:cs="Helvetica"/>
          <w:color w:val="333333"/>
          <w:sz w:val="21"/>
          <w:szCs w:val="21"/>
        </w:rPr>
        <w:t>还要检查</w:t>
      </w:r>
      <w:r>
        <w:rPr>
          <w:rFonts w:ascii="Helvetica" w:hAnsi="Helvetica" w:cs="Helvetica"/>
          <w:color w:val="333333"/>
          <w:sz w:val="21"/>
          <w:szCs w:val="21"/>
        </w:rPr>
        <w:t> </w:t>
      </w:r>
      <w:hyperlink r:id="rId186" w:history="1">
        <w:r>
          <w:rPr>
            <w:rStyle w:val="a4"/>
            <w:rFonts w:ascii="Helvetica" w:hAnsi="Helvetica" w:cs="Helvetica"/>
            <w:color w:val="337AB7"/>
            <w:sz w:val="21"/>
            <w:szCs w:val="21"/>
            <w:u w:val="none"/>
          </w:rPr>
          <w:t>REST Controllers</w:t>
        </w:r>
      </w:hyperlink>
      <w:r>
        <w:rPr>
          <w:rFonts w:ascii="Helvetica" w:hAnsi="Helvetica" w:cs="Helvetica"/>
          <w:color w:val="333333"/>
          <w:sz w:val="21"/>
          <w:szCs w:val="21"/>
        </w:rPr>
        <w:t> </w:t>
      </w:r>
      <w:r>
        <w:rPr>
          <w:rFonts w:ascii="Helvetica" w:hAnsi="Helvetica" w:cs="Helvetica"/>
          <w:color w:val="333333"/>
          <w:sz w:val="21"/>
          <w:szCs w:val="21"/>
        </w:rPr>
        <w:t>中的部分。</w:t>
      </w:r>
    </w:p>
    <w:p w:rsidR="00FC620A" w:rsidRDefault="00FC620A" w:rsidP="00FC620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CROS</w:t>
      </w:r>
      <w:r>
        <w:rPr>
          <w:rFonts w:ascii="Helvetica" w:hAnsi="Helvetica" w:cs="Helvetica"/>
          <w:color w:val="333333"/>
          <w:sz w:val="21"/>
          <w:szCs w:val="21"/>
        </w:rPr>
        <w:t>过滤器可以通过</w:t>
      </w:r>
      <w:r>
        <w:rPr>
          <w:rFonts w:ascii="Helvetica" w:hAnsi="Helvetica" w:cs="Helvetica"/>
          <w:color w:val="333333"/>
          <w:sz w:val="21"/>
          <w:szCs w:val="21"/>
        </w:rPr>
        <w:t> </w:t>
      </w:r>
      <w:hyperlink r:id="rId187" w:anchor="$cors-detail" w:history="1">
        <w:r>
          <w:rPr>
            <w:rStyle w:val="a4"/>
            <w:rFonts w:ascii="Helvetica" w:hAnsi="Helvetica" w:cs="Helvetica"/>
            <w:color w:val="337AB7"/>
            <w:sz w:val="21"/>
            <w:szCs w:val="21"/>
            <w:u w:val="none"/>
          </w:rPr>
          <w:t>$cors</w:t>
        </w:r>
      </w:hyperlink>
      <w:r>
        <w:rPr>
          <w:rFonts w:ascii="Helvetica" w:hAnsi="Helvetica" w:cs="Helvetica"/>
          <w:color w:val="333333"/>
          <w:sz w:val="21"/>
          <w:szCs w:val="21"/>
        </w:rPr>
        <w:t> </w:t>
      </w:r>
      <w:r>
        <w:rPr>
          <w:rFonts w:ascii="Helvetica" w:hAnsi="Helvetica" w:cs="Helvetica"/>
          <w:color w:val="333333"/>
          <w:sz w:val="21"/>
          <w:szCs w:val="21"/>
        </w:rPr>
        <w:t>属性进行调整。</w:t>
      </w:r>
    </w:p>
    <w:p w:rsidR="00FC620A" w:rsidRDefault="00FC620A" w:rsidP="00FC620A">
      <w:pPr>
        <w:widowControl/>
        <w:numPr>
          <w:ilvl w:val="0"/>
          <w:numId w:val="10"/>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cors['Origin']</w:t>
      </w:r>
      <w:r>
        <w:rPr>
          <w:rFonts w:ascii="Helvetica" w:hAnsi="Helvetica" w:cs="Helvetica"/>
          <w:color w:val="333333"/>
          <w:szCs w:val="21"/>
        </w:rPr>
        <w:t>：定义允许来源的数组，可为</w:t>
      </w:r>
      <w:r>
        <w:rPr>
          <w:rFonts w:ascii="Helvetica" w:hAnsi="Helvetica" w:cs="Helvetica"/>
          <w:color w:val="333333"/>
          <w:szCs w:val="21"/>
        </w:rPr>
        <w:t> </w:t>
      </w:r>
      <w:r>
        <w:rPr>
          <w:rStyle w:val="HTML"/>
          <w:rFonts w:ascii="Consolas" w:hAnsi="Consolas" w:cs="Consolas"/>
          <w:color w:val="C7254E"/>
          <w:sz w:val="19"/>
          <w:szCs w:val="19"/>
          <w:shd w:val="clear" w:color="auto" w:fill="F9F2F4"/>
        </w:rPr>
        <w:t>['*']</w:t>
      </w:r>
      <w:r>
        <w:rPr>
          <w:rFonts w:ascii="Helvetica" w:hAnsi="Helvetica" w:cs="Helvetica"/>
          <w:color w:val="333333"/>
          <w:szCs w:val="21"/>
        </w:rPr>
        <w:t>（任何用户）或</w:t>
      </w:r>
      <w:r>
        <w:rPr>
          <w:rFonts w:ascii="Helvetica" w:hAnsi="Helvetica" w:cs="Helvetica"/>
          <w:color w:val="333333"/>
          <w:szCs w:val="21"/>
        </w:rPr>
        <w:t> </w:t>
      </w:r>
      <w:r>
        <w:rPr>
          <w:rStyle w:val="HTML"/>
          <w:rFonts w:ascii="Consolas" w:hAnsi="Consolas" w:cs="Consolas"/>
          <w:color w:val="C7254E"/>
          <w:sz w:val="19"/>
          <w:szCs w:val="19"/>
          <w:shd w:val="clear" w:color="auto" w:fill="F9F2F4"/>
        </w:rPr>
        <w:t>['http://www.myserver.net', 'http://www.myotherserver.com']</w:t>
      </w:r>
      <w:r>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color w:val="333333"/>
          <w:szCs w:val="21"/>
        </w:rPr>
        <w:t>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w:t>
      </w:r>
      <w:r>
        <w:rPr>
          <w:rFonts w:ascii="Helvetica" w:hAnsi="Helvetica" w:cs="Helvetica"/>
          <w:color w:val="333333"/>
          <w:szCs w:val="21"/>
        </w:rPr>
        <w:t>。</w:t>
      </w:r>
    </w:p>
    <w:p w:rsidR="00FC620A" w:rsidRDefault="00FC620A" w:rsidP="00FC620A">
      <w:pPr>
        <w:widowControl/>
        <w:numPr>
          <w:ilvl w:val="0"/>
          <w:numId w:val="10"/>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cors['Access-Control-Request-Method']</w:t>
      </w:r>
      <w:r>
        <w:rPr>
          <w:rFonts w:ascii="Helvetica" w:hAnsi="Helvetica" w:cs="Helvetica"/>
          <w:color w:val="333333"/>
          <w:szCs w:val="21"/>
        </w:rPr>
        <w:t>：允许动作数组如</w:t>
      </w:r>
      <w:r>
        <w:rPr>
          <w:rFonts w:ascii="Helvetica" w:hAnsi="Helvetica" w:cs="Helvetica"/>
          <w:color w:val="333333"/>
          <w:szCs w:val="21"/>
        </w:rPr>
        <w:t> </w:t>
      </w:r>
      <w:r>
        <w:rPr>
          <w:rStyle w:val="HTML"/>
          <w:rFonts w:ascii="Consolas" w:hAnsi="Consolas" w:cs="Consolas"/>
          <w:color w:val="C7254E"/>
          <w:sz w:val="19"/>
          <w:szCs w:val="19"/>
          <w:shd w:val="clear" w:color="auto" w:fill="F9F2F4"/>
        </w:rPr>
        <w:t>['GET', 'OPTIONS', 'HEAD']</w:t>
      </w:r>
      <w:r>
        <w:rPr>
          <w:rFonts w:ascii="Helvetica" w:hAnsi="Helvetica" w:cs="Helvetica"/>
          <w:color w:val="333333"/>
          <w:szCs w:val="21"/>
        </w:rPr>
        <w:t>。默认为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['GET', 'POST', 'PUT', 'PATCH', 'DELETE', 'HEAD', 'OPTIONS']</w:t>
      </w:r>
      <w:r>
        <w:rPr>
          <w:rFonts w:ascii="Helvetica" w:hAnsi="Helvetica" w:cs="Helvetica"/>
          <w:color w:val="333333"/>
          <w:szCs w:val="21"/>
        </w:rPr>
        <w:t>。</w:t>
      </w:r>
    </w:p>
    <w:p w:rsidR="00FC620A" w:rsidRDefault="00FC620A" w:rsidP="00FC620A">
      <w:pPr>
        <w:widowControl/>
        <w:numPr>
          <w:ilvl w:val="0"/>
          <w:numId w:val="10"/>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cors['Access-Control-Request-Headers']</w:t>
      </w:r>
      <w:r>
        <w:rPr>
          <w:rFonts w:ascii="Helvetica" w:hAnsi="Helvetica" w:cs="Helvetica"/>
          <w:color w:val="333333"/>
          <w:szCs w:val="21"/>
        </w:rPr>
        <w:t>：允许请求头部数组，可为</w:t>
      </w:r>
      <w:r>
        <w:rPr>
          <w:rFonts w:ascii="Helvetica" w:hAnsi="Helvetica" w:cs="Helvetica"/>
          <w:color w:val="333333"/>
          <w:szCs w:val="21"/>
        </w:rPr>
        <w:t> </w:t>
      </w:r>
      <w:r>
        <w:rPr>
          <w:rStyle w:val="HTML"/>
          <w:rFonts w:ascii="Consolas" w:hAnsi="Consolas" w:cs="Consolas"/>
          <w:color w:val="C7254E"/>
          <w:sz w:val="19"/>
          <w:szCs w:val="19"/>
          <w:shd w:val="clear" w:color="auto" w:fill="F9F2F4"/>
        </w:rPr>
        <w:t>['*']</w:t>
      </w:r>
      <w:r>
        <w:rPr>
          <w:rFonts w:ascii="Helvetica" w:hAnsi="Helvetica" w:cs="Helvetica"/>
          <w:color w:val="333333"/>
          <w:szCs w:val="21"/>
        </w:rPr>
        <w:t> </w:t>
      </w:r>
      <w:r>
        <w:rPr>
          <w:rFonts w:ascii="Helvetica" w:hAnsi="Helvetica" w:cs="Helvetica"/>
          <w:color w:val="333333"/>
          <w:szCs w:val="21"/>
        </w:rPr>
        <w:t>所有类型头部</w:t>
      </w:r>
      <w:r>
        <w:rPr>
          <w:rFonts w:ascii="Helvetica" w:hAnsi="Helvetica" w:cs="Helvetica"/>
          <w:color w:val="333333"/>
          <w:szCs w:val="21"/>
        </w:rPr>
        <w:t xml:space="preserve"> </w:t>
      </w:r>
      <w:r>
        <w:rPr>
          <w:rFonts w:ascii="Helvetica" w:hAnsi="Helvetica" w:cs="Helvetica"/>
          <w:color w:val="333333"/>
          <w:szCs w:val="21"/>
        </w:rPr>
        <w:t>或</w:t>
      </w:r>
      <w:r>
        <w:rPr>
          <w:rFonts w:ascii="Helvetica" w:hAnsi="Helvetica" w:cs="Helvetica"/>
          <w:color w:val="333333"/>
          <w:szCs w:val="21"/>
        </w:rPr>
        <w:t> </w:t>
      </w:r>
      <w:r>
        <w:rPr>
          <w:rStyle w:val="HTML"/>
          <w:rFonts w:ascii="Consolas" w:hAnsi="Consolas" w:cs="Consolas"/>
          <w:color w:val="C7254E"/>
          <w:sz w:val="19"/>
          <w:szCs w:val="19"/>
          <w:shd w:val="clear" w:color="auto" w:fill="F9F2F4"/>
        </w:rPr>
        <w:t>['X-Request-With']</w:t>
      </w:r>
      <w:r>
        <w:rPr>
          <w:rFonts w:ascii="Helvetica" w:hAnsi="Helvetica" w:cs="Helvetica"/>
          <w:color w:val="333333"/>
          <w:szCs w:val="21"/>
        </w:rPr>
        <w:t> </w:t>
      </w:r>
      <w:r>
        <w:rPr>
          <w:rFonts w:ascii="Helvetica" w:hAnsi="Helvetica" w:cs="Helvetica"/>
          <w:color w:val="333333"/>
          <w:szCs w:val="21"/>
        </w:rPr>
        <w:t>指定类型头部。默认为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w:t>
      </w:r>
      <w:r>
        <w:rPr>
          <w:rFonts w:ascii="Helvetica" w:hAnsi="Helvetica" w:cs="Helvetica"/>
          <w:color w:val="333333"/>
          <w:szCs w:val="21"/>
        </w:rPr>
        <w:t>。</w:t>
      </w:r>
    </w:p>
    <w:p w:rsidR="00FC620A" w:rsidRDefault="00FC620A" w:rsidP="00FC620A">
      <w:pPr>
        <w:widowControl/>
        <w:numPr>
          <w:ilvl w:val="0"/>
          <w:numId w:val="10"/>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cors['Access-Control-Allow-Credentials']</w:t>
      </w:r>
      <w:r>
        <w:rPr>
          <w:rFonts w:ascii="Helvetica" w:hAnsi="Helvetica" w:cs="Helvetica"/>
          <w:color w:val="333333"/>
          <w:szCs w:val="21"/>
        </w:rPr>
        <w:t>：定义当前请求是否使用证书，可为</w:t>
      </w:r>
      <w:r>
        <w:rPr>
          <w:rFonts w:ascii="Helvetica" w:hAnsi="Helvetica" w:cs="Helvetica"/>
          <w:color w:val="333333"/>
          <w:szCs w:val="21"/>
        </w:rPr>
        <w:t> </w:t>
      </w:r>
      <w:r>
        <w:rPr>
          <w:rStyle w:val="HTML"/>
          <w:rFonts w:ascii="Consolas" w:hAnsi="Consolas" w:cs="Consolas"/>
          <w:color w:val="C7254E"/>
          <w:sz w:val="19"/>
          <w:szCs w:val="19"/>
          <w:shd w:val="clear" w:color="auto" w:fill="F9F2F4"/>
        </w:rPr>
        <w:t>true</w:t>
      </w:r>
      <w:r>
        <w:rPr>
          <w:rFonts w:ascii="Helvetica" w:hAnsi="Helvetica" w:cs="Helvetica"/>
          <w:color w:val="333333"/>
          <w:szCs w:val="21"/>
        </w:rPr>
        <w:t>, </w:t>
      </w:r>
      <w:r>
        <w:rPr>
          <w:rStyle w:val="HTML"/>
          <w:rFonts w:ascii="Consolas" w:hAnsi="Consolas" w:cs="Consolas"/>
          <w:color w:val="C7254E"/>
          <w:sz w:val="19"/>
          <w:szCs w:val="19"/>
          <w:shd w:val="clear" w:color="auto" w:fill="F9F2F4"/>
        </w:rPr>
        <w:t>false</w:t>
      </w:r>
      <w:r>
        <w:rPr>
          <w:rFonts w:ascii="Helvetica" w:hAnsi="Helvetica" w:cs="Helvetica"/>
          <w:color w:val="333333"/>
          <w:szCs w:val="21"/>
        </w:rPr>
        <w:t> </w:t>
      </w:r>
      <w:r>
        <w:rPr>
          <w:rFonts w:ascii="Helvetica" w:hAnsi="Helvetica" w:cs="Helvetica"/>
          <w:color w:val="333333"/>
          <w:szCs w:val="21"/>
        </w:rPr>
        <w:t>或</w:t>
      </w:r>
      <w:r>
        <w:rPr>
          <w:rFonts w:ascii="Helvetica" w:hAnsi="Helvetica" w:cs="Helvetica"/>
          <w:color w:val="333333"/>
          <w:szCs w:val="21"/>
        </w:rPr>
        <w:t> </w:t>
      </w:r>
      <w:r>
        <w:rPr>
          <w:rStyle w:val="HTML"/>
          <w:rFonts w:ascii="Consolas" w:hAnsi="Consolas" w:cs="Consolas"/>
          <w:color w:val="C7254E"/>
          <w:sz w:val="19"/>
          <w:szCs w:val="19"/>
          <w:shd w:val="clear" w:color="auto" w:fill="F9F2F4"/>
        </w:rPr>
        <w:t>null</w:t>
      </w:r>
      <w:r>
        <w:rPr>
          <w:rFonts w:ascii="Helvetica" w:hAnsi="Helvetica" w:cs="Helvetica"/>
          <w:color w:val="333333"/>
          <w:szCs w:val="21"/>
        </w:rPr>
        <w:t> (</w:t>
      </w:r>
      <w:r>
        <w:rPr>
          <w:rFonts w:ascii="Helvetica" w:hAnsi="Helvetica" w:cs="Helvetica"/>
          <w:color w:val="333333"/>
          <w:szCs w:val="21"/>
        </w:rPr>
        <w:t>不设置</w:t>
      </w:r>
      <w:r>
        <w:rPr>
          <w:rFonts w:ascii="Helvetica" w:hAnsi="Helvetica" w:cs="Helvetica"/>
          <w:color w:val="333333"/>
          <w:szCs w:val="21"/>
        </w:rPr>
        <w:t xml:space="preserve">). </w:t>
      </w:r>
      <w:r>
        <w:rPr>
          <w:rFonts w:ascii="Helvetica" w:hAnsi="Helvetica" w:cs="Helvetica"/>
          <w:color w:val="333333"/>
          <w:szCs w:val="21"/>
        </w:rPr>
        <w:t>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null</w:t>
      </w:r>
      <w:r>
        <w:rPr>
          <w:rFonts w:ascii="Helvetica" w:hAnsi="Helvetica" w:cs="Helvetica"/>
          <w:color w:val="333333"/>
          <w:szCs w:val="21"/>
        </w:rPr>
        <w:t>。</w:t>
      </w:r>
    </w:p>
    <w:p w:rsidR="00FC620A" w:rsidRDefault="00FC620A" w:rsidP="00FC620A">
      <w:pPr>
        <w:widowControl/>
        <w:numPr>
          <w:ilvl w:val="0"/>
          <w:numId w:val="10"/>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cors['Access-Control-Max-Age']</w:t>
      </w:r>
      <w:r>
        <w:rPr>
          <w:rFonts w:ascii="Helvetica" w:hAnsi="Helvetica" w:cs="Helvetica"/>
          <w:color w:val="333333"/>
          <w:szCs w:val="21"/>
        </w:rPr>
        <w:t xml:space="preserve">: </w:t>
      </w:r>
      <w:r>
        <w:rPr>
          <w:rFonts w:ascii="Helvetica" w:hAnsi="Helvetica" w:cs="Helvetica"/>
          <w:color w:val="333333"/>
          <w:szCs w:val="21"/>
        </w:rPr>
        <w:t>定义请求的有效时间，默认为</w:t>
      </w:r>
      <w:r>
        <w:rPr>
          <w:rFonts w:ascii="Helvetica" w:hAnsi="Helvetica" w:cs="Helvetica"/>
          <w:color w:val="333333"/>
          <w:szCs w:val="21"/>
        </w:rPr>
        <w:t> </w:t>
      </w:r>
      <w:r>
        <w:rPr>
          <w:rStyle w:val="HTML"/>
          <w:rFonts w:ascii="Consolas" w:hAnsi="Consolas" w:cs="Consolas"/>
          <w:color w:val="C7254E"/>
          <w:sz w:val="19"/>
          <w:szCs w:val="19"/>
          <w:shd w:val="clear" w:color="auto" w:fill="F9F2F4"/>
        </w:rPr>
        <w:t>86400</w:t>
      </w:r>
      <w:r>
        <w:rPr>
          <w:rFonts w:ascii="Helvetica" w:hAnsi="Helvetica" w:cs="Helvetica"/>
          <w:color w:val="333333"/>
          <w:szCs w:val="21"/>
        </w:rPr>
        <w:t>。</w:t>
      </w:r>
    </w:p>
    <w:p w:rsidR="00FC620A" w:rsidRDefault="00FC620A" w:rsidP="00FC620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例如，允许来源为</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http://www.myserver.net</w:t>
      </w:r>
      <w:r>
        <w:rPr>
          <w:rFonts w:ascii="Helvetica" w:hAnsi="Helvetica" w:cs="Helvetica"/>
          <w:color w:val="333333"/>
          <w:sz w:val="21"/>
          <w:szCs w:val="21"/>
        </w:rPr>
        <w:t> </w:t>
      </w:r>
      <w:r>
        <w:rPr>
          <w:rFonts w:ascii="Helvetica" w:hAnsi="Helvetica" w:cs="Helvetica"/>
          <w:color w:val="333333"/>
          <w:sz w:val="21"/>
          <w:szCs w:val="21"/>
        </w:rPr>
        <w:t>和方式为</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GET</w:t>
      </w:r>
      <w:r>
        <w:rPr>
          <w:rFonts w:ascii="Helvetica" w:hAnsi="Helvetica" w:cs="Helvetica"/>
          <w:color w:val="333333"/>
          <w:sz w:val="21"/>
          <w:szCs w:val="21"/>
        </w:rPr>
        <w:t>，</w:t>
      </w:r>
      <w:r>
        <w:rPr>
          <w:rStyle w:val="HTML"/>
          <w:rFonts w:ascii="Consolas" w:hAnsi="Consolas" w:cs="Consolas"/>
          <w:color w:val="C7254E"/>
          <w:sz w:val="19"/>
          <w:szCs w:val="19"/>
          <w:shd w:val="clear" w:color="auto" w:fill="F9F2F4"/>
        </w:rPr>
        <w:t>HEAD</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OPTIONS</w:t>
      </w:r>
      <w:r>
        <w:rPr>
          <w:rFonts w:ascii="Helvetica" w:hAnsi="Helvetica" w:cs="Helvetica"/>
          <w:color w:val="333333"/>
          <w:sz w:val="21"/>
          <w:szCs w:val="21"/>
        </w:rPr>
        <w:t> </w:t>
      </w:r>
      <w:r>
        <w:rPr>
          <w:rFonts w:ascii="Helvetica" w:hAnsi="Helvetica" w:cs="Helvetica"/>
          <w:color w:val="333333"/>
          <w:sz w:val="21"/>
          <w:szCs w:val="21"/>
        </w:rPr>
        <w:t>的</w:t>
      </w:r>
      <w:r>
        <w:rPr>
          <w:rFonts w:ascii="Helvetica" w:hAnsi="Helvetica" w:cs="Helvetica"/>
          <w:color w:val="333333"/>
          <w:sz w:val="21"/>
          <w:szCs w:val="21"/>
        </w:rPr>
        <w:t xml:space="preserve"> CORS </w:t>
      </w:r>
      <w:r>
        <w:rPr>
          <w:rFonts w:ascii="Helvetica" w:hAnsi="Helvetica" w:cs="Helvetica"/>
          <w:color w:val="333333"/>
          <w:sz w:val="21"/>
          <w:szCs w:val="21"/>
        </w:rPr>
        <w:t>如下：</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Cors</w:t>
      </w: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helpers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ArrayHelper</w:t>
      </w: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ArrayHelper::merge([</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Cors::className(),</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'cors'</w:t>
      </w:r>
      <w:r>
        <w:rPr>
          <w:rStyle w:val="HTML"/>
          <w:rFonts w:ascii="Consolas" w:hAnsi="Consolas" w:cs="Consolas"/>
          <w:color w:val="444444"/>
          <w:shd w:val="clear" w:color="auto" w:fill="F0F0F0"/>
        </w:rPr>
        <w:t xml:space="preserve"> =&gt;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'Origin'</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'http://www.myserver.net'</w:t>
      </w: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'Access-Control-Request-Method'</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'HEAD'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'OPTIONS'</w:t>
      </w: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::behaviors());</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FC620A" w:rsidRDefault="00FC620A" w:rsidP="00FC620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可以覆盖默认参数为每个动作调整</w:t>
      </w:r>
      <w:r>
        <w:rPr>
          <w:rFonts w:ascii="Helvetica" w:hAnsi="Helvetica" w:cs="Helvetica"/>
          <w:color w:val="333333"/>
          <w:sz w:val="21"/>
          <w:szCs w:val="21"/>
        </w:rPr>
        <w:t xml:space="preserve">CORS </w:t>
      </w:r>
      <w:r>
        <w:rPr>
          <w:rFonts w:ascii="Helvetica" w:hAnsi="Helvetica" w:cs="Helvetica"/>
          <w:color w:val="333333"/>
          <w:sz w:val="21"/>
          <w:szCs w:val="21"/>
        </w:rPr>
        <w:t>头部。例如，为</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login</w:t>
      </w:r>
      <w:r>
        <w:rPr>
          <w:rFonts w:ascii="Helvetica" w:hAnsi="Helvetica" w:cs="Helvetica"/>
          <w:color w:val="333333"/>
          <w:sz w:val="21"/>
          <w:szCs w:val="21"/>
        </w:rPr>
        <w:t> </w:t>
      </w:r>
      <w:r>
        <w:rPr>
          <w:rFonts w:ascii="Helvetica" w:hAnsi="Helvetica" w:cs="Helvetica"/>
          <w:color w:val="333333"/>
          <w:sz w:val="21"/>
          <w:szCs w:val="21"/>
        </w:rPr>
        <w:t>动作</w:t>
      </w:r>
      <w:r>
        <w:rPr>
          <w:rFonts w:ascii="Helvetica" w:hAnsi="Helvetica" w:cs="Helvetica"/>
          <w:color w:val="333333"/>
          <w:sz w:val="21"/>
          <w:szCs w:val="21"/>
        </w:rPr>
        <w:t xml:space="preserve"> </w:t>
      </w:r>
      <w:r>
        <w:rPr>
          <w:rFonts w:ascii="Helvetica" w:hAnsi="Helvetica" w:cs="Helvetica"/>
          <w:color w:val="333333"/>
          <w:sz w:val="21"/>
          <w:szCs w:val="21"/>
        </w:rPr>
        <w:t>增加</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Access-Control-Allow-Credentials</w:t>
      </w:r>
      <w:r>
        <w:rPr>
          <w:rFonts w:ascii="Helvetica" w:hAnsi="Helvetica" w:cs="Helvetica"/>
          <w:color w:val="333333"/>
          <w:sz w:val="21"/>
          <w:szCs w:val="21"/>
        </w:rPr>
        <w:t>参数如下所示：</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filters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Cors</w:t>
      </w: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helpers</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ArrayHelper</w:t>
      </w: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behaviors</w:t>
      </w:r>
      <w:r>
        <w:rPr>
          <w:rStyle w:val="hljs-params"/>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ArrayHelper::merge([</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Cors::className(),</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'cors'</w:t>
      </w:r>
      <w:r>
        <w:rPr>
          <w:rStyle w:val="HTML"/>
          <w:rFonts w:ascii="Consolas" w:hAnsi="Consolas" w:cs="Consolas"/>
          <w:color w:val="444444"/>
          <w:shd w:val="clear" w:color="auto" w:fill="F0F0F0"/>
        </w:rPr>
        <w:t xml:space="preserve"> =&gt;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'Origin'</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'http://www.myserver.net'</w:t>
      </w: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'Access-Control-Request-Method'</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'GET'</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'HEAD'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'OPTIONS'</w:t>
      </w: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'actions'</w:t>
      </w:r>
      <w:r>
        <w:rPr>
          <w:rStyle w:val="HTML"/>
          <w:rFonts w:ascii="Consolas" w:hAnsi="Consolas" w:cs="Consolas"/>
          <w:color w:val="444444"/>
          <w:shd w:val="clear" w:color="auto" w:fill="F0F0F0"/>
        </w:rPr>
        <w:t xml:space="preserve"> =&gt;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'login'</w:t>
      </w:r>
      <w:r>
        <w:rPr>
          <w:rStyle w:val="HTML"/>
          <w:rFonts w:ascii="Consolas" w:hAnsi="Consolas" w:cs="Consolas"/>
          <w:color w:val="444444"/>
          <w:shd w:val="clear" w:color="auto" w:fill="F0F0F0"/>
        </w:rPr>
        <w:t xml:space="preserve"> =&gt;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'Access-Control-Allow-Credentials'</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true</w:t>
      </w:r>
      <w:r>
        <w:rPr>
          <w:rStyle w:val="HTML"/>
          <w:rFonts w:ascii="Consolas" w:hAnsi="Consolas" w:cs="Consolas"/>
          <w:color w:val="444444"/>
          <w:shd w:val="clear" w:color="auto" w:fill="F0F0F0"/>
        </w:rPr>
        <w:t>,</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parent</w:t>
      </w:r>
      <w:r>
        <w:rPr>
          <w:rStyle w:val="HTML"/>
          <w:rFonts w:ascii="Consolas" w:hAnsi="Consolas" w:cs="Consolas"/>
          <w:color w:val="444444"/>
          <w:shd w:val="clear" w:color="auto" w:fill="F0F0F0"/>
        </w:rPr>
        <w:t>::behaviors());</w:t>
      </w:r>
    </w:p>
    <w:p w:rsidR="00FC620A" w:rsidRDefault="00FC620A" w:rsidP="00FC620A">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HTML"/>
          <w:rFonts w:ascii="Consolas" w:hAnsi="Consolas" w:cs="Consolas"/>
          <w:color w:val="444444"/>
          <w:shd w:val="clear" w:color="auto" w:fill="F0F0F0"/>
        </w:rPr>
        <w:t>}</w:t>
      </w:r>
    </w:p>
    <w:p w:rsidR="00FC620A" w:rsidRDefault="00FC620A" w:rsidP="0024589A"/>
    <w:p w:rsidR="00B96F14" w:rsidRDefault="00CB28DA" w:rsidP="00F461F0">
      <w:pPr>
        <w:outlineLvl w:val="1"/>
      </w:pPr>
      <w:r>
        <w:rPr>
          <w:rFonts w:hint="eastAsia"/>
        </w:rPr>
        <w:t>十</w:t>
      </w:r>
      <w:r>
        <w:t>二、</w:t>
      </w:r>
      <w:r>
        <w:rPr>
          <w:rFonts w:hint="eastAsia"/>
        </w:rPr>
        <w:t>请</w:t>
      </w:r>
      <w:r>
        <w:t>求处理</w:t>
      </w:r>
    </w:p>
    <w:p w:rsidR="00736DE1" w:rsidRDefault="00CB28DA" w:rsidP="00F461F0">
      <w:pPr>
        <w:outlineLvl w:val="2"/>
      </w:pPr>
      <w:r>
        <w:rPr>
          <w:rFonts w:hint="eastAsia"/>
        </w:rPr>
        <w:t>1</w:t>
      </w:r>
      <w:r>
        <w:rPr>
          <w:rFonts w:hint="eastAsia"/>
        </w:rPr>
        <w:t>、</w:t>
      </w:r>
      <w:r>
        <w:t>启动引导</w:t>
      </w:r>
    </w:p>
    <w:p w:rsidR="00CB28DA" w:rsidRDefault="00CB28DA" w:rsidP="00CB28D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在应用主体的构造函数中，会执行以下引导工作：</w:t>
      </w:r>
    </w:p>
    <w:p w:rsidR="00CB28DA" w:rsidRDefault="00CB28DA" w:rsidP="00CB28DA">
      <w:pPr>
        <w:widowControl/>
        <w:numPr>
          <w:ilvl w:val="0"/>
          <w:numId w:val="18"/>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调用</w:t>
      </w:r>
      <w:r>
        <w:rPr>
          <w:rFonts w:ascii="Helvetica" w:hAnsi="Helvetica" w:cs="Helvetica"/>
          <w:color w:val="333333"/>
          <w:szCs w:val="21"/>
        </w:rPr>
        <w:t> </w:t>
      </w:r>
      <w:hyperlink r:id="rId188" w:anchor="preInit()-detail" w:history="1">
        <w:r>
          <w:rPr>
            <w:rStyle w:val="a4"/>
            <w:rFonts w:ascii="Helvetica" w:hAnsi="Helvetica" w:cs="Helvetica"/>
            <w:color w:val="337AB7"/>
            <w:szCs w:val="21"/>
            <w:u w:val="none"/>
          </w:rPr>
          <w:t>preInit()</w:t>
        </w:r>
      </w:hyperlink>
      <w:r>
        <w:rPr>
          <w:rFonts w:ascii="Helvetica" w:hAnsi="Helvetica" w:cs="Helvetica"/>
          <w:color w:val="333333"/>
          <w:szCs w:val="21"/>
        </w:rPr>
        <w:t>（预初始化）方法，配置一些高优先级的应用属性，</w:t>
      </w:r>
      <w:r>
        <w:rPr>
          <w:rFonts w:ascii="Helvetica" w:hAnsi="Helvetica" w:cs="Helvetica"/>
          <w:color w:val="333333"/>
          <w:szCs w:val="21"/>
        </w:rPr>
        <w:t xml:space="preserve"> </w:t>
      </w:r>
      <w:r>
        <w:rPr>
          <w:rFonts w:ascii="Helvetica" w:hAnsi="Helvetica" w:cs="Helvetica"/>
          <w:color w:val="333333"/>
          <w:szCs w:val="21"/>
        </w:rPr>
        <w:t>比如</w:t>
      </w:r>
      <w:r>
        <w:rPr>
          <w:rFonts w:ascii="Helvetica" w:hAnsi="Helvetica" w:cs="Helvetica"/>
          <w:color w:val="333333"/>
          <w:szCs w:val="21"/>
        </w:rPr>
        <w:t> </w:t>
      </w:r>
      <w:r>
        <w:rPr>
          <w:rStyle w:val="broken-link"/>
          <w:rFonts w:ascii="Helvetica" w:hAnsi="Helvetica" w:cs="Helvetica"/>
          <w:color w:val="333333"/>
          <w:szCs w:val="21"/>
        </w:rPr>
        <w:t>yii\base\Application::basePath</w:t>
      </w:r>
      <w:r>
        <w:rPr>
          <w:rFonts w:ascii="Helvetica" w:hAnsi="Helvetica" w:cs="Helvetica"/>
          <w:color w:val="333333"/>
          <w:szCs w:val="21"/>
        </w:rPr>
        <w:t> </w:t>
      </w:r>
      <w:r>
        <w:rPr>
          <w:rFonts w:ascii="Helvetica" w:hAnsi="Helvetica" w:cs="Helvetica"/>
          <w:color w:val="333333"/>
          <w:szCs w:val="21"/>
        </w:rPr>
        <w:t>属性。</w:t>
      </w:r>
    </w:p>
    <w:p w:rsidR="00CB28DA" w:rsidRDefault="00CB28DA" w:rsidP="00CB28DA">
      <w:pPr>
        <w:widowControl/>
        <w:numPr>
          <w:ilvl w:val="0"/>
          <w:numId w:val="18"/>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注册</w:t>
      </w:r>
      <w:r>
        <w:rPr>
          <w:rStyle w:val="broken-link"/>
          <w:rFonts w:ascii="Helvetica" w:hAnsi="Helvetica" w:cs="Helvetica"/>
          <w:color w:val="333333"/>
          <w:szCs w:val="21"/>
        </w:rPr>
        <w:t>yii\base\Application::errorHandler</w:t>
      </w:r>
      <w:r>
        <w:rPr>
          <w:rFonts w:ascii="Helvetica" w:hAnsi="Helvetica" w:cs="Helvetica"/>
          <w:color w:val="333333"/>
          <w:szCs w:val="21"/>
        </w:rPr>
        <w:t>。</w:t>
      </w:r>
    </w:p>
    <w:p w:rsidR="00CB28DA" w:rsidRDefault="00CB28DA" w:rsidP="00CB28DA">
      <w:pPr>
        <w:widowControl/>
        <w:numPr>
          <w:ilvl w:val="0"/>
          <w:numId w:val="18"/>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通过给定的应用配置初始化应用的各属性。</w:t>
      </w:r>
    </w:p>
    <w:p w:rsidR="00CB28DA" w:rsidRDefault="00CB28DA" w:rsidP="00CB28DA">
      <w:pPr>
        <w:widowControl/>
        <w:numPr>
          <w:ilvl w:val="0"/>
          <w:numId w:val="18"/>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通过调用</w:t>
      </w:r>
      <w:r>
        <w:rPr>
          <w:rFonts w:ascii="Helvetica" w:hAnsi="Helvetica" w:cs="Helvetica"/>
          <w:color w:val="333333"/>
          <w:szCs w:val="21"/>
        </w:rPr>
        <w:t> </w:t>
      </w:r>
      <w:hyperlink r:id="rId189" w:anchor="init()-detail" w:history="1">
        <w:r>
          <w:rPr>
            <w:rStyle w:val="a4"/>
            <w:rFonts w:ascii="Helvetica" w:hAnsi="Helvetica" w:cs="Helvetica"/>
            <w:color w:val="337AB7"/>
            <w:szCs w:val="21"/>
            <w:u w:val="none"/>
          </w:rPr>
          <w:t>init()</w:t>
        </w:r>
      </w:hyperlink>
      <w:r>
        <w:rPr>
          <w:rFonts w:ascii="Helvetica" w:hAnsi="Helvetica" w:cs="Helvetica"/>
          <w:color w:val="333333"/>
          <w:szCs w:val="21"/>
        </w:rPr>
        <w:t>（初始化）方法，它会顺次调用</w:t>
      </w:r>
      <w:r>
        <w:rPr>
          <w:rFonts w:ascii="Helvetica" w:hAnsi="Helvetica" w:cs="Helvetica"/>
          <w:color w:val="333333"/>
          <w:szCs w:val="21"/>
        </w:rPr>
        <w:t> </w:t>
      </w:r>
      <w:hyperlink r:id="rId190" w:anchor="bootstrap()-detail" w:history="1">
        <w:r>
          <w:rPr>
            <w:rStyle w:val="a4"/>
            <w:rFonts w:ascii="Helvetica" w:hAnsi="Helvetica" w:cs="Helvetica"/>
            <w:color w:val="337AB7"/>
            <w:szCs w:val="21"/>
            <w:u w:val="none"/>
          </w:rPr>
          <w:t>bootstrap()</w:t>
        </w:r>
      </w:hyperlink>
      <w:r>
        <w:rPr>
          <w:rFonts w:ascii="Helvetica" w:hAnsi="Helvetica" w:cs="Helvetica"/>
          <w:color w:val="333333"/>
          <w:szCs w:val="21"/>
        </w:rPr>
        <w:t> </w:t>
      </w:r>
      <w:r>
        <w:rPr>
          <w:rFonts w:ascii="Helvetica" w:hAnsi="Helvetica" w:cs="Helvetica"/>
          <w:color w:val="333333"/>
          <w:szCs w:val="21"/>
        </w:rPr>
        <w:t>从而运行引导组件。</w:t>
      </w:r>
    </w:p>
    <w:p w:rsidR="00CB28DA" w:rsidRDefault="00CB28DA" w:rsidP="00CB28DA">
      <w:pPr>
        <w:widowControl/>
        <w:numPr>
          <w:ilvl w:val="1"/>
          <w:numId w:val="18"/>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加载扩展清单文件</w:t>
      </w:r>
      <w:r>
        <w:rPr>
          <w:rFonts w:ascii="Helvetica" w:hAnsi="Helvetica" w:cs="Helvetica"/>
          <w:color w:val="333333"/>
          <w:szCs w:val="21"/>
        </w:rPr>
        <w:t>(extension manifest file) </w:t>
      </w:r>
      <w:r>
        <w:rPr>
          <w:rStyle w:val="HTML"/>
          <w:rFonts w:ascii="Consolas" w:hAnsi="Consolas" w:cs="Consolas"/>
          <w:color w:val="C7254E"/>
          <w:sz w:val="19"/>
          <w:szCs w:val="19"/>
          <w:shd w:val="clear" w:color="auto" w:fill="F9F2F4"/>
        </w:rPr>
        <w:t>vendor/yiisoft/extensions.php</w:t>
      </w:r>
      <w:r>
        <w:rPr>
          <w:rFonts w:ascii="Helvetica" w:hAnsi="Helvetica" w:cs="Helvetica"/>
          <w:color w:val="333333"/>
          <w:szCs w:val="21"/>
        </w:rPr>
        <w:t>。</w:t>
      </w:r>
    </w:p>
    <w:p w:rsidR="00CB28DA" w:rsidRDefault="00CB28DA" w:rsidP="00CB28DA">
      <w:pPr>
        <w:widowControl/>
        <w:numPr>
          <w:ilvl w:val="1"/>
          <w:numId w:val="18"/>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创建并运行各个扩展声明的</w:t>
      </w:r>
      <w:r>
        <w:rPr>
          <w:rFonts w:ascii="Helvetica" w:hAnsi="Helvetica" w:cs="Helvetica"/>
          <w:color w:val="333333"/>
          <w:szCs w:val="21"/>
        </w:rPr>
        <w:t> </w:t>
      </w:r>
      <w:hyperlink r:id="rId191" w:anchor="bootstrapping-classes" w:history="1">
        <w:r>
          <w:rPr>
            <w:rStyle w:val="a4"/>
            <w:rFonts w:ascii="Helvetica" w:hAnsi="Helvetica" w:cs="Helvetica"/>
            <w:color w:val="337AB7"/>
            <w:szCs w:val="21"/>
            <w:u w:val="none"/>
          </w:rPr>
          <w:t>引导组件（</w:t>
        </w:r>
        <w:r>
          <w:rPr>
            <w:rStyle w:val="a4"/>
            <w:rFonts w:ascii="Helvetica" w:hAnsi="Helvetica" w:cs="Helvetica"/>
            <w:color w:val="337AB7"/>
            <w:szCs w:val="21"/>
            <w:u w:val="none"/>
          </w:rPr>
          <w:t>bootstrap components</w:t>
        </w:r>
        <w:r>
          <w:rPr>
            <w:rStyle w:val="a4"/>
            <w:rFonts w:ascii="Helvetica" w:hAnsi="Helvetica" w:cs="Helvetica"/>
            <w:color w:val="337AB7"/>
            <w:szCs w:val="21"/>
            <w:u w:val="none"/>
          </w:rPr>
          <w:t>）</w:t>
        </w:r>
      </w:hyperlink>
      <w:r>
        <w:rPr>
          <w:rFonts w:ascii="Helvetica" w:hAnsi="Helvetica" w:cs="Helvetica"/>
          <w:color w:val="333333"/>
          <w:szCs w:val="21"/>
        </w:rPr>
        <w:t>。</w:t>
      </w:r>
    </w:p>
    <w:p w:rsidR="00CB28DA" w:rsidRDefault="00CB28DA" w:rsidP="00CB28DA">
      <w:pPr>
        <w:widowControl/>
        <w:numPr>
          <w:ilvl w:val="1"/>
          <w:numId w:val="18"/>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创建并运行各个</w:t>
      </w:r>
      <w:r>
        <w:rPr>
          <w:rFonts w:ascii="Helvetica" w:hAnsi="Helvetica" w:cs="Helvetica"/>
          <w:color w:val="333333"/>
          <w:szCs w:val="21"/>
        </w:rPr>
        <w:t> </w:t>
      </w:r>
      <w:hyperlink r:id="rId192" w:history="1">
        <w:r>
          <w:rPr>
            <w:rStyle w:val="a4"/>
            <w:rFonts w:ascii="Helvetica" w:hAnsi="Helvetica" w:cs="Helvetica"/>
            <w:color w:val="337AB7"/>
            <w:szCs w:val="21"/>
            <w:u w:val="none"/>
          </w:rPr>
          <w:t>应用组件</w:t>
        </w:r>
      </w:hyperlink>
      <w:r>
        <w:rPr>
          <w:rFonts w:ascii="Helvetica" w:hAnsi="Helvetica" w:cs="Helvetica"/>
          <w:color w:val="333333"/>
          <w:szCs w:val="21"/>
        </w:rPr>
        <w:t> </w:t>
      </w:r>
      <w:r>
        <w:rPr>
          <w:rFonts w:ascii="Helvetica" w:hAnsi="Helvetica" w:cs="Helvetica"/>
          <w:color w:val="333333"/>
          <w:szCs w:val="21"/>
        </w:rPr>
        <w:t>以及在应用的</w:t>
      </w:r>
      <w:r>
        <w:rPr>
          <w:rFonts w:ascii="Helvetica" w:hAnsi="Helvetica" w:cs="Helvetica"/>
          <w:color w:val="333333"/>
          <w:szCs w:val="21"/>
        </w:rPr>
        <w:t> </w:t>
      </w:r>
      <w:hyperlink r:id="rId193" w:anchor="bootstrap" w:history="1">
        <w:r>
          <w:rPr>
            <w:rStyle w:val="a4"/>
            <w:rFonts w:ascii="Helvetica" w:hAnsi="Helvetica" w:cs="Helvetica"/>
            <w:color w:val="337AB7"/>
            <w:szCs w:val="21"/>
            <w:u w:val="none"/>
          </w:rPr>
          <w:t xml:space="preserve">Bootstrap </w:t>
        </w:r>
        <w:r>
          <w:rPr>
            <w:rStyle w:val="a4"/>
            <w:rFonts w:ascii="Helvetica" w:hAnsi="Helvetica" w:cs="Helvetica"/>
            <w:color w:val="337AB7"/>
            <w:szCs w:val="21"/>
            <w:u w:val="none"/>
          </w:rPr>
          <w:t>属性</w:t>
        </w:r>
      </w:hyperlink>
      <w:r>
        <w:rPr>
          <w:rFonts w:ascii="Helvetica" w:hAnsi="Helvetica" w:cs="Helvetica"/>
          <w:color w:val="333333"/>
          <w:szCs w:val="21"/>
        </w:rPr>
        <w:t>中声明的各个</w:t>
      </w:r>
      <w:r>
        <w:rPr>
          <w:rFonts w:ascii="Helvetica" w:hAnsi="Helvetica" w:cs="Helvetica"/>
          <w:color w:val="333333"/>
          <w:szCs w:val="21"/>
        </w:rPr>
        <w:t> </w:t>
      </w:r>
      <w:hyperlink r:id="rId194" w:history="1">
        <w:r>
          <w:rPr>
            <w:rStyle w:val="a4"/>
            <w:rFonts w:ascii="Helvetica" w:hAnsi="Helvetica" w:cs="Helvetica"/>
            <w:color w:val="337AB7"/>
            <w:szCs w:val="21"/>
            <w:u w:val="none"/>
          </w:rPr>
          <w:t>模块（</w:t>
        </w:r>
        <w:r>
          <w:rPr>
            <w:rStyle w:val="a4"/>
            <w:rFonts w:ascii="Helvetica" w:hAnsi="Helvetica" w:cs="Helvetica"/>
            <w:color w:val="337AB7"/>
            <w:szCs w:val="21"/>
            <w:u w:val="none"/>
          </w:rPr>
          <w:t>modules</w:t>
        </w:r>
        <w:r>
          <w:rPr>
            <w:rStyle w:val="a4"/>
            <w:rFonts w:ascii="Helvetica" w:hAnsi="Helvetica" w:cs="Helvetica"/>
            <w:color w:val="337AB7"/>
            <w:szCs w:val="21"/>
            <w:u w:val="none"/>
          </w:rPr>
          <w:t>）组件</w:t>
        </w:r>
      </w:hyperlink>
      <w:r>
        <w:rPr>
          <w:rFonts w:ascii="Helvetica" w:hAnsi="Helvetica" w:cs="Helvetica"/>
          <w:color w:val="333333"/>
          <w:szCs w:val="21"/>
        </w:rPr>
        <w:t>（如果有）。</w:t>
      </w:r>
    </w:p>
    <w:p w:rsidR="00CB28DA" w:rsidRDefault="00CB28DA" w:rsidP="00CB28D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因为引导工作必须在处理</w:t>
      </w:r>
      <w:r>
        <w:rPr>
          <w:rStyle w:val="ae"/>
          <w:rFonts w:ascii="Helvetica" w:hAnsi="Helvetica" w:cs="Helvetica"/>
          <w:color w:val="333333"/>
          <w:sz w:val="21"/>
          <w:szCs w:val="21"/>
        </w:rPr>
        <w:t>每一次</w:t>
      </w:r>
      <w:r>
        <w:rPr>
          <w:rFonts w:ascii="Helvetica" w:hAnsi="Helvetica" w:cs="Helvetica"/>
          <w:color w:val="333333"/>
          <w:sz w:val="21"/>
          <w:szCs w:val="21"/>
        </w:rPr>
        <w:t>请求之前都进行一遍，因此让该过程尽可能轻量化就异常重要，</w:t>
      </w:r>
      <w:r>
        <w:rPr>
          <w:rFonts w:ascii="Helvetica" w:hAnsi="Helvetica" w:cs="Helvetica"/>
          <w:color w:val="333333"/>
          <w:sz w:val="21"/>
          <w:szCs w:val="21"/>
        </w:rPr>
        <w:t xml:space="preserve"> </w:t>
      </w:r>
      <w:r>
        <w:rPr>
          <w:rFonts w:ascii="Helvetica" w:hAnsi="Helvetica" w:cs="Helvetica"/>
          <w:color w:val="333333"/>
          <w:sz w:val="21"/>
          <w:szCs w:val="21"/>
        </w:rPr>
        <w:t>请尽可能地优化这一步骤。</w:t>
      </w:r>
    </w:p>
    <w:p w:rsidR="00CB28DA" w:rsidRDefault="00CB28DA" w:rsidP="00F461F0">
      <w:pPr>
        <w:pStyle w:val="a3"/>
        <w:numPr>
          <w:ilvl w:val="0"/>
          <w:numId w:val="9"/>
        </w:numPr>
        <w:ind w:left="357" w:firstLineChars="0" w:hanging="357"/>
        <w:outlineLvl w:val="2"/>
      </w:pPr>
      <w:r>
        <w:t>路由引导</w:t>
      </w:r>
      <w:r>
        <w:rPr>
          <w:rFonts w:hint="eastAsia"/>
        </w:rPr>
        <w:t>与</w:t>
      </w:r>
      <w:r>
        <w:t>创建</w:t>
      </w:r>
      <w:r>
        <w:rPr>
          <w:rFonts w:hint="eastAsia"/>
        </w:rPr>
        <w:t>URL</w:t>
      </w:r>
    </w:p>
    <w:p w:rsidR="00CB28DA" w:rsidRDefault="00CB28DA" w:rsidP="00F461F0">
      <w:pPr>
        <w:outlineLvl w:val="3"/>
      </w:pPr>
      <w:r>
        <w:t>2.1</w:t>
      </w:r>
      <w:r>
        <w:rPr>
          <w:rFonts w:hint="eastAsia"/>
        </w:rPr>
        <w:t>、</w:t>
      </w:r>
      <w:r>
        <w:t>URL Formats</w:t>
      </w:r>
    </w:p>
    <w:p w:rsidR="00CB28DA" w:rsidRDefault="00CB28DA" w:rsidP="00CB28DA">
      <w:r>
        <w:t xml:space="preserve">Yii2 </w:t>
      </w:r>
      <w:r>
        <w:rPr>
          <w:rFonts w:hint="eastAsia"/>
        </w:rPr>
        <w:t>的</w:t>
      </w:r>
      <w:r>
        <w:rPr>
          <w:rFonts w:hint="eastAsia"/>
        </w:rPr>
        <w:t>URL</w:t>
      </w:r>
      <w:r>
        <w:rPr>
          <w:rFonts w:hint="eastAsia"/>
        </w:rPr>
        <w:t>管理</w:t>
      </w:r>
      <w:r>
        <w:t>器</w:t>
      </w:r>
      <w:r>
        <w:rPr>
          <w:rFonts w:hint="eastAsia"/>
        </w:rPr>
        <w:t>支持</w:t>
      </w:r>
      <w:r>
        <w:t>两种形式的</w:t>
      </w:r>
      <w:r>
        <w:rPr>
          <w:rFonts w:hint="eastAsia"/>
        </w:rPr>
        <w:t>url</w:t>
      </w:r>
      <w:r>
        <w:rPr>
          <w:rFonts w:hint="eastAsia"/>
        </w:rPr>
        <w:t>，</w:t>
      </w:r>
      <w:r>
        <w:t>及</w:t>
      </w:r>
      <w:r>
        <w:rPr>
          <w:rFonts w:hint="eastAsia"/>
        </w:rPr>
        <w:t xml:space="preserve">dufault URL </w:t>
      </w:r>
      <w:r>
        <w:rPr>
          <w:rFonts w:hint="eastAsia"/>
        </w:rPr>
        <w:t>和</w:t>
      </w:r>
      <w:r>
        <w:rPr>
          <w:rFonts w:hint="eastAsia"/>
        </w:rPr>
        <w:t xml:space="preserve"> </w:t>
      </w:r>
      <w:r>
        <w:t>pretty</w:t>
      </w:r>
      <w:r>
        <w:rPr>
          <w:rFonts w:hint="eastAsia"/>
        </w:rPr>
        <w:t xml:space="preserve"> URL</w:t>
      </w:r>
    </w:p>
    <w:p w:rsidR="00CB28DA" w:rsidRDefault="00CB28DA" w:rsidP="00CB28DA">
      <w:r>
        <w:t>D</w:t>
      </w:r>
      <w:r>
        <w:rPr>
          <w:rFonts w:hint="eastAsia"/>
        </w:rPr>
        <w:t xml:space="preserve">efault </w:t>
      </w:r>
      <w:r>
        <w:t>URL</w:t>
      </w:r>
      <w:r>
        <w:rPr>
          <w:rFonts w:hint="eastAsia"/>
        </w:rPr>
        <w:t>形</w:t>
      </w:r>
      <w:r>
        <w:t>式如：</w:t>
      </w:r>
      <w:r>
        <w:rPr>
          <w:rFonts w:hint="eastAsia"/>
        </w:rPr>
        <w:t>/index.php?r</w:t>
      </w:r>
      <w:r>
        <w:t>=post/v</w:t>
      </w:r>
      <w:r w:rsidR="0029400C">
        <w:t>iew&amp;id=100</w:t>
      </w:r>
    </w:p>
    <w:p w:rsidR="00CB28DA" w:rsidRDefault="0029400C" w:rsidP="00CB28DA">
      <w:r>
        <w:t>P</w:t>
      </w:r>
      <w:r>
        <w:rPr>
          <w:rFonts w:hint="eastAsia"/>
        </w:rPr>
        <w:t xml:space="preserve">retty </w:t>
      </w:r>
      <w:r>
        <w:t xml:space="preserve">URL </w:t>
      </w:r>
      <w:r>
        <w:rPr>
          <w:rFonts w:hint="eastAsia"/>
        </w:rPr>
        <w:t>形</w:t>
      </w:r>
      <w:r>
        <w:t>式如：</w:t>
      </w:r>
      <w:r>
        <w:rPr>
          <w:rFonts w:hint="eastAsia"/>
        </w:rPr>
        <w:t>/post/view?id=100</w:t>
      </w:r>
    </w:p>
    <w:p w:rsidR="0029400C" w:rsidRDefault="0029400C" w:rsidP="00CB28DA"/>
    <w:p w:rsidR="0029400C" w:rsidRDefault="0029400C" w:rsidP="00F461F0">
      <w:pPr>
        <w:outlineLvl w:val="3"/>
      </w:pPr>
      <w:r>
        <w:t>2.2</w:t>
      </w:r>
      <w:r>
        <w:rPr>
          <w:rFonts w:hint="eastAsia"/>
        </w:rPr>
        <w:t>、</w:t>
      </w:r>
      <w:r>
        <w:t>缺省路由</w:t>
      </w:r>
    </w:p>
    <w:p w:rsidR="0029400C" w:rsidRDefault="0029400C" w:rsidP="0029400C">
      <w:pPr>
        <w:rPr>
          <w:rFonts w:ascii="Helvetica" w:hAnsi="Helvetica" w:cs="Helvetica"/>
          <w:color w:val="333333"/>
          <w:szCs w:val="21"/>
        </w:rPr>
      </w:pPr>
      <w:r>
        <w:rPr>
          <w:rFonts w:hint="eastAsia"/>
        </w:rPr>
        <w:t>如</w:t>
      </w:r>
      <w:r>
        <w:t>果传入请</w:t>
      </w:r>
      <w:r>
        <w:rPr>
          <w:rFonts w:hint="eastAsia"/>
        </w:rPr>
        <w:t>求</w:t>
      </w:r>
      <w:r>
        <w:t>并没有提供</w:t>
      </w:r>
      <w:r>
        <w:rPr>
          <w:rFonts w:hint="eastAsia"/>
        </w:rPr>
        <w:t>一</w:t>
      </w:r>
      <w:r>
        <w:t>个具体</w:t>
      </w:r>
      <w:r>
        <w:rPr>
          <w:rFonts w:hint="eastAsia"/>
        </w:rPr>
        <w:t>的</w:t>
      </w:r>
      <w:r>
        <w:t>路由</w:t>
      </w:r>
      <w:r>
        <w:rPr>
          <w:rFonts w:hint="eastAsia"/>
        </w:rPr>
        <w:t>，</w:t>
      </w:r>
      <w:r>
        <w:t>此时</w:t>
      </w:r>
      <w:r>
        <w:rPr>
          <w:rFonts w:hint="eastAsia"/>
        </w:rPr>
        <w:t>就</w:t>
      </w:r>
      <w:r>
        <w:t>会</w:t>
      </w:r>
      <w:r>
        <w:rPr>
          <w:rFonts w:hint="eastAsia"/>
        </w:rPr>
        <w:t>启用</w:t>
      </w:r>
      <w:r>
        <w:t>由</w:t>
      </w:r>
      <w:r>
        <w:rPr>
          <w:rFonts w:hint="eastAsia"/>
        </w:rPr>
        <w:t>yii\web\Application</w:t>
      </w:r>
      <w:r>
        <w:t>::$defaultRoute</w:t>
      </w:r>
      <w:r>
        <w:rPr>
          <w:rFonts w:hint="eastAsia"/>
        </w:rPr>
        <w:t>属性</w:t>
      </w:r>
      <w:r>
        <w:t>所指定</w:t>
      </w:r>
      <w:r>
        <w:rPr>
          <w:rFonts w:hint="eastAsia"/>
        </w:rPr>
        <w:t>的</w:t>
      </w:r>
      <w:r>
        <w:t>缺省路由。</w:t>
      </w:r>
      <w:r>
        <w:rPr>
          <w:rFonts w:hint="eastAsia"/>
        </w:rPr>
        <w:t>可以</w:t>
      </w:r>
      <w:r>
        <w:t>在</w:t>
      </w:r>
      <w:r>
        <w:rPr>
          <w:rFonts w:ascii="Helvetica" w:hAnsi="Helvetica" w:cs="Helvetica"/>
          <w:color w:val="333333"/>
          <w:szCs w:val="21"/>
        </w:rPr>
        <w:t>配置中调整该属性的值：</w:t>
      </w:r>
    </w:p>
    <w:p w:rsidR="0029400C" w:rsidRDefault="0029400C" w:rsidP="0029400C">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29400C" w:rsidRDefault="0029400C" w:rsidP="0029400C">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w:t>
      </w:r>
    </w:p>
    <w:p w:rsidR="0029400C" w:rsidRDefault="0029400C" w:rsidP="0029400C">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'defaultRoute'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w:t>
      </w:r>
      <w:r>
        <w:rPr>
          <w:rStyle w:val="hljs-string"/>
          <w:rFonts w:ascii="Consolas" w:hAnsi="Consolas" w:cs="Consolas" w:hint="eastAsia"/>
          <w:color w:val="880000"/>
          <w:shd w:val="clear" w:color="auto" w:fill="F0F0F0"/>
        </w:rPr>
        <w:t>site</w:t>
      </w:r>
      <w:r>
        <w:rPr>
          <w:rStyle w:val="hljs-string"/>
          <w:rFonts w:ascii="Consolas" w:hAnsi="Consolas" w:cs="Consolas"/>
          <w:color w:val="880000"/>
          <w:shd w:val="clear" w:color="auto" w:fill="F0F0F0"/>
        </w:rPr>
        <w:t>/index'</w:t>
      </w:r>
      <w:r>
        <w:rPr>
          <w:rStyle w:val="HTML"/>
          <w:rFonts w:ascii="Consolas" w:hAnsi="Consolas" w:cs="Consolas"/>
          <w:color w:val="444444"/>
          <w:shd w:val="clear" w:color="auto" w:fill="F0F0F0"/>
        </w:rPr>
        <w:t>,</w:t>
      </w:r>
    </w:p>
    <w:p w:rsidR="0029400C" w:rsidRPr="00FE4089" w:rsidRDefault="0029400C" w:rsidP="00FE408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Fonts w:ascii="Consolas" w:hAnsi="Consolas" w:cs="Consolas"/>
          <w:color w:val="444444"/>
          <w:shd w:val="clear" w:color="auto" w:fill="F0F0F0"/>
        </w:rPr>
      </w:pPr>
      <w:r>
        <w:rPr>
          <w:rStyle w:val="HTML"/>
          <w:rFonts w:ascii="Consolas" w:hAnsi="Consolas" w:cs="Consolas"/>
          <w:color w:val="444444"/>
          <w:shd w:val="clear" w:color="auto" w:fill="F0F0F0"/>
        </w:rPr>
        <w:t>];</w:t>
      </w:r>
    </w:p>
    <w:p w:rsidR="00CB28DA" w:rsidRDefault="00CB28DA" w:rsidP="00CB28DA"/>
    <w:p w:rsidR="00736DE1" w:rsidRDefault="00FE4089" w:rsidP="00F461F0">
      <w:pPr>
        <w:outlineLvl w:val="3"/>
      </w:pPr>
      <w:r>
        <w:rPr>
          <w:rFonts w:hint="eastAsia"/>
        </w:rPr>
        <w:t>2.3</w:t>
      </w:r>
      <w:r w:rsidR="00D74A7A">
        <w:rPr>
          <w:rFonts w:hint="eastAsia"/>
        </w:rPr>
        <w:t>、</w:t>
      </w:r>
      <w:r>
        <w:t>catchAll</w:t>
      </w:r>
      <w:r>
        <w:rPr>
          <w:rFonts w:hint="eastAsia"/>
        </w:rPr>
        <w:t>全</w:t>
      </w:r>
      <w:r>
        <w:t>拦截路由</w:t>
      </w:r>
    </w:p>
    <w:p w:rsidR="00FE4089" w:rsidRDefault="00FE4089" w:rsidP="00FE4089">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有时候，你会想要将你的</w:t>
      </w:r>
      <w:r>
        <w:rPr>
          <w:rFonts w:ascii="Helvetica" w:hAnsi="Helvetica" w:cs="Helvetica"/>
          <w:color w:val="333333"/>
          <w:sz w:val="21"/>
          <w:szCs w:val="21"/>
        </w:rPr>
        <w:t xml:space="preserve"> Web </w:t>
      </w:r>
      <w:r>
        <w:rPr>
          <w:rFonts w:ascii="Helvetica" w:hAnsi="Helvetica" w:cs="Helvetica"/>
          <w:color w:val="333333"/>
          <w:sz w:val="21"/>
          <w:szCs w:val="21"/>
        </w:rPr>
        <w:t>应用临时调整到维护模式，所有的请求下都会显示相同的信息页。当然，要实现这一点有很多种方法。这里面最简单快捷的方法就是在应用配置中设置下</w:t>
      </w:r>
      <w:r>
        <w:rPr>
          <w:rFonts w:ascii="Helvetica" w:hAnsi="Helvetica" w:cs="Helvetica"/>
          <w:color w:val="333333"/>
          <w:sz w:val="21"/>
          <w:szCs w:val="21"/>
        </w:rPr>
        <w:t> </w:t>
      </w:r>
      <w:hyperlink r:id="rId195" w:anchor="$catchAll-detail" w:history="1">
        <w:r>
          <w:rPr>
            <w:rStyle w:val="a4"/>
            <w:rFonts w:ascii="Helvetica" w:hAnsi="Helvetica" w:cs="Helvetica"/>
            <w:color w:val="337AB7"/>
            <w:sz w:val="21"/>
            <w:szCs w:val="21"/>
            <w:u w:val="none"/>
          </w:rPr>
          <w:t>yii\web\Application::$catchAll</w:t>
        </w:r>
      </w:hyperlink>
      <w:r>
        <w:rPr>
          <w:rFonts w:ascii="Helvetica" w:hAnsi="Helvetica" w:cs="Helvetica"/>
          <w:color w:val="333333"/>
          <w:sz w:val="21"/>
          <w:szCs w:val="21"/>
        </w:rPr>
        <w:t> </w:t>
      </w:r>
      <w:r>
        <w:rPr>
          <w:rFonts w:ascii="Helvetica" w:hAnsi="Helvetica" w:cs="Helvetica"/>
          <w:color w:val="333333"/>
          <w:sz w:val="21"/>
          <w:szCs w:val="21"/>
        </w:rPr>
        <w:t>属性：</w:t>
      </w:r>
    </w:p>
    <w:p w:rsidR="00FE4089" w:rsidRDefault="00FE4089" w:rsidP="00FE408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FE4089" w:rsidRDefault="00FE4089" w:rsidP="00FE408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w:t>
      </w:r>
    </w:p>
    <w:p w:rsidR="00FE4089" w:rsidRDefault="00FE4089" w:rsidP="00FE408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'catchAll'</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'site/offline'</w:t>
      </w:r>
      <w:r>
        <w:rPr>
          <w:rStyle w:val="HTML"/>
          <w:rFonts w:ascii="Consolas" w:hAnsi="Consolas" w:cs="Consolas"/>
          <w:color w:val="444444"/>
          <w:shd w:val="clear" w:color="auto" w:fill="F0F0F0"/>
        </w:rPr>
        <w:t>],</w:t>
      </w:r>
    </w:p>
    <w:p w:rsidR="00FE4089" w:rsidRPr="003C01E5" w:rsidRDefault="00FE4089" w:rsidP="003C01E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Fonts w:ascii="Consolas" w:hAnsi="Consolas" w:cs="Consolas"/>
          <w:color w:val="444444"/>
          <w:shd w:val="clear" w:color="auto" w:fill="F0F0F0"/>
        </w:rPr>
      </w:pPr>
      <w:r>
        <w:rPr>
          <w:rStyle w:val="HTML"/>
          <w:rFonts w:ascii="Consolas" w:hAnsi="Consolas" w:cs="Consolas"/>
          <w:color w:val="444444"/>
          <w:shd w:val="clear" w:color="auto" w:fill="F0F0F0"/>
        </w:rPr>
        <w:t>];</w:t>
      </w:r>
      <w:r>
        <w:rPr>
          <w:rFonts w:ascii="Helvetica" w:hAnsi="Helvetica" w:cs="Helvetica"/>
          <w:color w:val="333333"/>
          <w:sz w:val="21"/>
          <w:szCs w:val="21"/>
        </w:rPr>
        <w:t>.</w:t>
      </w:r>
    </w:p>
    <w:p w:rsidR="00FE4089" w:rsidRDefault="00FE4089" w:rsidP="0024589A"/>
    <w:p w:rsidR="00FE4089" w:rsidRDefault="00D74A7A" w:rsidP="00F461F0">
      <w:pPr>
        <w:outlineLvl w:val="3"/>
      </w:pPr>
      <w:r>
        <w:rPr>
          <w:rFonts w:hint="eastAsia"/>
        </w:rPr>
        <w:t>2</w:t>
      </w:r>
      <w:r>
        <w:t>.4</w:t>
      </w:r>
      <w:r>
        <w:rPr>
          <w:rFonts w:hint="eastAsia"/>
        </w:rPr>
        <w:t>、</w:t>
      </w:r>
      <w:r>
        <w:t>使用</w:t>
      </w:r>
      <w:r w:rsidR="00B95F37">
        <w:rPr>
          <w:rFonts w:hint="eastAsia"/>
        </w:rPr>
        <w:t>美化</w:t>
      </w:r>
      <w:r w:rsidR="00B95F37">
        <w:rPr>
          <w:rFonts w:hint="eastAsia"/>
        </w:rPr>
        <w:t>url</w:t>
      </w:r>
      <w:r w:rsidR="00B95F37">
        <w:rPr>
          <w:rFonts w:hint="eastAsia"/>
        </w:rPr>
        <w:t>（</w:t>
      </w:r>
      <w:r>
        <w:t>P</w:t>
      </w:r>
      <w:r>
        <w:rPr>
          <w:rFonts w:hint="eastAsia"/>
        </w:rPr>
        <w:t xml:space="preserve">retty </w:t>
      </w:r>
      <w:r>
        <w:t>URL</w:t>
      </w:r>
      <w:r w:rsidR="00B95F37">
        <w:rPr>
          <w:rFonts w:hint="eastAsia"/>
        </w:rPr>
        <w:t>）</w:t>
      </w:r>
    </w:p>
    <w:p w:rsidR="00852DB8" w:rsidRDefault="00085E9B" w:rsidP="0024589A">
      <w:r>
        <w:rPr>
          <w:rFonts w:hint="eastAsia"/>
        </w:rPr>
        <w:t>2.4.1</w:t>
      </w:r>
      <w:r>
        <w:rPr>
          <w:rFonts w:hint="eastAsia"/>
        </w:rPr>
        <w:t>、</w:t>
      </w:r>
      <w:r w:rsidR="00852DB8">
        <w:rPr>
          <w:rFonts w:hint="eastAsia"/>
        </w:rPr>
        <w:t>使用</w:t>
      </w:r>
      <w:r w:rsidR="00852DB8">
        <w:rPr>
          <w:rFonts w:hint="eastAsia"/>
        </w:rPr>
        <w:t xml:space="preserve">pretty </w:t>
      </w:r>
      <w:r w:rsidR="00852DB8">
        <w:t>URLs</w:t>
      </w:r>
      <w:r w:rsidR="00852DB8">
        <w:t>，需要在应用主体配置中对</w:t>
      </w:r>
      <w:r w:rsidR="00852DB8">
        <w:rPr>
          <w:rFonts w:hint="eastAsia"/>
        </w:rPr>
        <w:t>$components</w:t>
      </w:r>
      <w:r w:rsidR="00852DB8">
        <w:rPr>
          <w:rFonts w:hint="eastAsia"/>
        </w:rPr>
        <w:t>进行如</w:t>
      </w:r>
      <w:r w:rsidR="00852DB8">
        <w:t>下配置：</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tabs>
          <w:tab w:val="clear" w:pos="5496"/>
          <w:tab w:val="left" w:pos="5250"/>
        </w:tabs>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'urlManager'</w:t>
      </w:r>
      <w:r>
        <w:rPr>
          <w:rStyle w:val="HTML"/>
          <w:rFonts w:ascii="Consolas" w:hAnsi="Consolas" w:cs="Consolas"/>
          <w:color w:val="444444"/>
          <w:shd w:val="clear" w:color="auto" w:fill="F0F0F0"/>
        </w:rPr>
        <w:t xml:space="preserve"> =&gt; [</w:t>
      </w:r>
      <w:r>
        <w:rPr>
          <w:rStyle w:val="HTML"/>
          <w:rFonts w:ascii="Consolas" w:hAnsi="Consolas" w:cs="Consolas"/>
          <w:color w:val="444444"/>
          <w:shd w:val="clear" w:color="auto" w:fill="F0F0F0"/>
        </w:rPr>
        <w:tab/>
      </w:r>
      <w:r>
        <w:rPr>
          <w:rStyle w:val="HTML"/>
          <w:rFonts w:ascii="Consolas" w:hAnsi="Consolas" w:cs="Consolas"/>
          <w:color w:val="444444"/>
          <w:shd w:val="clear" w:color="auto" w:fill="F0F0F0"/>
        </w:rPr>
        <w:tab/>
      </w:r>
      <w:r>
        <w:rPr>
          <w:rStyle w:val="HTML"/>
          <w:rFonts w:ascii="Consolas" w:hAnsi="Consolas" w:cs="Consolas"/>
          <w:color w:val="444444"/>
          <w:shd w:val="clear" w:color="auto" w:fill="F0F0F0"/>
        </w:rPr>
        <w:tab/>
      </w:r>
      <w:r>
        <w:rPr>
          <w:rStyle w:val="HTML"/>
          <w:rFonts w:ascii="Consolas" w:hAnsi="Consolas" w:cs="Consolas" w:hint="eastAsia"/>
          <w:color w:val="444444"/>
          <w:shd w:val="clear" w:color="auto" w:fill="F0F0F0"/>
        </w:rPr>
        <w:t>//</w:t>
      </w:r>
      <w:r>
        <w:rPr>
          <w:rStyle w:val="HTML"/>
          <w:rFonts w:ascii="Consolas" w:hAnsi="Consolas" w:cs="Consolas" w:hint="eastAsia"/>
          <w:color w:val="444444"/>
          <w:shd w:val="clear" w:color="auto" w:fill="F0F0F0"/>
        </w:rPr>
        <w:t>配置</w:t>
      </w:r>
      <w:r>
        <w:rPr>
          <w:rStyle w:val="HTML"/>
          <w:rFonts w:ascii="Consolas" w:hAnsi="Consolas" w:cs="Consolas" w:hint="eastAsia"/>
          <w:color w:val="444444"/>
          <w:shd w:val="clear" w:color="auto" w:fill="F0F0F0"/>
        </w:rPr>
        <w:t>url</w:t>
      </w:r>
      <w:r>
        <w:rPr>
          <w:rStyle w:val="HTML"/>
          <w:rFonts w:ascii="Consolas" w:hAnsi="Consolas" w:cs="Consolas"/>
          <w:color w:val="444444"/>
          <w:shd w:val="clear" w:color="auto" w:fill="F0F0F0"/>
        </w:rPr>
        <w:t>Manager</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'enablePrettyUrl'</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true</w:t>
      </w:r>
      <w:r>
        <w:rPr>
          <w:rStyle w:val="HTML"/>
          <w:rFonts w:ascii="Consolas" w:hAnsi="Consolas" w:cs="Consolas"/>
          <w:color w:val="444444"/>
          <w:shd w:val="clear" w:color="auto" w:fill="F0F0F0"/>
        </w:rPr>
        <w:t>,</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'showScriptName'</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false</w:t>
      </w:r>
      <w:r>
        <w:rPr>
          <w:rStyle w:val="HTML"/>
          <w:rFonts w:ascii="Consolas" w:hAnsi="Consolas" w:cs="Consolas"/>
          <w:color w:val="444444"/>
          <w:shd w:val="clear" w:color="auto" w:fill="F0F0F0"/>
        </w:rPr>
        <w:t>,</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'enableStrictParsing'</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false</w:t>
      </w:r>
      <w:r>
        <w:rPr>
          <w:rStyle w:val="HTML"/>
          <w:rFonts w:ascii="Consolas" w:hAnsi="Consolas" w:cs="Consolas"/>
          <w:color w:val="444444"/>
          <w:shd w:val="clear" w:color="auto" w:fill="F0F0F0"/>
        </w:rPr>
        <w:t>,</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'rules'</w:t>
      </w:r>
      <w:r>
        <w:rPr>
          <w:rStyle w:val="HTML"/>
          <w:rFonts w:ascii="Consolas" w:hAnsi="Consolas" w:cs="Consolas"/>
          <w:color w:val="444444"/>
          <w:shd w:val="clear" w:color="auto" w:fill="F0F0F0"/>
        </w:rPr>
        <w:t xml:space="preserve"> =&gt; [</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tabs>
          <w:tab w:val="clear" w:pos="5496"/>
          <w:tab w:val="left" w:pos="5250"/>
        </w:tabs>
        <w:wordWrap w:val="0"/>
        <w:ind w:left="-120" w:right="-120"/>
        <w:rPr>
          <w:rStyle w:val="hljs-comment"/>
          <w:rFonts w:ascii="Consolas" w:hAnsi="Consolas" w:cs="Consolas"/>
          <w:color w:val="888888"/>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w:t>
      </w:r>
      <w:r>
        <w:rPr>
          <w:rStyle w:val="hljs-comment"/>
          <w:rFonts w:ascii="Consolas" w:hAnsi="Consolas" w:cs="Consolas" w:hint="eastAsia"/>
          <w:color w:val="888888"/>
          <w:shd w:val="clear" w:color="auto" w:fill="F0F0F0"/>
        </w:rPr>
        <w:t>配置</w:t>
      </w:r>
      <w:r>
        <w:rPr>
          <w:rStyle w:val="hljs-comment"/>
          <w:rFonts w:ascii="Consolas" w:hAnsi="Consolas" w:cs="Consolas"/>
          <w:color w:val="888888"/>
          <w:shd w:val="clear" w:color="auto" w:fill="F0F0F0"/>
        </w:rPr>
        <w:t>路由规则</w:t>
      </w:r>
    </w:p>
    <w:p w:rsidR="00390D6E" w:rsidRPr="00390D6E" w:rsidRDefault="00390D6E" w:rsidP="00390D6E">
      <w:pPr>
        <w:pStyle w:val="HTML0"/>
        <w:pBdr>
          <w:top w:val="single" w:sz="6" w:space="7" w:color="CCCCCC"/>
          <w:left w:val="single" w:sz="6" w:space="7" w:color="CCCCCC"/>
          <w:bottom w:val="single" w:sz="6" w:space="7" w:color="CCCCCC"/>
          <w:right w:val="single" w:sz="6" w:space="7" w:color="CCCCCC"/>
        </w:pBdr>
        <w:shd w:val="clear" w:color="auto" w:fill="F5F5F5"/>
        <w:tabs>
          <w:tab w:val="left" w:pos="5250"/>
        </w:tabs>
        <w:wordWrap w:val="0"/>
        <w:ind w:left="-120" w:right="-120"/>
        <w:rPr>
          <w:rStyle w:val="HTML"/>
          <w:rFonts w:ascii="Consolas" w:hAnsi="Consolas" w:cs="Consolas"/>
          <w:color w:val="444444"/>
          <w:shd w:val="clear" w:color="auto" w:fill="F0F0F0"/>
        </w:rPr>
      </w:pPr>
      <w:r w:rsidRPr="00390D6E">
        <w:rPr>
          <w:rStyle w:val="HTML"/>
          <w:rFonts w:ascii="Consolas" w:hAnsi="Consolas" w:cs="Consolas"/>
          <w:color w:val="444444"/>
          <w:shd w:val="clear" w:color="auto" w:fill="F0F0F0"/>
        </w:rPr>
        <w:t xml:space="preserve">        </w:t>
      </w:r>
      <w:r>
        <w:rPr>
          <w:rStyle w:val="HTML"/>
          <w:rFonts w:ascii="Consolas" w:hAnsi="Consolas" w:cs="Consolas"/>
          <w:color w:val="444444"/>
          <w:shd w:val="clear" w:color="auto" w:fill="F0F0F0"/>
        </w:rPr>
        <w:t xml:space="preserve">        </w:t>
      </w:r>
      <w:r w:rsidRPr="00390D6E">
        <w:rPr>
          <w:rStyle w:val="HTML"/>
          <w:rFonts w:ascii="Consolas" w:hAnsi="Consolas" w:cs="Consolas"/>
          <w:color w:val="444444"/>
          <w:shd w:val="clear" w:color="auto" w:fill="F0F0F0"/>
        </w:rPr>
        <w:t>'admin'=&gt;'/adminindex/default/index',</w:t>
      </w:r>
    </w:p>
    <w:p w:rsidR="00390D6E" w:rsidRPr="00390D6E" w:rsidRDefault="00390D6E" w:rsidP="00390D6E">
      <w:pPr>
        <w:pStyle w:val="HTML0"/>
        <w:pBdr>
          <w:top w:val="single" w:sz="6" w:space="7" w:color="CCCCCC"/>
          <w:left w:val="single" w:sz="6" w:space="7" w:color="CCCCCC"/>
          <w:bottom w:val="single" w:sz="6" w:space="7" w:color="CCCCCC"/>
          <w:right w:val="single" w:sz="6" w:space="7" w:color="CCCCCC"/>
        </w:pBdr>
        <w:shd w:val="clear" w:color="auto" w:fill="F5F5F5"/>
        <w:tabs>
          <w:tab w:val="left" w:pos="5250"/>
        </w:tabs>
        <w:wordWrap w:val="0"/>
        <w:ind w:left="-120" w:right="-120"/>
        <w:rPr>
          <w:rStyle w:val="HTML"/>
          <w:rFonts w:ascii="Consolas" w:hAnsi="Consolas" w:cs="Consolas"/>
          <w:color w:val="444444"/>
          <w:shd w:val="clear" w:color="auto" w:fill="F0F0F0"/>
        </w:rPr>
      </w:pPr>
      <w:r w:rsidRPr="00390D6E">
        <w:rPr>
          <w:rStyle w:val="HTML"/>
          <w:rFonts w:ascii="Consolas" w:hAnsi="Consolas" w:cs="Consolas"/>
          <w:color w:val="444444"/>
          <w:shd w:val="clear" w:color="auto" w:fill="F0F0F0"/>
        </w:rPr>
        <w:t xml:space="preserve">                'tradeinfo'=&gt;'/trades/list',</w:t>
      </w:r>
    </w:p>
    <w:p w:rsidR="00390D6E" w:rsidRDefault="00390D6E" w:rsidP="00390D6E">
      <w:pPr>
        <w:pStyle w:val="HTML0"/>
        <w:pBdr>
          <w:top w:val="single" w:sz="6" w:space="7" w:color="CCCCCC"/>
          <w:left w:val="single" w:sz="6" w:space="7" w:color="CCCCCC"/>
          <w:bottom w:val="single" w:sz="6" w:space="7" w:color="CCCCCC"/>
          <w:right w:val="single" w:sz="6" w:space="7" w:color="CCCCCC"/>
        </w:pBdr>
        <w:shd w:val="clear" w:color="auto" w:fill="F5F5F5"/>
        <w:tabs>
          <w:tab w:val="left" w:pos="5250"/>
        </w:tabs>
        <w:wordWrap w:val="0"/>
        <w:ind w:left="-120" w:right="-120"/>
        <w:rPr>
          <w:rStyle w:val="HTML"/>
          <w:rFonts w:ascii="Consolas" w:hAnsi="Consolas" w:cs="Consolas"/>
          <w:color w:val="444444"/>
          <w:shd w:val="clear" w:color="auto" w:fill="F0F0F0"/>
        </w:rPr>
      </w:pPr>
      <w:r w:rsidRPr="00390D6E">
        <w:rPr>
          <w:rStyle w:val="HTML"/>
          <w:rFonts w:ascii="Consolas" w:hAnsi="Consolas" w:cs="Consolas"/>
          <w:color w:val="444444"/>
          <w:shd w:val="clear" w:color="auto" w:fill="F0F0F0"/>
        </w:rPr>
        <w:t xml:space="preserve">                '/game' =&gt; '/games/list',</w:t>
      </w:r>
    </w:p>
    <w:p w:rsidR="003E0F31" w:rsidRPr="00390D6E" w:rsidRDefault="003E0F31" w:rsidP="00390D6E">
      <w:pPr>
        <w:pStyle w:val="HTML0"/>
        <w:pBdr>
          <w:top w:val="single" w:sz="6" w:space="7" w:color="CCCCCC"/>
          <w:left w:val="single" w:sz="6" w:space="7" w:color="CCCCCC"/>
          <w:bottom w:val="single" w:sz="6" w:space="7" w:color="CCCCCC"/>
          <w:right w:val="single" w:sz="6" w:space="7" w:color="CCCCCC"/>
        </w:pBdr>
        <w:shd w:val="clear" w:color="auto" w:fill="F5F5F5"/>
        <w:tabs>
          <w:tab w:val="left" w:pos="5250"/>
        </w:tabs>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sidRPr="00E531AC">
        <w:rPr>
          <w:rStyle w:val="hljs-comment"/>
          <w:rFonts w:hint="eastAsia"/>
          <w:color w:val="888888"/>
        </w:rPr>
        <w:t>//以</w:t>
      </w:r>
      <w:r w:rsidRPr="00E531AC">
        <w:rPr>
          <w:rStyle w:val="hljs-comment"/>
          <w:color w:val="888888"/>
        </w:rPr>
        <w:t>下为动态路由</w:t>
      </w:r>
    </w:p>
    <w:p w:rsidR="00390D6E" w:rsidRPr="00390D6E" w:rsidRDefault="00390D6E" w:rsidP="00390D6E">
      <w:pPr>
        <w:pStyle w:val="HTML0"/>
        <w:pBdr>
          <w:top w:val="single" w:sz="6" w:space="7" w:color="CCCCCC"/>
          <w:left w:val="single" w:sz="6" w:space="7" w:color="CCCCCC"/>
          <w:bottom w:val="single" w:sz="6" w:space="7" w:color="CCCCCC"/>
          <w:right w:val="single" w:sz="6" w:space="7" w:color="CCCCCC"/>
        </w:pBdr>
        <w:shd w:val="clear" w:color="auto" w:fill="F5F5F5"/>
        <w:tabs>
          <w:tab w:val="left" w:pos="5250"/>
        </w:tabs>
        <w:wordWrap w:val="0"/>
        <w:ind w:left="-120" w:right="-120"/>
        <w:rPr>
          <w:rStyle w:val="HTML"/>
          <w:rFonts w:ascii="Consolas" w:hAnsi="Consolas" w:cs="Consolas"/>
          <w:color w:val="444444"/>
          <w:shd w:val="clear" w:color="auto" w:fill="F0F0F0"/>
        </w:rPr>
      </w:pPr>
      <w:r w:rsidRPr="00390D6E">
        <w:rPr>
          <w:rStyle w:val="HTML"/>
          <w:rFonts w:ascii="Consolas" w:hAnsi="Consolas" w:cs="Consolas"/>
          <w:color w:val="444444"/>
          <w:shd w:val="clear" w:color="auto" w:fill="F0F0F0"/>
        </w:rPr>
        <w:t xml:space="preserve">                '/game/&lt;spelling:\w+&gt;-&lt;gameid:\d+&gt;' =&gt; '/trades/list-trade',</w:t>
      </w:r>
    </w:p>
    <w:p w:rsidR="00390D6E" w:rsidRPr="00390D6E" w:rsidRDefault="00390D6E" w:rsidP="00390D6E">
      <w:pPr>
        <w:pStyle w:val="HTML0"/>
        <w:pBdr>
          <w:top w:val="single" w:sz="6" w:space="7" w:color="CCCCCC"/>
          <w:left w:val="single" w:sz="6" w:space="7" w:color="CCCCCC"/>
          <w:bottom w:val="single" w:sz="6" w:space="7" w:color="CCCCCC"/>
          <w:right w:val="single" w:sz="6" w:space="7" w:color="CCCCCC"/>
        </w:pBdr>
        <w:shd w:val="clear" w:color="auto" w:fill="F5F5F5"/>
        <w:tabs>
          <w:tab w:val="left" w:pos="5250"/>
        </w:tabs>
        <w:wordWrap w:val="0"/>
        <w:ind w:left="-120" w:right="-120"/>
        <w:rPr>
          <w:rStyle w:val="HTML"/>
          <w:rFonts w:ascii="Consolas" w:hAnsi="Consolas" w:cs="Consolas"/>
          <w:color w:val="444444"/>
          <w:shd w:val="clear" w:color="auto" w:fill="F0F0F0"/>
        </w:rPr>
      </w:pPr>
      <w:r w:rsidRPr="00390D6E">
        <w:rPr>
          <w:rStyle w:val="HTML"/>
          <w:rFonts w:ascii="Consolas" w:hAnsi="Consolas" w:cs="Consolas"/>
          <w:color w:val="444444"/>
          <w:shd w:val="clear" w:color="auto" w:fill="F0F0F0"/>
        </w:rPr>
        <w:t xml:space="preserve">                '/game/&lt;spelling:\w+&gt;-&lt;gameid:\d+&gt;-&lt;parentgoodsid:\d+&gt;-&lt;goodsid:\d+&gt;' =&gt; '/trades/list-trade',  </w:t>
      </w:r>
    </w:p>
    <w:p w:rsidR="00390D6E" w:rsidRPr="00390D6E" w:rsidRDefault="00390D6E" w:rsidP="00390D6E">
      <w:pPr>
        <w:pStyle w:val="HTML0"/>
        <w:pBdr>
          <w:top w:val="single" w:sz="6" w:space="7" w:color="CCCCCC"/>
          <w:left w:val="single" w:sz="6" w:space="7" w:color="CCCCCC"/>
          <w:bottom w:val="single" w:sz="6" w:space="7" w:color="CCCCCC"/>
          <w:right w:val="single" w:sz="6" w:space="7" w:color="CCCCCC"/>
        </w:pBdr>
        <w:shd w:val="clear" w:color="auto" w:fill="F5F5F5"/>
        <w:tabs>
          <w:tab w:val="left" w:pos="5250"/>
        </w:tabs>
        <w:wordWrap w:val="0"/>
        <w:ind w:left="-120" w:right="-120"/>
        <w:rPr>
          <w:rStyle w:val="HTML"/>
          <w:rFonts w:ascii="Consolas" w:hAnsi="Consolas" w:cs="Consolas"/>
          <w:color w:val="444444"/>
          <w:shd w:val="clear" w:color="auto" w:fill="F0F0F0"/>
        </w:rPr>
      </w:pPr>
      <w:r w:rsidRPr="00390D6E">
        <w:rPr>
          <w:rStyle w:val="HTML"/>
          <w:rFonts w:ascii="Consolas" w:hAnsi="Consolas" w:cs="Consolas"/>
          <w:color w:val="444444"/>
          <w:shd w:val="clear" w:color="auto" w:fill="F0F0F0"/>
        </w:rPr>
        <w:t xml:space="preserve">                'store_&lt;id:\d+&gt;' =&gt; '/shopinfo',</w:t>
      </w:r>
    </w:p>
    <w:p w:rsidR="00390D6E" w:rsidRPr="00390D6E" w:rsidRDefault="00390D6E" w:rsidP="00390D6E">
      <w:pPr>
        <w:pStyle w:val="HTML0"/>
        <w:pBdr>
          <w:top w:val="single" w:sz="6" w:space="7" w:color="CCCCCC"/>
          <w:left w:val="single" w:sz="6" w:space="7" w:color="CCCCCC"/>
          <w:bottom w:val="single" w:sz="6" w:space="7" w:color="CCCCCC"/>
          <w:right w:val="single" w:sz="6" w:space="7" w:color="CCCCCC"/>
        </w:pBdr>
        <w:shd w:val="clear" w:color="auto" w:fill="F5F5F5"/>
        <w:tabs>
          <w:tab w:val="left" w:pos="5250"/>
        </w:tabs>
        <w:wordWrap w:val="0"/>
        <w:ind w:left="-120" w:right="-120"/>
        <w:rPr>
          <w:rStyle w:val="HTML"/>
          <w:rFonts w:ascii="Consolas" w:hAnsi="Consolas" w:cs="Consolas"/>
          <w:color w:val="444444"/>
          <w:shd w:val="clear" w:color="auto" w:fill="F0F0F0"/>
        </w:rPr>
      </w:pPr>
      <w:r w:rsidRPr="00390D6E">
        <w:rPr>
          <w:rStyle w:val="HTML"/>
          <w:rFonts w:ascii="Consolas" w:hAnsi="Consolas" w:cs="Consolas"/>
          <w:color w:val="444444"/>
          <w:shd w:val="clear" w:color="auto" w:fill="F0F0F0"/>
        </w:rPr>
        <w:t xml:space="preserve">                '/news/&lt;gameid:\d+&gt;-&lt;page:\d+&gt;' =&gt; '/download/news',</w:t>
      </w:r>
    </w:p>
    <w:p w:rsidR="00390D6E" w:rsidRPr="00390D6E" w:rsidRDefault="00390D6E" w:rsidP="00390D6E">
      <w:pPr>
        <w:pStyle w:val="HTML0"/>
        <w:pBdr>
          <w:top w:val="single" w:sz="6" w:space="7" w:color="CCCCCC"/>
          <w:left w:val="single" w:sz="6" w:space="7" w:color="CCCCCC"/>
          <w:bottom w:val="single" w:sz="6" w:space="7" w:color="CCCCCC"/>
          <w:right w:val="single" w:sz="6" w:space="7" w:color="CCCCCC"/>
        </w:pBdr>
        <w:shd w:val="clear" w:color="auto" w:fill="F5F5F5"/>
        <w:tabs>
          <w:tab w:val="left" w:pos="5250"/>
        </w:tabs>
        <w:wordWrap w:val="0"/>
        <w:ind w:left="-120" w:right="-120"/>
        <w:rPr>
          <w:rStyle w:val="HTML"/>
          <w:rFonts w:ascii="Consolas" w:hAnsi="Consolas" w:cs="Consolas"/>
          <w:color w:val="444444"/>
          <w:shd w:val="clear" w:color="auto" w:fill="F0F0F0"/>
        </w:rPr>
      </w:pPr>
      <w:r w:rsidRPr="00390D6E">
        <w:rPr>
          <w:rStyle w:val="HTML"/>
          <w:rFonts w:ascii="Consolas" w:hAnsi="Consolas" w:cs="Consolas"/>
          <w:color w:val="444444"/>
          <w:shd w:val="clear" w:color="auto" w:fill="F0F0F0"/>
        </w:rPr>
        <w:t xml:space="preserve">                'news_&lt;id:\d+&gt;.html' =&gt; '/download/news/view',</w:t>
      </w:r>
    </w:p>
    <w:p w:rsidR="00390D6E" w:rsidRPr="00390D6E" w:rsidRDefault="00390D6E" w:rsidP="00390D6E">
      <w:pPr>
        <w:pStyle w:val="HTML0"/>
        <w:pBdr>
          <w:top w:val="single" w:sz="6" w:space="7" w:color="CCCCCC"/>
          <w:left w:val="single" w:sz="6" w:space="7" w:color="CCCCCC"/>
          <w:bottom w:val="single" w:sz="6" w:space="7" w:color="CCCCCC"/>
          <w:right w:val="single" w:sz="6" w:space="7" w:color="CCCCCC"/>
        </w:pBdr>
        <w:shd w:val="clear" w:color="auto" w:fill="F5F5F5"/>
        <w:tabs>
          <w:tab w:val="left" w:pos="5250"/>
        </w:tabs>
        <w:wordWrap w:val="0"/>
        <w:ind w:left="-120" w:right="-120"/>
        <w:rPr>
          <w:rStyle w:val="HTML"/>
          <w:rFonts w:ascii="Consolas" w:hAnsi="Consolas" w:cs="Consolas"/>
          <w:color w:val="444444"/>
          <w:shd w:val="clear" w:color="auto" w:fill="F0F0F0"/>
        </w:rPr>
      </w:pPr>
      <w:r w:rsidRPr="00390D6E">
        <w:rPr>
          <w:rStyle w:val="HTML"/>
          <w:rFonts w:ascii="Consolas" w:hAnsi="Consolas" w:cs="Consolas"/>
          <w:color w:val="444444"/>
          <w:shd w:val="clear" w:color="auto" w:fill="F0F0F0"/>
        </w:rPr>
        <w:t xml:space="preserve">                '/promote/route/&lt;pcid:\d+&gt;' =&gt; '/promote/route',</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52DB8" w:rsidRDefault="00852DB8" w:rsidP="00852DB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852DB8" w:rsidRPr="007F1E2E" w:rsidRDefault="00E531AC" w:rsidP="0024589A">
      <w:pPr>
        <w:rPr>
          <w:color w:val="2E74B5" w:themeColor="accent1" w:themeShade="BF"/>
          <w:shd w:val="clear" w:color="auto" w:fill="DEEAF6" w:themeFill="accent1" w:themeFillTint="33"/>
        </w:rPr>
      </w:pPr>
      <w:r w:rsidRPr="007F1E2E">
        <w:rPr>
          <w:rFonts w:hint="eastAsia"/>
          <w:color w:val="2E74B5" w:themeColor="accent1" w:themeShade="BF"/>
          <w:shd w:val="clear" w:color="auto" w:fill="DEEAF6" w:themeFill="accent1" w:themeFillTint="33"/>
        </w:rPr>
        <w:t>注</w:t>
      </w:r>
      <w:r w:rsidRPr="007F1E2E">
        <w:rPr>
          <w:color w:val="2E74B5" w:themeColor="accent1" w:themeShade="BF"/>
          <w:shd w:val="clear" w:color="auto" w:fill="DEEAF6" w:themeFill="accent1" w:themeFillTint="33"/>
        </w:rPr>
        <w:t>：使用动态路由需要为其创建相匹配</w:t>
      </w:r>
      <w:r w:rsidRPr="007F1E2E">
        <w:rPr>
          <w:rFonts w:hint="eastAsia"/>
          <w:color w:val="2E74B5" w:themeColor="accent1" w:themeShade="BF"/>
          <w:shd w:val="clear" w:color="auto" w:fill="DEEAF6" w:themeFill="accent1" w:themeFillTint="33"/>
        </w:rPr>
        <w:t>的</w:t>
      </w:r>
      <w:r w:rsidRPr="007F1E2E">
        <w:rPr>
          <w:color w:val="2E74B5" w:themeColor="accent1" w:themeShade="BF"/>
          <w:shd w:val="clear" w:color="auto" w:fill="DEEAF6" w:themeFill="accent1" w:themeFillTint="33"/>
        </w:rPr>
        <w:t>路由规则。</w:t>
      </w:r>
    </w:p>
    <w:p w:rsidR="00E531AC" w:rsidRDefault="00E531AC" w:rsidP="0024589A"/>
    <w:p w:rsidR="00085E9B" w:rsidRDefault="00085E9B" w:rsidP="0024589A">
      <w:r>
        <w:t>2.4.2</w:t>
      </w:r>
      <w:r>
        <w:rPr>
          <w:rFonts w:hint="eastAsia"/>
        </w:rPr>
        <w:t>、</w:t>
      </w:r>
      <w:r>
        <w:t>创建</w:t>
      </w:r>
      <w:r>
        <w:t>URL</w:t>
      </w:r>
      <w:r>
        <w:rPr>
          <w:rFonts w:hint="eastAsia"/>
        </w:rPr>
        <w:t>规则：</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namespace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app</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components</w:t>
      </w:r>
      <w:r>
        <w:rPr>
          <w:rStyle w:val="HTML"/>
          <w:rFonts w:ascii="Consolas" w:hAnsi="Consolas" w:cs="Consolas"/>
          <w:color w:val="444444"/>
          <w:shd w:val="clear" w:color="auto" w:fill="F0F0F0"/>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web</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UrlRuleInterface</w:t>
      </w:r>
      <w:r>
        <w:rPr>
          <w:rStyle w:val="HTML"/>
          <w:rFonts w:ascii="Consolas" w:hAnsi="Consolas" w:cs="Consolas"/>
          <w:color w:val="444444"/>
          <w:shd w:val="clear" w:color="auto" w:fill="F0F0F0"/>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base</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Object</w:t>
      </w:r>
      <w:r>
        <w:rPr>
          <w:rStyle w:val="HTML"/>
          <w:rFonts w:ascii="Consolas" w:hAnsi="Consolas" w:cs="Consolas"/>
          <w:color w:val="444444"/>
          <w:shd w:val="clear" w:color="auto" w:fill="F0F0F0"/>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class"/>
          <w:rFonts w:ascii="Consolas" w:hAnsi="Consolas" w:cs="Consolas"/>
          <w:color w:val="444444"/>
          <w:shd w:val="clear" w:color="auto" w:fill="F0F0F0"/>
        </w:rPr>
      </w:pPr>
      <w:r>
        <w:rPr>
          <w:rStyle w:val="hljs-keyword"/>
          <w:rFonts w:ascii="Consolas" w:hAnsi="Consolas" w:cs="Consolas"/>
          <w:b/>
          <w:bCs/>
          <w:color w:val="444444"/>
          <w:shd w:val="clear" w:color="auto" w:fill="F0F0F0"/>
        </w:rPr>
        <w:t>class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CarUrlRule</w:t>
      </w:r>
      <w:r>
        <w:rPr>
          <w:rStyle w:val="hljs-class"/>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extends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Object</w:t>
      </w:r>
      <w:r>
        <w:rPr>
          <w:rStyle w:val="hljs-class"/>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implements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UrlRuleInterface</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createUrl</w:t>
      </w:r>
      <w:r>
        <w:rPr>
          <w:rStyle w:val="hljs-params"/>
          <w:rFonts w:ascii="Consolas" w:hAnsi="Consolas" w:cs="Consolas"/>
          <w:color w:val="444444"/>
          <w:shd w:val="clear" w:color="auto" w:fill="F0F0F0"/>
        </w:rPr>
        <w:t>(</w:t>
      </w:r>
      <w:r>
        <w:rPr>
          <w:rStyle w:val="hljs-variable"/>
          <w:rFonts w:ascii="Consolas" w:hAnsi="Consolas" w:cs="Consolas"/>
          <w:color w:val="BC6060"/>
          <w:shd w:val="clear" w:color="auto" w:fill="F0F0F0"/>
        </w:rPr>
        <w:t>$manager</w:t>
      </w:r>
      <w:r>
        <w:rPr>
          <w:rStyle w:val="hljs-params"/>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$route</w:t>
      </w:r>
      <w:r>
        <w:rPr>
          <w:rStyle w:val="hljs-params"/>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$params</w:t>
      </w:r>
      <w:r>
        <w:rPr>
          <w:rStyle w:val="hljs-params"/>
          <w:rFonts w:ascii="Consolas" w:hAnsi="Consolas" w:cs="Consolas"/>
          <w:color w:val="444444"/>
          <w:shd w:val="clear" w:color="auto" w:fill="F0F0F0"/>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$route</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'car/index'</w:t>
      </w:r>
      <w:r>
        <w:rPr>
          <w:rStyle w:val="HTML"/>
          <w:rFonts w:ascii="Consolas" w:hAnsi="Consolas" w:cs="Consolas"/>
          <w:color w:val="444444"/>
          <w:shd w:val="clear" w:color="auto" w:fill="F0F0F0"/>
        </w:rPr>
        <w:t>)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isset</w:t>
      </w:r>
      <w:r>
        <w:rPr>
          <w:rStyle w:val="HTML"/>
          <w:rFonts w:ascii="Consolas" w:hAnsi="Consolas" w:cs="Consolas"/>
          <w:color w:val="444444"/>
          <w:shd w:val="clear" w:color="auto" w:fill="F0F0F0"/>
        </w:rPr>
        <w:t>(</w:t>
      </w:r>
      <w:r>
        <w:rPr>
          <w:rStyle w:val="hljs-variable"/>
          <w:rFonts w:ascii="Consolas" w:hAnsi="Consolas" w:cs="Consolas"/>
          <w:color w:val="BC6060"/>
          <w:shd w:val="clear" w:color="auto" w:fill="F0F0F0"/>
        </w:rPr>
        <w:t>$params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'manufacturer'</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$params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'model'</w:t>
      </w:r>
      <w:r>
        <w:rPr>
          <w:rStyle w:val="HTML"/>
          <w:rFonts w:ascii="Consolas" w:hAnsi="Consolas" w:cs="Consolas"/>
          <w:color w:val="444444"/>
          <w:shd w:val="clear" w:color="auto" w:fill="F0F0F0"/>
        </w:rPr>
        <w:t>]))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$params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'manufacturer'</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$params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'model'</w:t>
      </w:r>
      <w:r>
        <w:rPr>
          <w:rStyle w:val="HTML"/>
          <w:rFonts w:ascii="Consolas" w:hAnsi="Consolas" w:cs="Consolas"/>
          <w:color w:val="444444"/>
          <w:shd w:val="clear" w:color="auto" w:fill="F0F0F0"/>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elseif</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isset</w:t>
      </w:r>
      <w:r>
        <w:rPr>
          <w:rStyle w:val="HTML"/>
          <w:rFonts w:ascii="Consolas" w:hAnsi="Consolas" w:cs="Consolas"/>
          <w:color w:val="444444"/>
          <w:shd w:val="clear" w:color="auto" w:fill="F0F0F0"/>
        </w:rPr>
        <w:t>(</w:t>
      </w:r>
      <w:r>
        <w:rPr>
          <w:rStyle w:val="hljs-variable"/>
          <w:rFonts w:ascii="Consolas" w:hAnsi="Consolas" w:cs="Consolas"/>
          <w:color w:val="BC6060"/>
          <w:shd w:val="clear" w:color="auto" w:fill="F0F0F0"/>
        </w:rPr>
        <w:t>$params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'manufacturer'</w:t>
      </w:r>
      <w:r>
        <w:rPr>
          <w:rStyle w:val="HTML"/>
          <w:rFonts w:ascii="Consolas" w:hAnsi="Consolas" w:cs="Consolas"/>
          <w:color w:val="444444"/>
          <w:shd w:val="clear" w:color="auto" w:fill="F0F0F0"/>
        </w:rPr>
        <w:t>]))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$params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'manufacturer'</w:t>
      </w:r>
      <w:r>
        <w:rPr>
          <w:rStyle w:val="HTML"/>
          <w:rFonts w:ascii="Consolas" w:hAnsi="Consolas" w:cs="Consolas"/>
          <w:color w:val="444444"/>
          <w:shd w:val="clear" w:color="auto" w:fill="F0F0F0"/>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false</w:t>
      </w: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this rule does not apply</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parseRequest</w:t>
      </w:r>
      <w:r>
        <w:rPr>
          <w:rStyle w:val="hljs-params"/>
          <w:rFonts w:ascii="Consolas" w:hAnsi="Consolas" w:cs="Consolas"/>
          <w:color w:val="444444"/>
          <w:shd w:val="clear" w:color="auto" w:fill="F0F0F0"/>
        </w:rPr>
        <w:t>(</w:t>
      </w:r>
      <w:r>
        <w:rPr>
          <w:rStyle w:val="hljs-variable"/>
          <w:rFonts w:ascii="Consolas" w:hAnsi="Consolas" w:cs="Consolas"/>
          <w:color w:val="BC6060"/>
          <w:shd w:val="clear" w:color="auto" w:fill="F0F0F0"/>
        </w:rPr>
        <w:t>$manager</w:t>
      </w:r>
      <w:r>
        <w:rPr>
          <w:rStyle w:val="hljs-params"/>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$request</w:t>
      </w:r>
      <w:r>
        <w:rPr>
          <w:rStyle w:val="hljs-params"/>
          <w:rFonts w:ascii="Consolas" w:hAnsi="Consolas" w:cs="Consolas"/>
          <w:color w:val="444444"/>
          <w:shd w:val="clear" w:color="auto" w:fill="F0F0F0"/>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$pathInfo</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-&gt;getPathInfo();</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(preg_match(</w:t>
      </w:r>
      <w:r>
        <w:rPr>
          <w:rStyle w:val="hljs-string"/>
          <w:rFonts w:ascii="Consolas" w:hAnsi="Consolas" w:cs="Consolas"/>
          <w:color w:val="880000"/>
          <w:shd w:val="clear" w:color="auto" w:fill="F0F0F0"/>
        </w:rPr>
        <w:t>'%^(\w+)(/(\w+))?$%'</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$pathInfo</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$matches</w:t>
      </w:r>
      <w:r>
        <w:rPr>
          <w:rStyle w:val="HTML"/>
          <w:rFonts w:ascii="Consolas" w:hAnsi="Consolas" w:cs="Consolas"/>
          <w:color w:val="444444"/>
          <w:shd w:val="clear" w:color="auto" w:fill="F0F0F0"/>
        </w:rPr>
        <w:t>))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check $matches[1] and $matches[3] to see</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if they match a manufacturer and a model in the database</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If so, set $params['manufacturer'] and/or $params['model']</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and return ['car/index', $params]</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false</w:t>
      </w: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this rule does not apply</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7F1E2E" w:rsidRDefault="007F1E2E" w:rsidP="00085E9B">
      <w:pPr>
        <w:pStyle w:val="a9"/>
        <w:shd w:val="clear" w:color="auto" w:fill="FFFFFF"/>
        <w:spacing w:before="0" w:beforeAutospacing="0" w:after="150" w:afterAutospacing="0"/>
        <w:rPr>
          <w:rFonts w:ascii="Helvetica" w:hAnsi="Helvetica" w:cs="Helvetica"/>
          <w:color w:val="333333"/>
          <w:sz w:val="21"/>
          <w:szCs w:val="21"/>
        </w:rPr>
      </w:pPr>
    </w:p>
    <w:p w:rsidR="00085E9B" w:rsidRDefault="00085E9B" w:rsidP="00085E9B">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2.4.3</w:t>
      </w:r>
      <w:r>
        <w:rPr>
          <w:rFonts w:ascii="Helvetica" w:hAnsi="Helvetica" w:cs="Helvetica" w:hint="eastAsia"/>
          <w:color w:val="333333"/>
          <w:sz w:val="21"/>
          <w:szCs w:val="21"/>
        </w:rPr>
        <w:t>、在</w:t>
      </w:r>
      <w:r>
        <w:rPr>
          <w:rFonts w:ascii="Helvetica" w:hAnsi="Helvetica" w:cs="Helvetica"/>
          <w:color w:val="333333"/>
          <w:sz w:val="21"/>
          <w:szCs w:val="21"/>
        </w:rPr>
        <w:t>应用配置中对</w:t>
      </w:r>
      <w:r>
        <w:rPr>
          <w:rFonts w:ascii="Helvetica" w:hAnsi="Helvetica" w:cs="Helvetica"/>
          <w:color w:val="333333"/>
          <w:sz w:val="21"/>
          <w:szCs w:val="21"/>
        </w:rPr>
        <w:t> </w:t>
      </w:r>
      <w:hyperlink r:id="rId196" w:anchor="$rules-detail" w:history="1">
        <w:r>
          <w:rPr>
            <w:rStyle w:val="a4"/>
            <w:rFonts w:ascii="Helvetica" w:hAnsi="Helvetica" w:cs="Helvetica"/>
            <w:color w:val="337AB7"/>
            <w:sz w:val="21"/>
            <w:szCs w:val="21"/>
          </w:rPr>
          <w:t>yii\web\UrlManager::$rules</w:t>
        </w:r>
      </w:hyperlink>
      <w:r>
        <w:rPr>
          <w:rFonts w:ascii="Helvetica" w:hAnsi="Helvetica" w:cs="Helvetica"/>
          <w:color w:val="333333"/>
          <w:sz w:val="21"/>
          <w:szCs w:val="21"/>
        </w:rPr>
        <w:t> </w:t>
      </w:r>
      <w:r>
        <w:rPr>
          <w:rFonts w:ascii="Helvetica" w:hAnsi="Helvetica" w:cs="Helvetica" w:hint="eastAsia"/>
          <w:color w:val="333333"/>
          <w:sz w:val="21"/>
          <w:szCs w:val="21"/>
        </w:rPr>
        <w:t>进行</w:t>
      </w:r>
      <w:r>
        <w:rPr>
          <w:rFonts w:ascii="Helvetica" w:hAnsi="Helvetica" w:cs="Helvetica"/>
          <w:color w:val="333333"/>
          <w:sz w:val="21"/>
          <w:szCs w:val="21"/>
        </w:rPr>
        <w:t>配置</w:t>
      </w:r>
      <w:r>
        <w:rPr>
          <w:rFonts w:ascii="Helvetica" w:hAnsi="Helvetica" w:cs="Helvetica"/>
          <w:color w:val="333333"/>
          <w:sz w:val="21"/>
          <w:szCs w:val="21"/>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...other rules...</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'app\components\CarUrlRule'</w:t>
      </w:r>
      <w:r>
        <w:rPr>
          <w:rStyle w:val="HTML"/>
          <w:rFonts w:ascii="Consolas" w:hAnsi="Consolas" w:cs="Consolas"/>
          <w:color w:val="444444"/>
          <w:shd w:val="clear" w:color="auto" w:fill="F0F0F0"/>
        </w:rPr>
        <w:t xml:space="preserve">, </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...configure other properties...</w:t>
      </w:r>
    </w:p>
    <w:p w:rsid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085E9B" w:rsidRPr="00085E9B" w:rsidRDefault="00085E9B" w:rsidP="00085E9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Fonts w:ascii="Consolas" w:hAnsi="Consolas" w:cs="Consolas"/>
          <w:color w:val="444444"/>
          <w:shd w:val="clear" w:color="auto" w:fill="F0F0F0"/>
        </w:rPr>
      </w:pPr>
      <w:r>
        <w:rPr>
          <w:rStyle w:val="HTML"/>
          <w:rFonts w:ascii="Consolas" w:hAnsi="Consolas" w:cs="Consolas"/>
          <w:color w:val="444444"/>
          <w:shd w:val="clear" w:color="auto" w:fill="F0F0F0"/>
        </w:rPr>
        <w:t>]</w:t>
      </w:r>
    </w:p>
    <w:p w:rsidR="00085E9B" w:rsidRDefault="00085E9B" w:rsidP="0024589A"/>
    <w:p w:rsidR="00852DB8" w:rsidRDefault="00F461F0" w:rsidP="00D36F80">
      <w:pPr>
        <w:pStyle w:val="a3"/>
        <w:numPr>
          <w:ilvl w:val="0"/>
          <w:numId w:val="9"/>
        </w:numPr>
        <w:ind w:left="357" w:firstLineChars="0" w:hanging="357"/>
        <w:outlineLvl w:val="2"/>
      </w:pPr>
      <w:r>
        <w:rPr>
          <w:rFonts w:hint="eastAsia"/>
        </w:rPr>
        <w:t>请求（</w:t>
      </w:r>
      <w:r>
        <w:rPr>
          <w:rFonts w:hint="eastAsia"/>
        </w:rPr>
        <w:t>R</w:t>
      </w:r>
      <w:r>
        <w:t>equest</w:t>
      </w:r>
      <w:r>
        <w:rPr>
          <w:rFonts w:hint="eastAsia"/>
        </w:rPr>
        <w:t>）</w:t>
      </w:r>
    </w:p>
    <w:p w:rsidR="00F461F0" w:rsidRDefault="00F461F0" w:rsidP="00D36F80">
      <w:pPr>
        <w:outlineLvl w:val="3"/>
      </w:pPr>
      <w:r>
        <w:rPr>
          <w:rFonts w:hint="eastAsia"/>
        </w:rPr>
        <w:t>3.1</w:t>
      </w:r>
      <w:r>
        <w:rPr>
          <w:rFonts w:hint="eastAsia"/>
        </w:rPr>
        <w:t>、</w:t>
      </w:r>
      <w:r>
        <w:t>获取请求参数</w:t>
      </w:r>
    </w:p>
    <w:p w:rsidR="00F461F0" w:rsidRDefault="00F461F0" w:rsidP="00F461F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要获取请求参数，你可以调用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request</w:t>
      </w:r>
      <w:r>
        <w:rPr>
          <w:rFonts w:ascii="Helvetica" w:hAnsi="Helvetica" w:cs="Helvetica"/>
          <w:color w:val="333333"/>
          <w:sz w:val="21"/>
          <w:szCs w:val="21"/>
        </w:rPr>
        <w:t> </w:t>
      </w:r>
      <w:r>
        <w:rPr>
          <w:rFonts w:ascii="Helvetica" w:hAnsi="Helvetica" w:cs="Helvetica"/>
          <w:color w:val="333333"/>
          <w:sz w:val="21"/>
          <w:szCs w:val="21"/>
        </w:rPr>
        <w:t>组件的</w:t>
      </w:r>
      <w:r>
        <w:rPr>
          <w:rFonts w:ascii="Helvetica" w:hAnsi="Helvetica" w:cs="Helvetica"/>
          <w:color w:val="333333"/>
          <w:sz w:val="21"/>
          <w:szCs w:val="21"/>
        </w:rPr>
        <w:t> </w:t>
      </w:r>
      <w:hyperlink r:id="rId197" w:anchor="get()-detail" w:history="1">
        <w:r>
          <w:rPr>
            <w:rStyle w:val="a4"/>
            <w:rFonts w:ascii="Helvetica" w:hAnsi="Helvetica" w:cs="Helvetica"/>
            <w:color w:val="337AB7"/>
            <w:sz w:val="21"/>
            <w:szCs w:val="21"/>
          </w:rPr>
          <w:t>get()</w:t>
        </w:r>
      </w:hyperlink>
      <w:r>
        <w:rPr>
          <w:rFonts w:ascii="Helvetica" w:hAnsi="Helvetica" w:cs="Helvetica"/>
          <w:color w:val="333333"/>
          <w:sz w:val="21"/>
          <w:szCs w:val="21"/>
        </w:rPr>
        <w:t> </w:t>
      </w:r>
      <w:r>
        <w:rPr>
          <w:rFonts w:ascii="Helvetica" w:hAnsi="Helvetica" w:cs="Helvetica"/>
          <w:color w:val="333333"/>
          <w:sz w:val="21"/>
          <w:szCs w:val="21"/>
        </w:rPr>
        <w:t>方法和</w:t>
      </w:r>
      <w:r>
        <w:rPr>
          <w:rFonts w:ascii="Helvetica" w:hAnsi="Helvetica" w:cs="Helvetica"/>
          <w:color w:val="333333"/>
          <w:sz w:val="21"/>
          <w:szCs w:val="21"/>
        </w:rPr>
        <w:t> </w:t>
      </w:r>
      <w:hyperlink r:id="rId198" w:anchor="post()-detail" w:history="1">
        <w:r>
          <w:rPr>
            <w:rStyle w:val="a4"/>
            <w:rFonts w:ascii="Helvetica" w:hAnsi="Helvetica" w:cs="Helvetica"/>
            <w:color w:val="337AB7"/>
            <w:sz w:val="21"/>
            <w:szCs w:val="21"/>
          </w:rPr>
          <w:t>post()</w:t>
        </w:r>
      </w:hyperlink>
      <w:r>
        <w:rPr>
          <w:rFonts w:ascii="Helvetica" w:hAnsi="Helvetica" w:cs="Helvetica"/>
          <w:color w:val="333333"/>
          <w:sz w:val="21"/>
          <w:szCs w:val="21"/>
        </w:rPr>
        <w:t> </w:t>
      </w:r>
      <w:r>
        <w:rPr>
          <w:rFonts w:ascii="Helvetica" w:hAnsi="Helvetica" w:cs="Helvetica"/>
          <w:color w:val="333333"/>
          <w:sz w:val="21"/>
          <w:szCs w:val="21"/>
        </w:rPr>
        <w:t>方法。</w:t>
      </w:r>
      <w:r>
        <w:rPr>
          <w:rFonts w:ascii="Helvetica" w:hAnsi="Helvetica" w:cs="Helvetica"/>
          <w:color w:val="333333"/>
          <w:sz w:val="21"/>
          <w:szCs w:val="21"/>
        </w:rPr>
        <w:t xml:space="preserve"> </w:t>
      </w:r>
      <w:r>
        <w:rPr>
          <w:rFonts w:ascii="Helvetica" w:hAnsi="Helvetica" w:cs="Helvetica"/>
          <w:color w:val="333333"/>
          <w:sz w:val="21"/>
          <w:szCs w:val="21"/>
        </w:rPr>
        <w:t>他们分别返回</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$_GET</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$_POST</w:t>
      </w:r>
      <w:r>
        <w:rPr>
          <w:rFonts w:ascii="Helvetica" w:hAnsi="Helvetica" w:cs="Helvetica"/>
          <w:color w:val="333333"/>
          <w:sz w:val="21"/>
          <w:szCs w:val="21"/>
        </w:rPr>
        <w:t> </w:t>
      </w:r>
      <w:r>
        <w:rPr>
          <w:rFonts w:ascii="Helvetica" w:hAnsi="Helvetica" w:cs="Helvetica"/>
          <w:color w:val="333333"/>
          <w:sz w:val="21"/>
          <w:szCs w:val="21"/>
        </w:rPr>
        <w:t>的值。例如，</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-&gt;request;</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$get</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 xml:space="preserve">-&gt;get(); </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等价于</w:t>
      </w:r>
      <w:r>
        <w:rPr>
          <w:rStyle w:val="hljs-comment"/>
          <w:rFonts w:ascii="Consolas" w:hAnsi="Consolas" w:cs="Consolas"/>
          <w:color w:val="888888"/>
          <w:shd w:val="clear" w:color="auto" w:fill="F0F0F0"/>
        </w:rPr>
        <w:t>: $get = $_GET;</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$id</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-&gt;get(</w:t>
      </w:r>
      <w:r>
        <w:rPr>
          <w:rStyle w:val="hljs-string"/>
          <w:rFonts w:ascii="Consolas" w:hAnsi="Consolas" w:cs="Consolas"/>
          <w:color w:val="880000"/>
          <w:shd w:val="clear" w:color="auto" w:fill="F0F0F0"/>
        </w:rPr>
        <w:t>'id'</w:t>
      </w:r>
      <w:r>
        <w:rPr>
          <w:rStyle w:val="HTML"/>
          <w:rFonts w:ascii="Consolas" w:hAnsi="Consolas" w:cs="Consolas"/>
          <w:color w:val="444444"/>
          <w:shd w:val="clear" w:color="auto" w:fill="F0F0F0"/>
        </w:rPr>
        <w:t xml:space="preserve">);   </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等价于</w:t>
      </w:r>
      <w:r>
        <w:rPr>
          <w:rStyle w:val="hljs-comment"/>
          <w:rFonts w:ascii="Consolas" w:hAnsi="Consolas" w:cs="Consolas"/>
          <w:color w:val="888888"/>
          <w:shd w:val="clear" w:color="auto" w:fill="F0F0F0"/>
        </w:rPr>
        <w:t>: $id = isset($_GET['id']) ? $_GET['id'] : null;</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$id</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-&gt;get(</w:t>
      </w:r>
      <w:r>
        <w:rPr>
          <w:rStyle w:val="hljs-string"/>
          <w:rFonts w:ascii="Consolas" w:hAnsi="Consolas" w:cs="Consolas"/>
          <w:color w:val="880000"/>
          <w:shd w:val="clear" w:color="auto" w:fill="F0F0F0"/>
        </w:rPr>
        <w:t>'id'</w:t>
      </w:r>
      <w:r>
        <w:rPr>
          <w:rStyle w:val="HTML"/>
          <w:rFonts w:ascii="Consolas" w:hAnsi="Consolas" w:cs="Consolas"/>
          <w:color w:val="444444"/>
          <w:shd w:val="clear" w:color="auto" w:fill="F0F0F0"/>
        </w:rPr>
        <w:t xml:space="preserve">, </w:t>
      </w:r>
      <w:r>
        <w:rPr>
          <w:rStyle w:val="hljs-number"/>
          <w:rFonts w:ascii="Consolas" w:hAnsi="Consolas" w:cs="Consolas"/>
          <w:color w:val="880000"/>
          <w:shd w:val="clear" w:color="auto" w:fill="F0F0F0"/>
        </w:rPr>
        <w:t>1</w:t>
      </w:r>
      <w:r>
        <w:rPr>
          <w:rStyle w:val="HTML"/>
          <w:rFonts w:ascii="Consolas" w:hAnsi="Consolas" w:cs="Consolas"/>
          <w:color w:val="444444"/>
          <w:shd w:val="clear" w:color="auto" w:fill="F0F0F0"/>
        </w:rPr>
        <w:t xml:space="preserve">);   </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等价于</w:t>
      </w:r>
      <w:r>
        <w:rPr>
          <w:rStyle w:val="hljs-comment"/>
          <w:rFonts w:ascii="Consolas" w:hAnsi="Consolas" w:cs="Consolas"/>
          <w:color w:val="888888"/>
          <w:shd w:val="clear" w:color="auto" w:fill="F0F0F0"/>
        </w:rPr>
        <w:t>: $id = isset($_GET['id']) ? $_GET['id'] : 1;</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$post</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 xml:space="preserve">-&gt;post(); </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等价于</w:t>
      </w:r>
      <w:r>
        <w:rPr>
          <w:rStyle w:val="hljs-comment"/>
          <w:rFonts w:ascii="Consolas" w:hAnsi="Consolas" w:cs="Consolas"/>
          <w:color w:val="888888"/>
          <w:shd w:val="clear" w:color="auto" w:fill="F0F0F0"/>
        </w:rPr>
        <w:t>: $post = $_POST;</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$name</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-&gt;post(</w:t>
      </w:r>
      <w:r>
        <w:rPr>
          <w:rStyle w:val="hljs-string"/>
          <w:rFonts w:ascii="Consolas" w:hAnsi="Consolas" w:cs="Consolas"/>
          <w:color w:val="880000"/>
          <w:shd w:val="clear" w:color="auto" w:fill="F0F0F0"/>
        </w:rPr>
        <w:t>'name'</w:t>
      </w:r>
      <w:r>
        <w:rPr>
          <w:rStyle w:val="HTML"/>
          <w:rFonts w:ascii="Consolas" w:hAnsi="Consolas" w:cs="Consolas"/>
          <w:color w:val="444444"/>
          <w:shd w:val="clear" w:color="auto" w:fill="F0F0F0"/>
        </w:rPr>
        <w:t xml:space="preserve">);   </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等价于</w:t>
      </w:r>
      <w:r>
        <w:rPr>
          <w:rStyle w:val="hljs-comment"/>
          <w:rFonts w:ascii="Consolas" w:hAnsi="Consolas" w:cs="Consolas"/>
          <w:color w:val="888888"/>
          <w:shd w:val="clear" w:color="auto" w:fill="F0F0F0"/>
        </w:rPr>
        <w:t>: $name = isset($_POST['name']) ? $_POST['name'] : null;</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$name</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-&gt;post(</w:t>
      </w:r>
      <w:r>
        <w:rPr>
          <w:rStyle w:val="hljs-string"/>
          <w:rFonts w:ascii="Consolas" w:hAnsi="Consolas" w:cs="Consolas"/>
          <w:color w:val="880000"/>
          <w:shd w:val="clear" w:color="auto" w:fill="F0F0F0"/>
        </w:rPr>
        <w:t>'name'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w:t>
      </w:r>
      <w:r>
        <w:rPr>
          <w:rStyle w:val="HTML"/>
          <w:rFonts w:ascii="Consolas" w:hAnsi="Consolas" w:cs="Consolas"/>
          <w:color w:val="444444"/>
          <w:shd w:val="clear" w:color="auto" w:fill="F0F0F0"/>
        </w:rPr>
        <w:t xml:space="preserve">);   </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等价于</w:t>
      </w:r>
      <w:r>
        <w:rPr>
          <w:rStyle w:val="hljs-comment"/>
          <w:rFonts w:ascii="Consolas" w:hAnsi="Consolas" w:cs="Consolas"/>
          <w:color w:val="888888"/>
          <w:shd w:val="clear" w:color="auto" w:fill="F0F0F0"/>
        </w:rPr>
        <w:t>: $name = isset($_POST['name']) ? $_POST['name'] : '';</w:t>
      </w:r>
    </w:p>
    <w:p w:rsidR="00F461F0" w:rsidRDefault="00F461F0" w:rsidP="00F461F0">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r>
        <w:rPr>
          <w:rFonts w:ascii="Helvetica" w:hAnsi="Helvetica" w:cs="Helvetica"/>
          <w:color w:val="31708F"/>
          <w:sz w:val="21"/>
          <w:szCs w:val="21"/>
        </w:rPr>
        <w:t>建议你像上面那样通过</w:t>
      </w:r>
      <w:r>
        <w:rPr>
          <w:rFonts w:ascii="Helvetica" w:hAnsi="Helvetica" w:cs="Helvetica"/>
          <w:color w:val="31708F"/>
          <w:sz w:val="21"/>
          <w:szCs w:val="21"/>
        </w:rPr>
        <w:t> </w:t>
      </w:r>
      <w:r>
        <w:rPr>
          <w:rStyle w:val="HTML"/>
          <w:rFonts w:ascii="Consolas" w:hAnsi="Consolas" w:cs="Consolas"/>
          <w:color w:val="C7254E"/>
          <w:sz w:val="19"/>
          <w:szCs w:val="19"/>
          <w:shd w:val="clear" w:color="auto" w:fill="F9F2F4"/>
        </w:rPr>
        <w:t>request</w:t>
      </w:r>
      <w:r>
        <w:rPr>
          <w:rFonts w:ascii="Helvetica" w:hAnsi="Helvetica" w:cs="Helvetica"/>
          <w:color w:val="31708F"/>
          <w:sz w:val="21"/>
          <w:szCs w:val="21"/>
        </w:rPr>
        <w:t> </w:t>
      </w:r>
      <w:r>
        <w:rPr>
          <w:rFonts w:ascii="Helvetica" w:hAnsi="Helvetica" w:cs="Helvetica"/>
          <w:color w:val="31708F"/>
          <w:sz w:val="21"/>
          <w:szCs w:val="21"/>
        </w:rPr>
        <w:t>组件来获取请求参数，而不是</w:t>
      </w:r>
      <w:r>
        <w:rPr>
          <w:rFonts w:ascii="Helvetica" w:hAnsi="Helvetica" w:cs="Helvetica"/>
          <w:color w:val="31708F"/>
          <w:sz w:val="21"/>
          <w:szCs w:val="21"/>
        </w:rPr>
        <w:t xml:space="preserve"> </w:t>
      </w:r>
      <w:r>
        <w:rPr>
          <w:rFonts w:ascii="Helvetica" w:hAnsi="Helvetica" w:cs="Helvetica"/>
          <w:color w:val="31708F"/>
          <w:sz w:val="21"/>
          <w:szCs w:val="21"/>
        </w:rPr>
        <w:t>直接访问</w:t>
      </w:r>
      <w:r>
        <w:rPr>
          <w:rFonts w:ascii="Helvetica" w:hAnsi="Helvetica" w:cs="Helvetica"/>
          <w:color w:val="31708F"/>
          <w:sz w:val="21"/>
          <w:szCs w:val="21"/>
        </w:rPr>
        <w:t> </w:t>
      </w:r>
      <w:r>
        <w:rPr>
          <w:rStyle w:val="HTML"/>
          <w:rFonts w:ascii="Consolas" w:hAnsi="Consolas" w:cs="Consolas"/>
          <w:color w:val="C7254E"/>
          <w:sz w:val="19"/>
          <w:szCs w:val="19"/>
          <w:shd w:val="clear" w:color="auto" w:fill="F9F2F4"/>
        </w:rPr>
        <w:t>$_GET</w:t>
      </w:r>
      <w:r>
        <w:rPr>
          <w:rFonts w:ascii="Helvetica" w:hAnsi="Helvetica" w:cs="Helvetica"/>
          <w:color w:val="31708F"/>
          <w:sz w:val="21"/>
          <w:szCs w:val="21"/>
        </w:rPr>
        <w:t> </w:t>
      </w:r>
      <w:r>
        <w:rPr>
          <w:rFonts w:ascii="Helvetica" w:hAnsi="Helvetica" w:cs="Helvetica"/>
          <w:color w:val="31708F"/>
          <w:sz w:val="21"/>
          <w:szCs w:val="21"/>
        </w:rPr>
        <w:t>和</w:t>
      </w:r>
      <w:r>
        <w:rPr>
          <w:rFonts w:ascii="Helvetica" w:hAnsi="Helvetica" w:cs="Helvetica"/>
          <w:color w:val="31708F"/>
          <w:sz w:val="21"/>
          <w:szCs w:val="21"/>
        </w:rPr>
        <w:t> </w:t>
      </w:r>
      <w:r>
        <w:rPr>
          <w:rStyle w:val="HTML"/>
          <w:rFonts w:ascii="Consolas" w:hAnsi="Consolas" w:cs="Consolas"/>
          <w:color w:val="C7254E"/>
          <w:sz w:val="19"/>
          <w:szCs w:val="19"/>
          <w:shd w:val="clear" w:color="auto" w:fill="F9F2F4"/>
        </w:rPr>
        <w:t>$_POST</w:t>
      </w:r>
      <w:r>
        <w:rPr>
          <w:rFonts w:ascii="Helvetica" w:hAnsi="Helvetica" w:cs="Helvetica"/>
          <w:color w:val="31708F"/>
          <w:sz w:val="21"/>
          <w:szCs w:val="21"/>
        </w:rPr>
        <w:t>。</w:t>
      </w:r>
      <w:r>
        <w:rPr>
          <w:rFonts w:ascii="Helvetica" w:hAnsi="Helvetica" w:cs="Helvetica"/>
          <w:color w:val="31708F"/>
          <w:sz w:val="21"/>
          <w:szCs w:val="21"/>
        </w:rPr>
        <w:t xml:space="preserve"> </w:t>
      </w:r>
      <w:r>
        <w:rPr>
          <w:rFonts w:ascii="Helvetica" w:hAnsi="Helvetica" w:cs="Helvetica"/>
          <w:color w:val="31708F"/>
          <w:sz w:val="21"/>
          <w:szCs w:val="21"/>
        </w:rPr>
        <w:t>这使你更容易编写测试用例，因为你可以伪造数据来创建一个模拟请求组件。</w:t>
      </w:r>
    </w:p>
    <w:p w:rsidR="00F461F0" w:rsidRDefault="00F461F0" w:rsidP="00F461F0">
      <w:pPr>
        <w:pStyle w:val="a9"/>
        <w:shd w:val="clear" w:color="auto" w:fill="FFFFFF"/>
        <w:spacing w:before="0" w:beforeAutospacing="0" w:after="150" w:afterAutospacing="0"/>
        <w:rPr>
          <w:rFonts w:ascii="Helvetica" w:hAnsi="Helvetica" w:cs="Helvetica"/>
          <w:color w:val="333333"/>
          <w:sz w:val="21"/>
          <w:szCs w:val="21"/>
        </w:rPr>
      </w:pPr>
      <w:r w:rsidRPr="00F461F0">
        <w:rPr>
          <w:rFonts w:ascii="Helvetica" w:hAnsi="Helvetica" w:cs="Helvetica"/>
          <w:color w:val="333333"/>
          <w:sz w:val="21"/>
          <w:szCs w:val="21"/>
        </w:rPr>
        <w:t>当</w:t>
      </w:r>
      <w:r w:rsidRPr="00F461F0">
        <w:rPr>
          <w:rFonts w:ascii="Helvetica" w:hAnsi="Helvetica" w:cs="Helvetica"/>
          <w:color w:val="333333"/>
          <w:sz w:val="21"/>
          <w:szCs w:val="21"/>
          <w:highlight w:val="green"/>
        </w:rPr>
        <w:t>实现</w:t>
      </w:r>
      <w:r w:rsidRPr="00F461F0">
        <w:rPr>
          <w:rFonts w:ascii="Helvetica" w:hAnsi="Helvetica" w:cs="Helvetica"/>
          <w:color w:val="333333"/>
          <w:sz w:val="21"/>
          <w:szCs w:val="21"/>
          <w:highlight w:val="green"/>
        </w:rPr>
        <w:t> </w:t>
      </w:r>
      <w:hyperlink r:id="rId199" w:history="1">
        <w:r w:rsidRPr="00F461F0">
          <w:rPr>
            <w:rStyle w:val="a4"/>
            <w:rFonts w:ascii="Helvetica" w:hAnsi="Helvetica" w:cs="Helvetica"/>
            <w:color w:val="337AB7"/>
            <w:sz w:val="21"/>
            <w:szCs w:val="21"/>
            <w:highlight w:val="green"/>
          </w:rPr>
          <w:t>RESTful APIs</w:t>
        </w:r>
      </w:hyperlink>
      <w:r w:rsidRPr="00F461F0">
        <w:rPr>
          <w:rFonts w:ascii="Helvetica" w:hAnsi="Helvetica" w:cs="Helvetica"/>
          <w:color w:val="333333"/>
          <w:sz w:val="21"/>
          <w:szCs w:val="21"/>
          <w:highlight w:val="green"/>
        </w:rPr>
        <w:t> </w:t>
      </w:r>
      <w:r w:rsidRPr="00F461F0">
        <w:rPr>
          <w:rFonts w:ascii="Helvetica" w:hAnsi="Helvetica" w:cs="Helvetica"/>
          <w:color w:val="333333"/>
          <w:sz w:val="21"/>
          <w:szCs w:val="21"/>
          <w:highlight w:val="green"/>
        </w:rPr>
        <w:t>接口的时候，你经常需要获取通过</w:t>
      </w:r>
      <w:r w:rsidRPr="00F461F0">
        <w:rPr>
          <w:rFonts w:ascii="Helvetica" w:hAnsi="Helvetica" w:cs="Helvetica"/>
          <w:color w:val="333333"/>
          <w:sz w:val="21"/>
          <w:szCs w:val="21"/>
          <w:highlight w:val="green"/>
        </w:rPr>
        <w:t>PUT</w:t>
      </w:r>
      <w:r w:rsidRPr="00F461F0">
        <w:rPr>
          <w:rFonts w:ascii="Helvetica" w:hAnsi="Helvetica" w:cs="Helvetica"/>
          <w:color w:val="333333"/>
          <w:sz w:val="21"/>
          <w:szCs w:val="21"/>
          <w:highlight w:val="green"/>
        </w:rPr>
        <w:t>，</w:t>
      </w:r>
      <w:r w:rsidRPr="00F461F0">
        <w:rPr>
          <w:rFonts w:ascii="Helvetica" w:hAnsi="Helvetica" w:cs="Helvetica"/>
          <w:color w:val="333333"/>
          <w:sz w:val="21"/>
          <w:szCs w:val="21"/>
          <w:highlight w:val="green"/>
        </w:rPr>
        <w:t xml:space="preserve"> PATCH</w:t>
      </w:r>
      <w:r w:rsidRPr="00F461F0">
        <w:rPr>
          <w:rFonts w:ascii="Helvetica" w:hAnsi="Helvetica" w:cs="Helvetica"/>
          <w:color w:val="333333"/>
          <w:sz w:val="21"/>
          <w:szCs w:val="21"/>
          <w:highlight w:val="green"/>
        </w:rPr>
        <w:t>或者其他的</w:t>
      </w:r>
      <w:r w:rsidRPr="00F461F0">
        <w:rPr>
          <w:rFonts w:ascii="Helvetica" w:hAnsi="Helvetica" w:cs="Helvetica"/>
          <w:color w:val="333333"/>
          <w:sz w:val="21"/>
          <w:szCs w:val="21"/>
          <w:highlight w:val="green"/>
        </w:rPr>
        <w:t> </w:t>
      </w:r>
      <w:hyperlink r:id="rId200" w:anchor="request-methods" w:history="1">
        <w:r w:rsidRPr="00F461F0">
          <w:rPr>
            <w:rStyle w:val="a4"/>
            <w:rFonts w:ascii="Helvetica" w:hAnsi="Helvetica" w:cs="Helvetica"/>
            <w:color w:val="337AB7"/>
            <w:sz w:val="21"/>
            <w:szCs w:val="21"/>
            <w:highlight w:val="green"/>
          </w:rPr>
          <w:t>request methods</w:t>
        </w:r>
      </w:hyperlink>
      <w:r w:rsidRPr="00F461F0">
        <w:rPr>
          <w:rFonts w:ascii="Helvetica" w:hAnsi="Helvetica" w:cs="Helvetica"/>
          <w:color w:val="333333"/>
          <w:sz w:val="21"/>
          <w:szCs w:val="21"/>
          <w:highlight w:val="green"/>
        </w:rPr>
        <w:t> </w:t>
      </w:r>
      <w:r w:rsidRPr="00F461F0">
        <w:rPr>
          <w:rFonts w:ascii="Helvetica" w:hAnsi="Helvetica" w:cs="Helvetica"/>
          <w:color w:val="333333"/>
          <w:sz w:val="21"/>
          <w:szCs w:val="21"/>
          <w:highlight w:val="green"/>
        </w:rPr>
        <w:t>请求方法提交上来的参数。</w:t>
      </w:r>
      <w:r>
        <w:rPr>
          <w:rFonts w:ascii="Helvetica" w:hAnsi="Helvetica" w:cs="Helvetica"/>
          <w:color w:val="333333"/>
          <w:sz w:val="21"/>
          <w:szCs w:val="21"/>
        </w:rPr>
        <w:t>你可以通过调用</w:t>
      </w:r>
      <w:r>
        <w:rPr>
          <w:rFonts w:ascii="Helvetica" w:hAnsi="Helvetica" w:cs="Helvetica"/>
          <w:color w:val="333333"/>
          <w:sz w:val="21"/>
          <w:szCs w:val="21"/>
        </w:rPr>
        <w:t> </w:t>
      </w:r>
      <w:hyperlink r:id="rId201" w:anchor="getBodyParam()-detail" w:history="1">
        <w:r>
          <w:rPr>
            <w:rStyle w:val="a4"/>
            <w:rFonts w:ascii="Helvetica" w:hAnsi="Helvetica" w:cs="Helvetica"/>
            <w:color w:val="337AB7"/>
            <w:sz w:val="21"/>
            <w:szCs w:val="21"/>
          </w:rPr>
          <w:t>yii\web\Request::getBodyParam()</w:t>
        </w:r>
      </w:hyperlink>
      <w:r>
        <w:rPr>
          <w:rFonts w:ascii="Helvetica" w:hAnsi="Helvetica" w:cs="Helvetica"/>
          <w:color w:val="333333"/>
          <w:sz w:val="21"/>
          <w:szCs w:val="21"/>
        </w:rPr>
        <w:t> </w:t>
      </w:r>
      <w:r>
        <w:rPr>
          <w:rFonts w:ascii="Helvetica" w:hAnsi="Helvetica" w:cs="Helvetica"/>
          <w:color w:val="333333"/>
          <w:sz w:val="21"/>
          <w:szCs w:val="21"/>
        </w:rPr>
        <w:t>方法来获取这些参数。例如，</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-&gt;request;</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返回所有参数</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$params</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-&gt;bodyParams;</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返回参数</w:t>
      </w:r>
      <w:r>
        <w:rPr>
          <w:rStyle w:val="hljs-comment"/>
          <w:rFonts w:ascii="Consolas" w:hAnsi="Consolas" w:cs="Consolas"/>
          <w:color w:val="888888"/>
          <w:shd w:val="clear" w:color="auto" w:fill="F0F0F0"/>
        </w:rPr>
        <w:t xml:space="preserve"> "id"</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$param</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-&gt;getBodyParam(</w:t>
      </w:r>
      <w:r>
        <w:rPr>
          <w:rStyle w:val="hljs-string"/>
          <w:rFonts w:ascii="Consolas" w:hAnsi="Consolas" w:cs="Consolas"/>
          <w:color w:val="880000"/>
          <w:shd w:val="clear" w:color="auto" w:fill="F0F0F0"/>
        </w:rPr>
        <w:t>'id'</w:t>
      </w:r>
      <w:r>
        <w:rPr>
          <w:rStyle w:val="HTML"/>
          <w:rFonts w:ascii="Consolas" w:hAnsi="Consolas" w:cs="Consolas"/>
          <w:color w:val="444444"/>
          <w:shd w:val="clear" w:color="auto" w:fill="F0F0F0"/>
        </w:rPr>
        <w:t>);</w:t>
      </w:r>
    </w:p>
    <w:p w:rsidR="00F461F0" w:rsidRDefault="00F461F0" w:rsidP="00F461F0">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r>
        <w:rPr>
          <w:rFonts w:ascii="Helvetica" w:hAnsi="Helvetica" w:cs="Helvetica"/>
          <w:color w:val="31708F"/>
          <w:sz w:val="21"/>
          <w:szCs w:val="21"/>
        </w:rPr>
        <w:t>不同于</w:t>
      </w:r>
      <w:r>
        <w:rPr>
          <w:rFonts w:ascii="Helvetica" w:hAnsi="Helvetica" w:cs="Helvetica"/>
          <w:color w:val="31708F"/>
          <w:sz w:val="21"/>
          <w:szCs w:val="21"/>
        </w:rPr>
        <w:t> </w:t>
      </w:r>
      <w:r>
        <w:rPr>
          <w:rStyle w:val="HTML"/>
          <w:rFonts w:ascii="Consolas" w:hAnsi="Consolas" w:cs="Consolas"/>
          <w:color w:val="C7254E"/>
          <w:sz w:val="19"/>
          <w:szCs w:val="19"/>
          <w:shd w:val="clear" w:color="auto" w:fill="F9F2F4"/>
        </w:rPr>
        <w:t>GET</w:t>
      </w:r>
      <w:r>
        <w:rPr>
          <w:rFonts w:ascii="Helvetica" w:hAnsi="Helvetica" w:cs="Helvetica"/>
          <w:color w:val="31708F"/>
          <w:sz w:val="21"/>
          <w:szCs w:val="21"/>
        </w:rPr>
        <w:t> </w:t>
      </w:r>
      <w:r>
        <w:rPr>
          <w:rFonts w:ascii="Helvetica" w:hAnsi="Helvetica" w:cs="Helvetica"/>
          <w:color w:val="31708F"/>
          <w:sz w:val="21"/>
          <w:szCs w:val="21"/>
        </w:rPr>
        <w:t>参数，</w:t>
      </w:r>
      <w:r>
        <w:rPr>
          <w:rStyle w:val="HTML"/>
          <w:rFonts w:ascii="Consolas" w:hAnsi="Consolas" w:cs="Consolas"/>
          <w:color w:val="C7254E"/>
          <w:sz w:val="19"/>
          <w:szCs w:val="19"/>
          <w:shd w:val="clear" w:color="auto" w:fill="F9F2F4"/>
        </w:rPr>
        <w:t>POST</w:t>
      </w:r>
      <w:r>
        <w:rPr>
          <w:rFonts w:ascii="Helvetica" w:hAnsi="Helvetica" w:cs="Helvetica"/>
          <w:color w:val="31708F"/>
          <w:sz w:val="21"/>
          <w:szCs w:val="21"/>
        </w:rPr>
        <w:t>，</w:t>
      </w:r>
      <w:r>
        <w:rPr>
          <w:rStyle w:val="HTML"/>
          <w:rFonts w:ascii="Consolas" w:hAnsi="Consolas" w:cs="Consolas"/>
          <w:color w:val="C7254E"/>
          <w:sz w:val="19"/>
          <w:szCs w:val="19"/>
          <w:shd w:val="clear" w:color="auto" w:fill="F9F2F4"/>
        </w:rPr>
        <w:t>PUT</w:t>
      </w:r>
      <w:r>
        <w:rPr>
          <w:rFonts w:ascii="Helvetica" w:hAnsi="Helvetica" w:cs="Helvetica"/>
          <w:color w:val="31708F"/>
          <w:sz w:val="21"/>
          <w:szCs w:val="21"/>
        </w:rPr>
        <w:t>，</w:t>
      </w:r>
      <w:r>
        <w:rPr>
          <w:rStyle w:val="HTML"/>
          <w:rFonts w:ascii="Consolas" w:hAnsi="Consolas" w:cs="Consolas"/>
          <w:color w:val="C7254E"/>
          <w:sz w:val="19"/>
          <w:szCs w:val="19"/>
          <w:shd w:val="clear" w:color="auto" w:fill="F9F2F4"/>
        </w:rPr>
        <w:t>PATCH</w:t>
      </w:r>
      <w:r>
        <w:rPr>
          <w:rFonts w:ascii="Helvetica" w:hAnsi="Helvetica" w:cs="Helvetica"/>
          <w:color w:val="31708F"/>
          <w:sz w:val="21"/>
          <w:szCs w:val="21"/>
        </w:rPr>
        <w:t> </w:t>
      </w:r>
      <w:r>
        <w:rPr>
          <w:rFonts w:ascii="Helvetica" w:hAnsi="Helvetica" w:cs="Helvetica"/>
          <w:color w:val="31708F"/>
          <w:sz w:val="21"/>
          <w:szCs w:val="21"/>
        </w:rPr>
        <w:t>等等这些提交上来的参数是在请求体中被发送的。</w:t>
      </w:r>
      <w:r>
        <w:rPr>
          <w:rFonts w:ascii="Helvetica" w:hAnsi="Helvetica" w:cs="Helvetica"/>
          <w:color w:val="31708F"/>
          <w:sz w:val="21"/>
          <w:szCs w:val="21"/>
        </w:rPr>
        <w:t xml:space="preserve"> </w:t>
      </w:r>
      <w:r>
        <w:rPr>
          <w:rFonts w:ascii="Helvetica" w:hAnsi="Helvetica" w:cs="Helvetica"/>
          <w:color w:val="31708F"/>
          <w:sz w:val="21"/>
          <w:szCs w:val="21"/>
        </w:rPr>
        <w:t>当你通过上面介绍的方法访问这些参数的时候，</w:t>
      </w:r>
      <w:r>
        <w:rPr>
          <w:rStyle w:val="HTML"/>
          <w:rFonts w:ascii="Consolas" w:hAnsi="Consolas" w:cs="Consolas"/>
          <w:color w:val="C7254E"/>
          <w:sz w:val="19"/>
          <w:szCs w:val="19"/>
          <w:shd w:val="clear" w:color="auto" w:fill="F9F2F4"/>
        </w:rPr>
        <w:t>request</w:t>
      </w:r>
      <w:r>
        <w:rPr>
          <w:rFonts w:ascii="Helvetica" w:hAnsi="Helvetica" w:cs="Helvetica"/>
          <w:color w:val="31708F"/>
          <w:sz w:val="21"/>
          <w:szCs w:val="21"/>
        </w:rPr>
        <w:t> </w:t>
      </w:r>
      <w:r>
        <w:rPr>
          <w:rFonts w:ascii="Helvetica" w:hAnsi="Helvetica" w:cs="Helvetica"/>
          <w:color w:val="31708F"/>
          <w:sz w:val="21"/>
          <w:szCs w:val="21"/>
        </w:rPr>
        <w:t>组件会解析这些参数。</w:t>
      </w:r>
      <w:r>
        <w:rPr>
          <w:rFonts w:ascii="Helvetica" w:hAnsi="Helvetica" w:cs="Helvetica"/>
          <w:color w:val="31708F"/>
          <w:sz w:val="21"/>
          <w:szCs w:val="21"/>
        </w:rPr>
        <w:t xml:space="preserve"> </w:t>
      </w:r>
      <w:r>
        <w:rPr>
          <w:rFonts w:ascii="Helvetica" w:hAnsi="Helvetica" w:cs="Helvetica"/>
          <w:color w:val="31708F"/>
          <w:sz w:val="21"/>
          <w:szCs w:val="21"/>
        </w:rPr>
        <w:t>你可以通过配置</w:t>
      </w:r>
      <w:r>
        <w:rPr>
          <w:rFonts w:ascii="Helvetica" w:hAnsi="Helvetica" w:cs="Helvetica"/>
          <w:color w:val="31708F"/>
          <w:sz w:val="21"/>
          <w:szCs w:val="21"/>
        </w:rPr>
        <w:t> </w:t>
      </w:r>
      <w:hyperlink r:id="rId202" w:anchor="$parsers-detail" w:history="1">
        <w:r>
          <w:rPr>
            <w:rStyle w:val="a4"/>
            <w:rFonts w:ascii="Helvetica" w:hAnsi="Helvetica" w:cs="Helvetica"/>
            <w:color w:val="337AB7"/>
            <w:sz w:val="21"/>
            <w:szCs w:val="21"/>
          </w:rPr>
          <w:t>yii\web\Request::$parsers</w:t>
        </w:r>
      </w:hyperlink>
      <w:r>
        <w:rPr>
          <w:rFonts w:ascii="Helvetica" w:hAnsi="Helvetica" w:cs="Helvetica"/>
          <w:color w:val="31708F"/>
          <w:sz w:val="21"/>
          <w:szCs w:val="21"/>
        </w:rPr>
        <w:t> </w:t>
      </w:r>
      <w:r>
        <w:rPr>
          <w:rFonts w:ascii="Helvetica" w:hAnsi="Helvetica" w:cs="Helvetica"/>
          <w:color w:val="31708F"/>
          <w:sz w:val="21"/>
          <w:szCs w:val="21"/>
        </w:rPr>
        <w:t>属性来自定义怎样解析这些参数。</w:t>
      </w:r>
    </w:p>
    <w:p w:rsidR="00F461F0" w:rsidRDefault="00F461F0" w:rsidP="00F461F0"/>
    <w:p w:rsidR="00F461F0" w:rsidRDefault="00D36F80" w:rsidP="00D36F80">
      <w:pPr>
        <w:outlineLvl w:val="3"/>
      </w:pPr>
      <w:r>
        <w:rPr>
          <w:rFonts w:hint="eastAsia"/>
        </w:rPr>
        <w:t>3.2</w:t>
      </w:r>
      <w:r w:rsidR="00F461F0">
        <w:rPr>
          <w:rFonts w:hint="eastAsia"/>
        </w:rPr>
        <w:t>请</w:t>
      </w:r>
      <w:r w:rsidR="00F461F0">
        <w:t>求方法</w:t>
      </w:r>
    </w:p>
    <w:p w:rsidR="00F461F0" w:rsidRDefault="00F461F0" w:rsidP="00F461F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通过</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Yii::$app-&gt;request-&gt;method</w:t>
      </w:r>
      <w:r>
        <w:rPr>
          <w:rFonts w:ascii="Helvetica" w:hAnsi="Helvetica" w:cs="Helvetica"/>
          <w:color w:val="333333"/>
          <w:sz w:val="21"/>
          <w:szCs w:val="21"/>
        </w:rPr>
        <w:t> </w:t>
      </w:r>
      <w:r>
        <w:rPr>
          <w:rFonts w:ascii="Helvetica" w:hAnsi="Helvetica" w:cs="Helvetica"/>
          <w:color w:val="333333"/>
          <w:sz w:val="21"/>
          <w:szCs w:val="21"/>
        </w:rPr>
        <w:t>表达式来获取当前请求使用的</w:t>
      </w:r>
      <w:r>
        <w:rPr>
          <w:rFonts w:ascii="Helvetica" w:hAnsi="Helvetica" w:cs="Helvetica"/>
          <w:color w:val="333333"/>
          <w:sz w:val="21"/>
          <w:szCs w:val="21"/>
        </w:rPr>
        <w:t>HTTP</w:t>
      </w:r>
      <w:r>
        <w:rPr>
          <w:rFonts w:ascii="Helvetica" w:hAnsi="Helvetica" w:cs="Helvetica"/>
          <w:color w:val="333333"/>
          <w:sz w:val="21"/>
          <w:szCs w:val="21"/>
        </w:rPr>
        <w:t>方法。</w:t>
      </w:r>
      <w:r>
        <w:rPr>
          <w:rFonts w:ascii="Helvetica" w:hAnsi="Helvetica" w:cs="Helvetica"/>
          <w:color w:val="333333"/>
          <w:sz w:val="21"/>
          <w:szCs w:val="21"/>
        </w:rPr>
        <w:t xml:space="preserve"> </w:t>
      </w:r>
      <w:r>
        <w:rPr>
          <w:rFonts w:ascii="Helvetica" w:hAnsi="Helvetica" w:cs="Helvetica"/>
          <w:color w:val="333333"/>
          <w:sz w:val="21"/>
          <w:szCs w:val="21"/>
        </w:rPr>
        <w:t>这里还提供了一整套布尔属性用于检测当前请求是某种类型。</w:t>
      </w:r>
      <w:r>
        <w:rPr>
          <w:rFonts w:ascii="Helvetica" w:hAnsi="Helvetica" w:cs="Helvetica"/>
          <w:color w:val="333333"/>
          <w:sz w:val="21"/>
          <w:szCs w:val="21"/>
        </w:rPr>
        <w:t xml:space="preserve"> </w:t>
      </w:r>
      <w:r>
        <w:rPr>
          <w:rFonts w:ascii="Helvetica" w:hAnsi="Helvetica" w:cs="Helvetica"/>
          <w:color w:val="333333"/>
          <w:sz w:val="21"/>
          <w:szCs w:val="21"/>
        </w:rPr>
        <w:t>例如，</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-&gt;request;</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 xml:space="preserve">-&gt;isAjax) {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该请求是一个</w:t>
      </w:r>
      <w:r>
        <w:rPr>
          <w:rStyle w:val="hljs-comment"/>
          <w:rFonts w:ascii="Consolas" w:hAnsi="Consolas" w:cs="Consolas"/>
          <w:color w:val="888888"/>
          <w:shd w:val="clear" w:color="auto" w:fill="F0F0F0"/>
        </w:rPr>
        <w:t xml:space="preserve"> AJAX </w:t>
      </w:r>
      <w:r>
        <w:rPr>
          <w:rStyle w:val="hljs-comment"/>
          <w:rFonts w:ascii="Consolas" w:hAnsi="Consolas" w:cs="Consolas"/>
          <w:color w:val="888888"/>
          <w:shd w:val="clear" w:color="auto" w:fill="F0F0F0"/>
        </w:rPr>
        <w:t>请求</w:t>
      </w:r>
      <w:r>
        <w:rPr>
          <w:rStyle w:val="hljs-comment"/>
          <w:rFonts w:ascii="Consolas" w:hAnsi="Consolas" w:cs="Consolas"/>
          <w:color w:val="888888"/>
          <w:shd w:val="clear" w:color="auto" w:fill="F0F0F0"/>
        </w:rPr>
        <w:t xml:space="preserve"> */</w:t>
      </w:r>
      <w:r>
        <w:rPr>
          <w:rStyle w:val="HTML"/>
          <w:rFonts w:ascii="Consolas" w:hAnsi="Consolas" w:cs="Consolas"/>
          <w:color w:val="444444"/>
          <w:shd w:val="clear" w:color="auto" w:fill="F0F0F0"/>
        </w:rPr>
        <w:t xml:space="preserve"> }</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 xml:space="preserve">-&gt;isGet)  {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请求方法是</w:t>
      </w:r>
      <w:r>
        <w:rPr>
          <w:rStyle w:val="hljs-comment"/>
          <w:rFonts w:ascii="Consolas" w:hAnsi="Consolas" w:cs="Consolas"/>
          <w:color w:val="888888"/>
          <w:shd w:val="clear" w:color="auto" w:fill="F0F0F0"/>
        </w:rPr>
        <w:t xml:space="preserve"> GET */</w:t>
      </w:r>
      <w:r>
        <w:rPr>
          <w:rStyle w:val="HTML"/>
          <w:rFonts w:ascii="Consolas" w:hAnsi="Consolas" w:cs="Consolas"/>
          <w:color w:val="444444"/>
          <w:shd w:val="clear" w:color="auto" w:fill="F0F0F0"/>
        </w:rPr>
        <w:t xml:space="preserve"> }</w:t>
      </w:r>
    </w:p>
    <w:p w:rsid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 xml:space="preserve">-&gt;isPost) {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请求方法是</w:t>
      </w:r>
      <w:r>
        <w:rPr>
          <w:rStyle w:val="hljs-comment"/>
          <w:rFonts w:ascii="Consolas" w:hAnsi="Consolas" w:cs="Consolas"/>
          <w:color w:val="888888"/>
          <w:shd w:val="clear" w:color="auto" w:fill="F0F0F0"/>
        </w:rPr>
        <w:t xml:space="preserve"> POST */</w:t>
      </w:r>
      <w:r>
        <w:rPr>
          <w:rStyle w:val="HTML"/>
          <w:rFonts w:ascii="Consolas" w:hAnsi="Consolas" w:cs="Consolas"/>
          <w:color w:val="444444"/>
          <w:shd w:val="clear" w:color="auto" w:fill="F0F0F0"/>
        </w:rPr>
        <w:t xml:space="preserve"> }</w:t>
      </w:r>
    </w:p>
    <w:p w:rsidR="00F461F0" w:rsidRPr="00F461F0" w:rsidRDefault="00F461F0" w:rsidP="00F461F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$request</w:t>
      </w:r>
      <w:r>
        <w:rPr>
          <w:rStyle w:val="HTML"/>
          <w:rFonts w:ascii="Consolas" w:hAnsi="Consolas" w:cs="Consolas"/>
          <w:color w:val="444444"/>
          <w:shd w:val="clear" w:color="auto" w:fill="F0F0F0"/>
        </w:rPr>
        <w:t xml:space="preserve">-&gt;isPut)  {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请求方法是</w:t>
      </w:r>
      <w:r>
        <w:rPr>
          <w:rStyle w:val="hljs-comment"/>
          <w:rFonts w:ascii="Consolas" w:hAnsi="Consolas" w:cs="Consolas"/>
          <w:color w:val="888888"/>
          <w:shd w:val="clear" w:color="auto" w:fill="F0F0F0"/>
        </w:rPr>
        <w:t xml:space="preserve"> PUT */</w:t>
      </w:r>
      <w:r>
        <w:rPr>
          <w:rStyle w:val="HTML"/>
          <w:rFonts w:ascii="Consolas" w:hAnsi="Consolas" w:cs="Consolas"/>
          <w:color w:val="444444"/>
          <w:shd w:val="clear" w:color="auto" w:fill="F0F0F0"/>
        </w:rPr>
        <w:t xml:space="preserve"> }</w:t>
      </w:r>
    </w:p>
    <w:p w:rsidR="00F461F0" w:rsidRDefault="00F461F0" w:rsidP="00F461F0"/>
    <w:p w:rsidR="00F461F0" w:rsidRDefault="00D36F80" w:rsidP="00AF3C55">
      <w:pPr>
        <w:outlineLvl w:val="3"/>
      </w:pPr>
      <w:r>
        <w:rPr>
          <w:rFonts w:hint="eastAsia"/>
        </w:rPr>
        <w:t>3.3</w:t>
      </w:r>
      <w:r w:rsidR="00270557">
        <w:rPr>
          <w:rFonts w:hint="eastAsia"/>
        </w:rPr>
        <w:t>、</w:t>
      </w:r>
      <w:r w:rsidR="00492A60">
        <w:rPr>
          <w:rFonts w:hint="eastAsia"/>
        </w:rPr>
        <w:t>获取</w:t>
      </w:r>
      <w:r w:rsidR="00270557">
        <w:t>请求</w:t>
      </w:r>
      <w:r w:rsidR="00270557">
        <w:rPr>
          <w:rFonts w:hint="eastAsia"/>
        </w:rPr>
        <w:t>URLs</w:t>
      </w:r>
    </w:p>
    <w:p w:rsidR="00270557" w:rsidRPr="00270557" w:rsidRDefault="00270557" w:rsidP="00270557">
      <w:pPr>
        <w:widowControl/>
        <w:shd w:val="clear" w:color="auto" w:fill="FFFFFF"/>
        <w:spacing w:after="150"/>
        <w:jc w:val="left"/>
        <w:rPr>
          <w:rFonts w:ascii="Helvetica" w:eastAsia="宋体" w:hAnsi="Helvetica" w:cs="Helvetica"/>
          <w:color w:val="333333"/>
          <w:kern w:val="0"/>
          <w:szCs w:val="21"/>
        </w:rPr>
      </w:pPr>
      <w:r w:rsidRPr="00270557">
        <w:rPr>
          <w:rFonts w:ascii="Consolas" w:eastAsia="宋体" w:hAnsi="Consolas" w:cs="Consolas"/>
          <w:color w:val="C7254E"/>
          <w:kern w:val="0"/>
          <w:sz w:val="19"/>
          <w:szCs w:val="19"/>
          <w:shd w:val="clear" w:color="auto" w:fill="F9F2F4"/>
        </w:rPr>
        <w:t>request</w:t>
      </w:r>
      <w:r w:rsidRPr="00270557">
        <w:rPr>
          <w:rFonts w:ascii="Helvetica" w:eastAsia="宋体" w:hAnsi="Helvetica" w:cs="Helvetica"/>
          <w:color w:val="333333"/>
          <w:kern w:val="0"/>
          <w:szCs w:val="21"/>
        </w:rPr>
        <w:t> </w:t>
      </w:r>
      <w:r w:rsidRPr="00270557">
        <w:rPr>
          <w:rFonts w:ascii="Helvetica" w:eastAsia="宋体" w:hAnsi="Helvetica" w:cs="Helvetica"/>
          <w:color w:val="333333"/>
          <w:kern w:val="0"/>
          <w:szCs w:val="21"/>
        </w:rPr>
        <w:t>组件提供了许多方式来检测当前请求的</w:t>
      </w:r>
      <w:r w:rsidRPr="00270557">
        <w:rPr>
          <w:rFonts w:ascii="Helvetica" w:eastAsia="宋体" w:hAnsi="Helvetica" w:cs="Helvetica"/>
          <w:color w:val="333333"/>
          <w:kern w:val="0"/>
          <w:szCs w:val="21"/>
        </w:rPr>
        <w:t>URL</w:t>
      </w:r>
      <w:r w:rsidRPr="00270557">
        <w:rPr>
          <w:rFonts w:ascii="Helvetica" w:eastAsia="宋体" w:hAnsi="Helvetica" w:cs="Helvetica"/>
          <w:color w:val="333333"/>
          <w:kern w:val="0"/>
          <w:szCs w:val="21"/>
        </w:rPr>
        <w:t>。</w:t>
      </w:r>
    </w:p>
    <w:p w:rsidR="00270557" w:rsidRPr="00270557" w:rsidRDefault="00270557" w:rsidP="00270557">
      <w:pPr>
        <w:widowControl/>
        <w:shd w:val="clear" w:color="auto" w:fill="FFFFFF"/>
        <w:spacing w:after="150"/>
        <w:jc w:val="left"/>
        <w:rPr>
          <w:rFonts w:ascii="Helvetica" w:eastAsia="宋体" w:hAnsi="Helvetica" w:cs="Helvetica"/>
          <w:color w:val="333333"/>
          <w:kern w:val="0"/>
          <w:szCs w:val="21"/>
        </w:rPr>
      </w:pPr>
      <w:r w:rsidRPr="00270557">
        <w:rPr>
          <w:rFonts w:ascii="Helvetica" w:eastAsia="宋体" w:hAnsi="Helvetica" w:cs="Helvetica"/>
          <w:color w:val="333333"/>
          <w:kern w:val="0"/>
          <w:szCs w:val="21"/>
        </w:rPr>
        <w:t>假设被请求的</w:t>
      </w:r>
      <w:r w:rsidRPr="00270557">
        <w:rPr>
          <w:rFonts w:ascii="Helvetica" w:eastAsia="宋体" w:hAnsi="Helvetica" w:cs="Helvetica"/>
          <w:color w:val="333333"/>
          <w:kern w:val="0"/>
          <w:szCs w:val="21"/>
        </w:rPr>
        <w:t>URL</w:t>
      </w:r>
      <w:r w:rsidRPr="00270557">
        <w:rPr>
          <w:rFonts w:ascii="Helvetica" w:eastAsia="宋体" w:hAnsi="Helvetica" w:cs="Helvetica"/>
          <w:color w:val="333333"/>
          <w:kern w:val="0"/>
          <w:szCs w:val="21"/>
        </w:rPr>
        <w:t>是</w:t>
      </w:r>
      <w:r w:rsidRPr="00270557">
        <w:rPr>
          <w:rFonts w:ascii="Helvetica" w:eastAsia="宋体" w:hAnsi="Helvetica" w:cs="Helvetica"/>
          <w:color w:val="333333"/>
          <w:kern w:val="0"/>
          <w:szCs w:val="21"/>
        </w:rPr>
        <w:t> </w:t>
      </w:r>
      <w:r w:rsidRPr="00270557">
        <w:rPr>
          <w:rFonts w:ascii="Consolas" w:eastAsia="宋体" w:hAnsi="Consolas" w:cs="Consolas"/>
          <w:color w:val="C7254E"/>
          <w:kern w:val="0"/>
          <w:sz w:val="19"/>
          <w:szCs w:val="19"/>
          <w:shd w:val="clear" w:color="auto" w:fill="F9F2F4"/>
        </w:rPr>
        <w:t>http://example.com/admin/index.php/product?id=100</w:t>
      </w:r>
      <w:r w:rsidRPr="00270557">
        <w:rPr>
          <w:rFonts w:ascii="Helvetica" w:eastAsia="宋体" w:hAnsi="Helvetica" w:cs="Helvetica"/>
          <w:color w:val="333333"/>
          <w:kern w:val="0"/>
          <w:szCs w:val="21"/>
        </w:rPr>
        <w:t>，</w:t>
      </w:r>
      <w:r w:rsidRPr="00270557">
        <w:rPr>
          <w:rFonts w:ascii="Helvetica" w:eastAsia="宋体" w:hAnsi="Helvetica" w:cs="Helvetica"/>
          <w:color w:val="333333"/>
          <w:kern w:val="0"/>
          <w:szCs w:val="21"/>
        </w:rPr>
        <w:t xml:space="preserve"> </w:t>
      </w:r>
      <w:r w:rsidRPr="00270557">
        <w:rPr>
          <w:rFonts w:ascii="Helvetica" w:eastAsia="宋体" w:hAnsi="Helvetica" w:cs="Helvetica"/>
          <w:color w:val="333333"/>
          <w:kern w:val="0"/>
          <w:szCs w:val="21"/>
        </w:rPr>
        <w:t>你可以像下面描述的那样获取</w:t>
      </w:r>
      <w:r w:rsidRPr="00270557">
        <w:rPr>
          <w:rFonts w:ascii="Helvetica" w:eastAsia="宋体" w:hAnsi="Helvetica" w:cs="Helvetica"/>
          <w:color w:val="333333"/>
          <w:kern w:val="0"/>
          <w:szCs w:val="21"/>
        </w:rPr>
        <w:t>URL</w:t>
      </w:r>
      <w:r w:rsidRPr="00270557">
        <w:rPr>
          <w:rFonts w:ascii="Helvetica" w:eastAsia="宋体" w:hAnsi="Helvetica" w:cs="Helvetica"/>
          <w:color w:val="333333"/>
          <w:kern w:val="0"/>
          <w:szCs w:val="21"/>
        </w:rPr>
        <w:t>的各个部分：</w:t>
      </w:r>
    </w:p>
    <w:p w:rsidR="00270557" w:rsidRPr="00270557" w:rsidRDefault="00270557" w:rsidP="00270557">
      <w:pPr>
        <w:widowControl/>
        <w:numPr>
          <w:ilvl w:val="0"/>
          <w:numId w:val="19"/>
        </w:numPr>
        <w:shd w:val="clear" w:color="auto" w:fill="FFFFFF"/>
        <w:spacing w:before="100" w:beforeAutospacing="1" w:after="100" w:afterAutospacing="1"/>
        <w:jc w:val="left"/>
        <w:rPr>
          <w:rFonts w:ascii="Helvetica" w:eastAsia="宋体" w:hAnsi="Helvetica" w:cs="Helvetica"/>
          <w:color w:val="333333"/>
          <w:kern w:val="0"/>
          <w:szCs w:val="21"/>
        </w:rPr>
      </w:pPr>
      <w:r w:rsidRPr="00270557">
        <w:rPr>
          <w:rFonts w:ascii="Helvetica" w:eastAsia="宋体" w:hAnsi="Helvetica" w:cs="Helvetica"/>
          <w:color w:val="333333"/>
          <w:kern w:val="0"/>
          <w:szCs w:val="21"/>
        </w:rPr>
        <w:t>yii\web\Request::url</w:t>
      </w:r>
      <w:r w:rsidRPr="00270557">
        <w:rPr>
          <w:rFonts w:ascii="Helvetica" w:eastAsia="宋体" w:hAnsi="Helvetica" w:cs="Helvetica"/>
          <w:color w:val="333333"/>
          <w:kern w:val="0"/>
          <w:szCs w:val="21"/>
        </w:rPr>
        <w:t>：返回</w:t>
      </w:r>
      <w:r w:rsidRPr="00270557">
        <w:rPr>
          <w:rFonts w:ascii="Helvetica" w:eastAsia="宋体" w:hAnsi="Helvetica" w:cs="Helvetica"/>
          <w:color w:val="333333"/>
          <w:kern w:val="0"/>
          <w:szCs w:val="21"/>
        </w:rPr>
        <w:t> </w:t>
      </w:r>
      <w:r w:rsidRPr="00270557">
        <w:rPr>
          <w:rFonts w:ascii="Consolas" w:eastAsia="宋体" w:hAnsi="Consolas" w:cs="Consolas"/>
          <w:color w:val="C7254E"/>
          <w:kern w:val="0"/>
          <w:sz w:val="19"/>
          <w:szCs w:val="19"/>
          <w:shd w:val="clear" w:color="auto" w:fill="F9F2F4"/>
        </w:rPr>
        <w:t>/admin/index.php/product?id=100</w:t>
      </w:r>
      <w:r w:rsidRPr="00270557">
        <w:rPr>
          <w:rFonts w:ascii="Helvetica" w:eastAsia="宋体" w:hAnsi="Helvetica" w:cs="Helvetica"/>
          <w:color w:val="333333"/>
          <w:kern w:val="0"/>
          <w:szCs w:val="21"/>
        </w:rPr>
        <w:t xml:space="preserve">, </w:t>
      </w:r>
      <w:r w:rsidRPr="00270557">
        <w:rPr>
          <w:rFonts w:ascii="Helvetica" w:eastAsia="宋体" w:hAnsi="Helvetica" w:cs="Helvetica"/>
          <w:color w:val="333333"/>
          <w:kern w:val="0"/>
          <w:szCs w:val="21"/>
        </w:rPr>
        <w:t>此</w:t>
      </w:r>
      <w:r w:rsidRPr="00270557">
        <w:rPr>
          <w:rFonts w:ascii="Helvetica" w:eastAsia="宋体" w:hAnsi="Helvetica" w:cs="Helvetica"/>
          <w:color w:val="333333"/>
          <w:kern w:val="0"/>
          <w:szCs w:val="21"/>
        </w:rPr>
        <w:t>URL</w:t>
      </w:r>
      <w:r w:rsidRPr="00270557">
        <w:rPr>
          <w:rFonts w:ascii="Helvetica" w:eastAsia="宋体" w:hAnsi="Helvetica" w:cs="Helvetica"/>
          <w:color w:val="333333"/>
          <w:kern w:val="0"/>
          <w:szCs w:val="21"/>
        </w:rPr>
        <w:t>不包括</w:t>
      </w:r>
      <w:r w:rsidRPr="00270557">
        <w:rPr>
          <w:rFonts w:ascii="Helvetica" w:eastAsia="宋体" w:hAnsi="Helvetica" w:cs="Helvetica"/>
          <w:color w:val="333333"/>
          <w:kern w:val="0"/>
          <w:szCs w:val="21"/>
        </w:rPr>
        <w:t>host info</w:t>
      </w:r>
      <w:r w:rsidRPr="00270557">
        <w:rPr>
          <w:rFonts w:ascii="Helvetica" w:eastAsia="宋体" w:hAnsi="Helvetica" w:cs="Helvetica"/>
          <w:color w:val="333333"/>
          <w:kern w:val="0"/>
          <w:szCs w:val="21"/>
        </w:rPr>
        <w:t>部分。</w:t>
      </w:r>
    </w:p>
    <w:p w:rsidR="00270557" w:rsidRPr="00270557" w:rsidRDefault="00270557" w:rsidP="00270557">
      <w:pPr>
        <w:widowControl/>
        <w:numPr>
          <w:ilvl w:val="0"/>
          <w:numId w:val="19"/>
        </w:numPr>
        <w:shd w:val="clear" w:color="auto" w:fill="FFFFFF"/>
        <w:spacing w:before="100" w:beforeAutospacing="1" w:after="100" w:afterAutospacing="1"/>
        <w:jc w:val="left"/>
        <w:rPr>
          <w:rFonts w:ascii="Helvetica" w:eastAsia="宋体" w:hAnsi="Helvetica" w:cs="Helvetica"/>
          <w:color w:val="333333"/>
          <w:kern w:val="0"/>
          <w:szCs w:val="21"/>
        </w:rPr>
      </w:pPr>
      <w:r w:rsidRPr="00270557">
        <w:rPr>
          <w:rFonts w:ascii="Helvetica" w:eastAsia="宋体" w:hAnsi="Helvetica" w:cs="Helvetica"/>
          <w:color w:val="333333"/>
          <w:kern w:val="0"/>
          <w:szCs w:val="21"/>
        </w:rPr>
        <w:t>yii\web\Request::absoluteUrl</w:t>
      </w:r>
      <w:r w:rsidRPr="00270557">
        <w:rPr>
          <w:rFonts w:ascii="Helvetica" w:eastAsia="宋体" w:hAnsi="Helvetica" w:cs="Helvetica"/>
          <w:color w:val="333333"/>
          <w:kern w:val="0"/>
          <w:szCs w:val="21"/>
        </w:rPr>
        <w:t>：返回</w:t>
      </w:r>
      <w:r w:rsidRPr="00270557">
        <w:rPr>
          <w:rFonts w:ascii="Helvetica" w:eastAsia="宋体" w:hAnsi="Helvetica" w:cs="Helvetica"/>
          <w:color w:val="333333"/>
          <w:kern w:val="0"/>
          <w:szCs w:val="21"/>
        </w:rPr>
        <w:t> </w:t>
      </w:r>
      <w:r w:rsidRPr="00270557">
        <w:rPr>
          <w:rFonts w:ascii="Consolas" w:eastAsia="宋体" w:hAnsi="Consolas" w:cs="Consolas"/>
          <w:color w:val="C7254E"/>
          <w:kern w:val="0"/>
          <w:sz w:val="19"/>
          <w:szCs w:val="19"/>
          <w:shd w:val="clear" w:color="auto" w:fill="F9F2F4"/>
        </w:rPr>
        <w:t>http://example.com/admin/index.php/product?id=100</w:t>
      </w:r>
      <w:r w:rsidRPr="00270557">
        <w:rPr>
          <w:rFonts w:ascii="Helvetica" w:eastAsia="宋体" w:hAnsi="Helvetica" w:cs="Helvetica"/>
          <w:color w:val="333333"/>
          <w:kern w:val="0"/>
          <w:szCs w:val="21"/>
        </w:rPr>
        <w:t xml:space="preserve">, </w:t>
      </w:r>
      <w:r w:rsidRPr="00270557">
        <w:rPr>
          <w:rFonts w:ascii="Helvetica" w:eastAsia="宋体" w:hAnsi="Helvetica" w:cs="Helvetica"/>
          <w:color w:val="333333"/>
          <w:kern w:val="0"/>
          <w:szCs w:val="21"/>
        </w:rPr>
        <w:t>包含</w:t>
      </w:r>
      <w:r w:rsidRPr="00270557">
        <w:rPr>
          <w:rFonts w:ascii="Helvetica" w:eastAsia="宋体" w:hAnsi="Helvetica" w:cs="Helvetica"/>
          <w:color w:val="333333"/>
          <w:kern w:val="0"/>
          <w:szCs w:val="21"/>
        </w:rPr>
        <w:t>host infode</w:t>
      </w:r>
      <w:r w:rsidRPr="00270557">
        <w:rPr>
          <w:rFonts w:ascii="Helvetica" w:eastAsia="宋体" w:hAnsi="Helvetica" w:cs="Helvetica"/>
          <w:color w:val="333333"/>
          <w:kern w:val="0"/>
          <w:szCs w:val="21"/>
        </w:rPr>
        <w:t>的整个</w:t>
      </w:r>
      <w:r w:rsidRPr="00270557">
        <w:rPr>
          <w:rFonts w:ascii="Helvetica" w:eastAsia="宋体" w:hAnsi="Helvetica" w:cs="Helvetica"/>
          <w:color w:val="333333"/>
          <w:kern w:val="0"/>
          <w:szCs w:val="21"/>
        </w:rPr>
        <w:t>URL</w:t>
      </w:r>
      <w:r w:rsidRPr="00270557">
        <w:rPr>
          <w:rFonts w:ascii="Helvetica" w:eastAsia="宋体" w:hAnsi="Helvetica" w:cs="Helvetica"/>
          <w:color w:val="333333"/>
          <w:kern w:val="0"/>
          <w:szCs w:val="21"/>
        </w:rPr>
        <w:t>。</w:t>
      </w:r>
    </w:p>
    <w:p w:rsidR="00270557" w:rsidRPr="00270557" w:rsidRDefault="00270557" w:rsidP="00270557">
      <w:pPr>
        <w:widowControl/>
        <w:numPr>
          <w:ilvl w:val="0"/>
          <w:numId w:val="19"/>
        </w:numPr>
        <w:shd w:val="clear" w:color="auto" w:fill="FFFFFF"/>
        <w:spacing w:before="100" w:beforeAutospacing="1" w:after="100" w:afterAutospacing="1"/>
        <w:jc w:val="left"/>
        <w:rPr>
          <w:rFonts w:ascii="Helvetica" w:eastAsia="宋体" w:hAnsi="Helvetica" w:cs="Helvetica"/>
          <w:color w:val="333333"/>
          <w:kern w:val="0"/>
          <w:szCs w:val="21"/>
        </w:rPr>
      </w:pPr>
      <w:r w:rsidRPr="00270557">
        <w:rPr>
          <w:rFonts w:ascii="Helvetica" w:eastAsia="宋体" w:hAnsi="Helvetica" w:cs="Helvetica"/>
          <w:color w:val="333333"/>
          <w:kern w:val="0"/>
          <w:szCs w:val="21"/>
        </w:rPr>
        <w:t>yii\web\Request::hostInfo</w:t>
      </w:r>
      <w:r w:rsidRPr="00270557">
        <w:rPr>
          <w:rFonts w:ascii="Helvetica" w:eastAsia="宋体" w:hAnsi="Helvetica" w:cs="Helvetica"/>
          <w:color w:val="333333"/>
          <w:kern w:val="0"/>
          <w:szCs w:val="21"/>
        </w:rPr>
        <w:t>：返回</w:t>
      </w:r>
      <w:r w:rsidRPr="00270557">
        <w:rPr>
          <w:rFonts w:ascii="Helvetica" w:eastAsia="宋体" w:hAnsi="Helvetica" w:cs="Helvetica"/>
          <w:color w:val="333333"/>
          <w:kern w:val="0"/>
          <w:szCs w:val="21"/>
        </w:rPr>
        <w:t> </w:t>
      </w:r>
      <w:r w:rsidRPr="00270557">
        <w:rPr>
          <w:rFonts w:ascii="Consolas" w:eastAsia="宋体" w:hAnsi="Consolas" w:cs="Consolas"/>
          <w:color w:val="C7254E"/>
          <w:kern w:val="0"/>
          <w:sz w:val="19"/>
          <w:szCs w:val="19"/>
          <w:shd w:val="clear" w:color="auto" w:fill="F9F2F4"/>
        </w:rPr>
        <w:t>http://example.com</w:t>
      </w:r>
      <w:r w:rsidRPr="00270557">
        <w:rPr>
          <w:rFonts w:ascii="Helvetica" w:eastAsia="宋体" w:hAnsi="Helvetica" w:cs="Helvetica"/>
          <w:color w:val="333333"/>
          <w:kern w:val="0"/>
          <w:szCs w:val="21"/>
        </w:rPr>
        <w:t xml:space="preserve">, </w:t>
      </w:r>
      <w:r w:rsidRPr="00270557">
        <w:rPr>
          <w:rFonts w:ascii="Helvetica" w:eastAsia="宋体" w:hAnsi="Helvetica" w:cs="Helvetica"/>
          <w:color w:val="333333"/>
          <w:kern w:val="0"/>
          <w:szCs w:val="21"/>
        </w:rPr>
        <w:t>只有</w:t>
      </w:r>
      <w:r w:rsidRPr="00270557">
        <w:rPr>
          <w:rFonts w:ascii="Helvetica" w:eastAsia="宋体" w:hAnsi="Helvetica" w:cs="Helvetica"/>
          <w:color w:val="333333"/>
          <w:kern w:val="0"/>
          <w:szCs w:val="21"/>
        </w:rPr>
        <w:t>host info</w:t>
      </w:r>
      <w:r w:rsidRPr="00270557">
        <w:rPr>
          <w:rFonts w:ascii="Helvetica" w:eastAsia="宋体" w:hAnsi="Helvetica" w:cs="Helvetica"/>
          <w:color w:val="333333"/>
          <w:kern w:val="0"/>
          <w:szCs w:val="21"/>
        </w:rPr>
        <w:t>部分。</w:t>
      </w:r>
    </w:p>
    <w:p w:rsidR="00270557" w:rsidRPr="00270557" w:rsidRDefault="00270557" w:rsidP="00270557">
      <w:pPr>
        <w:widowControl/>
        <w:numPr>
          <w:ilvl w:val="0"/>
          <w:numId w:val="19"/>
        </w:numPr>
        <w:shd w:val="clear" w:color="auto" w:fill="FFFFFF"/>
        <w:spacing w:before="100" w:beforeAutospacing="1" w:after="100" w:afterAutospacing="1"/>
        <w:jc w:val="left"/>
        <w:rPr>
          <w:rFonts w:ascii="Helvetica" w:eastAsia="宋体" w:hAnsi="Helvetica" w:cs="Helvetica"/>
          <w:color w:val="333333"/>
          <w:kern w:val="0"/>
          <w:szCs w:val="21"/>
        </w:rPr>
      </w:pPr>
      <w:r w:rsidRPr="00270557">
        <w:rPr>
          <w:rFonts w:ascii="Helvetica" w:eastAsia="宋体" w:hAnsi="Helvetica" w:cs="Helvetica"/>
          <w:color w:val="333333"/>
          <w:kern w:val="0"/>
          <w:szCs w:val="21"/>
        </w:rPr>
        <w:t>yii\web\Request::pathInfo</w:t>
      </w:r>
      <w:r w:rsidRPr="00270557">
        <w:rPr>
          <w:rFonts w:ascii="Helvetica" w:eastAsia="宋体" w:hAnsi="Helvetica" w:cs="Helvetica"/>
          <w:color w:val="333333"/>
          <w:kern w:val="0"/>
          <w:szCs w:val="21"/>
        </w:rPr>
        <w:t>：返回</w:t>
      </w:r>
      <w:r w:rsidRPr="00270557">
        <w:rPr>
          <w:rFonts w:ascii="Helvetica" w:eastAsia="宋体" w:hAnsi="Helvetica" w:cs="Helvetica"/>
          <w:color w:val="333333"/>
          <w:kern w:val="0"/>
          <w:szCs w:val="21"/>
        </w:rPr>
        <w:t> </w:t>
      </w:r>
      <w:r w:rsidRPr="00270557">
        <w:rPr>
          <w:rFonts w:ascii="Consolas" w:eastAsia="宋体" w:hAnsi="Consolas" w:cs="Consolas"/>
          <w:color w:val="C7254E"/>
          <w:kern w:val="0"/>
          <w:sz w:val="19"/>
          <w:szCs w:val="19"/>
          <w:shd w:val="clear" w:color="auto" w:fill="F9F2F4"/>
        </w:rPr>
        <w:t>/product</w:t>
      </w:r>
      <w:r w:rsidRPr="00270557">
        <w:rPr>
          <w:rFonts w:ascii="Helvetica" w:eastAsia="宋体" w:hAnsi="Helvetica" w:cs="Helvetica"/>
          <w:color w:val="333333"/>
          <w:kern w:val="0"/>
          <w:szCs w:val="21"/>
        </w:rPr>
        <w:t>，</w:t>
      </w:r>
      <w:r w:rsidRPr="00270557">
        <w:rPr>
          <w:rFonts w:ascii="Helvetica" w:eastAsia="宋体" w:hAnsi="Helvetica" w:cs="Helvetica"/>
          <w:color w:val="333333"/>
          <w:kern w:val="0"/>
          <w:szCs w:val="21"/>
        </w:rPr>
        <w:t xml:space="preserve"> </w:t>
      </w:r>
      <w:r w:rsidRPr="00270557">
        <w:rPr>
          <w:rFonts w:ascii="Helvetica" w:eastAsia="宋体" w:hAnsi="Helvetica" w:cs="Helvetica"/>
          <w:color w:val="333333"/>
          <w:kern w:val="0"/>
          <w:szCs w:val="21"/>
        </w:rPr>
        <w:t>这个是入口脚本之后，问号之前（查询字符串）的部分。</w:t>
      </w:r>
    </w:p>
    <w:p w:rsidR="00270557" w:rsidRPr="00270557" w:rsidRDefault="00270557" w:rsidP="00270557">
      <w:pPr>
        <w:widowControl/>
        <w:numPr>
          <w:ilvl w:val="0"/>
          <w:numId w:val="19"/>
        </w:numPr>
        <w:shd w:val="clear" w:color="auto" w:fill="FFFFFF"/>
        <w:spacing w:before="100" w:beforeAutospacing="1" w:after="100" w:afterAutospacing="1"/>
        <w:jc w:val="left"/>
        <w:rPr>
          <w:rFonts w:ascii="Helvetica" w:eastAsia="宋体" w:hAnsi="Helvetica" w:cs="Helvetica"/>
          <w:color w:val="333333"/>
          <w:kern w:val="0"/>
          <w:szCs w:val="21"/>
        </w:rPr>
      </w:pPr>
      <w:r w:rsidRPr="00270557">
        <w:rPr>
          <w:rFonts w:ascii="Helvetica" w:eastAsia="宋体" w:hAnsi="Helvetica" w:cs="Helvetica"/>
          <w:color w:val="333333"/>
          <w:kern w:val="0"/>
          <w:szCs w:val="21"/>
        </w:rPr>
        <w:t>yii\web\Request::queryString</w:t>
      </w:r>
      <w:r w:rsidRPr="00270557">
        <w:rPr>
          <w:rFonts w:ascii="Helvetica" w:eastAsia="宋体" w:hAnsi="Helvetica" w:cs="Helvetica"/>
          <w:color w:val="333333"/>
          <w:kern w:val="0"/>
          <w:szCs w:val="21"/>
        </w:rPr>
        <w:t>：返回</w:t>
      </w:r>
      <w:r w:rsidRPr="00270557">
        <w:rPr>
          <w:rFonts w:ascii="Helvetica" w:eastAsia="宋体" w:hAnsi="Helvetica" w:cs="Helvetica"/>
          <w:color w:val="333333"/>
          <w:kern w:val="0"/>
          <w:szCs w:val="21"/>
        </w:rPr>
        <w:t> </w:t>
      </w:r>
      <w:r w:rsidRPr="00270557">
        <w:rPr>
          <w:rFonts w:ascii="Consolas" w:eastAsia="宋体" w:hAnsi="Consolas" w:cs="Consolas"/>
          <w:color w:val="C7254E"/>
          <w:kern w:val="0"/>
          <w:sz w:val="19"/>
          <w:szCs w:val="19"/>
          <w:shd w:val="clear" w:color="auto" w:fill="F9F2F4"/>
        </w:rPr>
        <w:t>id=100</w:t>
      </w:r>
      <w:r w:rsidRPr="00270557">
        <w:rPr>
          <w:rFonts w:ascii="Helvetica" w:eastAsia="宋体" w:hAnsi="Helvetica" w:cs="Helvetica"/>
          <w:color w:val="333333"/>
          <w:kern w:val="0"/>
          <w:szCs w:val="21"/>
        </w:rPr>
        <w:t>,</w:t>
      </w:r>
      <w:r w:rsidRPr="00270557">
        <w:rPr>
          <w:rFonts w:ascii="Helvetica" w:eastAsia="宋体" w:hAnsi="Helvetica" w:cs="Helvetica"/>
          <w:color w:val="333333"/>
          <w:kern w:val="0"/>
          <w:szCs w:val="21"/>
        </w:rPr>
        <w:t>问号之后的部分。</w:t>
      </w:r>
    </w:p>
    <w:p w:rsidR="00270557" w:rsidRPr="00270557" w:rsidRDefault="00270557" w:rsidP="00270557">
      <w:pPr>
        <w:widowControl/>
        <w:numPr>
          <w:ilvl w:val="0"/>
          <w:numId w:val="19"/>
        </w:numPr>
        <w:shd w:val="clear" w:color="auto" w:fill="FFFFFF"/>
        <w:spacing w:before="100" w:beforeAutospacing="1" w:after="100" w:afterAutospacing="1"/>
        <w:jc w:val="left"/>
        <w:rPr>
          <w:rFonts w:ascii="Helvetica" w:eastAsia="宋体" w:hAnsi="Helvetica" w:cs="Helvetica"/>
          <w:color w:val="333333"/>
          <w:kern w:val="0"/>
          <w:szCs w:val="21"/>
        </w:rPr>
      </w:pPr>
      <w:r w:rsidRPr="00270557">
        <w:rPr>
          <w:rFonts w:ascii="Helvetica" w:eastAsia="宋体" w:hAnsi="Helvetica" w:cs="Helvetica"/>
          <w:color w:val="333333"/>
          <w:kern w:val="0"/>
          <w:szCs w:val="21"/>
        </w:rPr>
        <w:t>yii\web\Request::baseUrl</w:t>
      </w:r>
      <w:r w:rsidRPr="00270557">
        <w:rPr>
          <w:rFonts w:ascii="Helvetica" w:eastAsia="宋体" w:hAnsi="Helvetica" w:cs="Helvetica"/>
          <w:color w:val="333333"/>
          <w:kern w:val="0"/>
          <w:szCs w:val="21"/>
        </w:rPr>
        <w:t>：返回</w:t>
      </w:r>
      <w:r w:rsidRPr="00270557">
        <w:rPr>
          <w:rFonts w:ascii="Helvetica" w:eastAsia="宋体" w:hAnsi="Helvetica" w:cs="Helvetica"/>
          <w:color w:val="333333"/>
          <w:kern w:val="0"/>
          <w:szCs w:val="21"/>
        </w:rPr>
        <w:t> </w:t>
      </w:r>
      <w:r w:rsidRPr="00270557">
        <w:rPr>
          <w:rFonts w:ascii="Consolas" w:eastAsia="宋体" w:hAnsi="Consolas" w:cs="Consolas"/>
          <w:color w:val="C7254E"/>
          <w:kern w:val="0"/>
          <w:sz w:val="19"/>
          <w:szCs w:val="19"/>
          <w:shd w:val="clear" w:color="auto" w:fill="F9F2F4"/>
        </w:rPr>
        <w:t>/admin</w:t>
      </w:r>
      <w:r w:rsidRPr="00270557">
        <w:rPr>
          <w:rFonts w:ascii="Helvetica" w:eastAsia="宋体" w:hAnsi="Helvetica" w:cs="Helvetica"/>
          <w:color w:val="333333"/>
          <w:kern w:val="0"/>
          <w:szCs w:val="21"/>
        </w:rPr>
        <w:t>, host info</w:t>
      </w:r>
      <w:r w:rsidRPr="00270557">
        <w:rPr>
          <w:rFonts w:ascii="Helvetica" w:eastAsia="宋体" w:hAnsi="Helvetica" w:cs="Helvetica"/>
          <w:color w:val="333333"/>
          <w:kern w:val="0"/>
          <w:szCs w:val="21"/>
        </w:rPr>
        <w:t>之后，</w:t>
      </w:r>
      <w:r w:rsidRPr="00270557">
        <w:rPr>
          <w:rFonts w:ascii="Helvetica" w:eastAsia="宋体" w:hAnsi="Helvetica" w:cs="Helvetica"/>
          <w:color w:val="333333"/>
          <w:kern w:val="0"/>
          <w:szCs w:val="21"/>
        </w:rPr>
        <w:t xml:space="preserve"> </w:t>
      </w:r>
      <w:r w:rsidRPr="00270557">
        <w:rPr>
          <w:rFonts w:ascii="Helvetica" w:eastAsia="宋体" w:hAnsi="Helvetica" w:cs="Helvetica"/>
          <w:color w:val="333333"/>
          <w:kern w:val="0"/>
          <w:szCs w:val="21"/>
        </w:rPr>
        <w:t>入口脚本之前的部分。</w:t>
      </w:r>
    </w:p>
    <w:p w:rsidR="00270557" w:rsidRPr="00270557" w:rsidRDefault="00270557" w:rsidP="00270557">
      <w:pPr>
        <w:widowControl/>
        <w:numPr>
          <w:ilvl w:val="0"/>
          <w:numId w:val="19"/>
        </w:numPr>
        <w:shd w:val="clear" w:color="auto" w:fill="FFFFFF"/>
        <w:spacing w:before="100" w:beforeAutospacing="1" w:after="100" w:afterAutospacing="1"/>
        <w:jc w:val="left"/>
        <w:rPr>
          <w:rFonts w:ascii="Helvetica" w:eastAsia="宋体" w:hAnsi="Helvetica" w:cs="Helvetica"/>
          <w:color w:val="333333"/>
          <w:kern w:val="0"/>
          <w:szCs w:val="21"/>
        </w:rPr>
      </w:pPr>
      <w:r w:rsidRPr="00270557">
        <w:rPr>
          <w:rFonts w:ascii="Helvetica" w:eastAsia="宋体" w:hAnsi="Helvetica" w:cs="Helvetica"/>
          <w:color w:val="333333"/>
          <w:kern w:val="0"/>
          <w:szCs w:val="21"/>
        </w:rPr>
        <w:t>yii\web\Request::scriptUrl</w:t>
      </w:r>
      <w:r w:rsidRPr="00270557">
        <w:rPr>
          <w:rFonts w:ascii="Helvetica" w:eastAsia="宋体" w:hAnsi="Helvetica" w:cs="Helvetica"/>
          <w:color w:val="333333"/>
          <w:kern w:val="0"/>
          <w:szCs w:val="21"/>
        </w:rPr>
        <w:t>：返回</w:t>
      </w:r>
      <w:r w:rsidRPr="00270557">
        <w:rPr>
          <w:rFonts w:ascii="Helvetica" w:eastAsia="宋体" w:hAnsi="Helvetica" w:cs="Helvetica"/>
          <w:color w:val="333333"/>
          <w:kern w:val="0"/>
          <w:szCs w:val="21"/>
        </w:rPr>
        <w:t> </w:t>
      </w:r>
      <w:r w:rsidRPr="00270557">
        <w:rPr>
          <w:rFonts w:ascii="Consolas" w:eastAsia="宋体" w:hAnsi="Consolas" w:cs="Consolas"/>
          <w:color w:val="C7254E"/>
          <w:kern w:val="0"/>
          <w:sz w:val="19"/>
          <w:szCs w:val="19"/>
          <w:shd w:val="clear" w:color="auto" w:fill="F9F2F4"/>
        </w:rPr>
        <w:t>/admin/index.php</w:t>
      </w:r>
      <w:r w:rsidRPr="00270557">
        <w:rPr>
          <w:rFonts w:ascii="Helvetica" w:eastAsia="宋体" w:hAnsi="Helvetica" w:cs="Helvetica"/>
          <w:color w:val="333333"/>
          <w:kern w:val="0"/>
          <w:szCs w:val="21"/>
        </w:rPr>
        <w:t xml:space="preserve">, </w:t>
      </w:r>
      <w:r w:rsidRPr="00270557">
        <w:rPr>
          <w:rFonts w:ascii="Helvetica" w:eastAsia="宋体" w:hAnsi="Helvetica" w:cs="Helvetica"/>
          <w:color w:val="333333"/>
          <w:kern w:val="0"/>
          <w:szCs w:val="21"/>
        </w:rPr>
        <w:t>没有</w:t>
      </w:r>
      <w:r w:rsidRPr="00270557">
        <w:rPr>
          <w:rFonts w:ascii="Helvetica" w:eastAsia="宋体" w:hAnsi="Helvetica" w:cs="Helvetica"/>
          <w:color w:val="333333"/>
          <w:kern w:val="0"/>
          <w:szCs w:val="21"/>
        </w:rPr>
        <w:t>path info</w:t>
      </w:r>
      <w:r w:rsidRPr="00270557">
        <w:rPr>
          <w:rFonts w:ascii="Helvetica" w:eastAsia="宋体" w:hAnsi="Helvetica" w:cs="Helvetica"/>
          <w:color w:val="333333"/>
          <w:kern w:val="0"/>
          <w:szCs w:val="21"/>
        </w:rPr>
        <w:t>和查询字符串部分。</w:t>
      </w:r>
    </w:p>
    <w:p w:rsidR="00270557" w:rsidRPr="00270557" w:rsidRDefault="00270557" w:rsidP="00270557">
      <w:pPr>
        <w:widowControl/>
        <w:numPr>
          <w:ilvl w:val="0"/>
          <w:numId w:val="19"/>
        </w:numPr>
        <w:shd w:val="clear" w:color="auto" w:fill="FFFFFF"/>
        <w:spacing w:before="100" w:beforeAutospacing="1" w:after="100" w:afterAutospacing="1"/>
        <w:jc w:val="left"/>
        <w:rPr>
          <w:rFonts w:ascii="Helvetica" w:eastAsia="宋体" w:hAnsi="Helvetica" w:cs="Helvetica"/>
          <w:color w:val="333333"/>
          <w:kern w:val="0"/>
          <w:szCs w:val="21"/>
        </w:rPr>
      </w:pPr>
      <w:r w:rsidRPr="00270557">
        <w:rPr>
          <w:rFonts w:ascii="Helvetica" w:eastAsia="宋体" w:hAnsi="Helvetica" w:cs="Helvetica"/>
          <w:color w:val="333333"/>
          <w:kern w:val="0"/>
          <w:szCs w:val="21"/>
        </w:rPr>
        <w:t>yii\web\Request::serverName</w:t>
      </w:r>
      <w:r w:rsidRPr="00270557">
        <w:rPr>
          <w:rFonts w:ascii="Helvetica" w:eastAsia="宋体" w:hAnsi="Helvetica" w:cs="Helvetica"/>
          <w:color w:val="333333"/>
          <w:kern w:val="0"/>
          <w:szCs w:val="21"/>
        </w:rPr>
        <w:t>：返回</w:t>
      </w:r>
      <w:r w:rsidRPr="00270557">
        <w:rPr>
          <w:rFonts w:ascii="Helvetica" w:eastAsia="宋体" w:hAnsi="Helvetica" w:cs="Helvetica"/>
          <w:color w:val="333333"/>
          <w:kern w:val="0"/>
          <w:szCs w:val="21"/>
        </w:rPr>
        <w:t> </w:t>
      </w:r>
      <w:r w:rsidRPr="00270557">
        <w:rPr>
          <w:rFonts w:ascii="Consolas" w:eastAsia="宋体" w:hAnsi="Consolas" w:cs="Consolas"/>
          <w:color w:val="C7254E"/>
          <w:kern w:val="0"/>
          <w:sz w:val="19"/>
          <w:szCs w:val="19"/>
          <w:shd w:val="clear" w:color="auto" w:fill="F9F2F4"/>
        </w:rPr>
        <w:t>example.com</w:t>
      </w:r>
      <w:r w:rsidRPr="00270557">
        <w:rPr>
          <w:rFonts w:ascii="Helvetica" w:eastAsia="宋体" w:hAnsi="Helvetica" w:cs="Helvetica"/>
          <w:color w:val="333333"/>
          <w:kern w:val="0"/>
          <w:szCs w:val="21"/>
        </w:rPr>
        <w:t>, URL</w:t>
      </w:r>
      <w:r w:rsidRPr="00270557">
        <w:rPr>
          <w:rFonts w:ascii="Helvetica" w:eastAsia="宋体" w:hAnsi="Helvetica" w:cs="Helvetica"/>
          <w:color w:val="333333"/>
          <w:kern w:val="0"/>
          <w:szCs w:val="21"/>
        </w:rPr>
        <w:t>中的</w:t>
      </w:r>
      <w:r w:rsidRPr="00270557">
        <w:rPr>
          <w:rFonts w:ascii="Helvetica" w:eastAsia="宋体" w:hAnsi="Helvetica" w:cs="Helvetica"/>
          <w:color w:val="333333"/>
          <w:kern w:val="0"/>
          <w:szCs w:val="21"/>
        </w:rPr>
        <w:t>host name</w:t>
      </w:r>
      <w:r w:rsidRPr="00270557">
        <w:rPr>
          <w:rFonts w:ascii="Helvetica" w:eastAsia="宋体" w:hAnsi="Helvetica" w:cs="Helvetica"/>
          <w:color w:val="333333"/>
          <w:kern w:val="0"/>
          <w:szCs w:val="21"/>
        </w:rPr>
        <w:t>。</w:t>
      </w:r>
    </w:p>
    <w:p w:rsidR="00270557" w:rsidRPr="00270557" w:rsidRDefault="00270557" w:rsidP="00270557">
      <w:pPr>
        <w:widowControl/>
        <w:numPr>
          <w:ilvl w:val="0"/>
          <w:numId w:val="19"/>
        </w:numPr>
        <w:shd w:val="clear" w:color="auto" w:fill="FFFFFF"/>
        <w:spacing w:before="100" w:beforeAutospacing="1" w:after="100" w:afterAutospacing="1"/>
        <w:jc w:val="left"/>
        <w:rPr>
          <w:rFonts w:ascii="Helvetica" w:eastAsia="宋体" w:hAnsi="Helvetica" w:cs="Helvetica"/>
          <w:color w:val="333333"/>
          <w:kern w:val="0"/>
          <w:szCs w:val="21"/>
        </w:rPr>
      </w:pPr>
      <w:r w:rsidRPr="00270557">
        <w:rPr>
          <w:rFonts w:ascii="Helvetica" w:eastAsia="宋体" w:hAnsi="Helvetica" w:cs="Helvetica"/>
          <w:color w:val="333333"/>
          <w:kern w:val="0"/>
          <w:szCs w:val="21"/>
        </w:rPr>
        <w:t>yii\web\Request::serverPort</w:t>
      </w:r>
      <w:r w:rsidRPr="00270557">
        <w:rPr>
          <w:rFonts w:ascii="Helvetica" w:eastAsia="宋体" w:hAnsi="Helvetica" w:cs="Helvetica"/>
          <w:color w:val="333333"/>
          <w:kern w:val="0"/>
          <w:szCs w:val="21"/>
        </w:rPr>
        <w:t>：返回</w:t>
      </w:r>
      <w:r w:rsidRPr="00270557">
        <w:rPr>
          <w:rFonts w:ascii="Helvetica" w:eastAsia="宋体" w:hAnsi="Helvetica" w:cs="Helvetica"/>
          <w:color w:val="333333"/>
          <w:kern w:val="0"/>
          <w:szCs w:val="21"/>
        </w:rPr>
        <w:t xml:space="preserve"> 80, </w:t>
      </w:r>
      <w:r w:rsidRPr="00270557">
        <w:rPr>
          <w:rFonts w:ascii="Helvetica" w:eastAsia="宋体" w:hAnsi="Helvetica" w:cs="Helvetica"/>
          <w:color w:val="333333"/>
          <w:kern w:val="0"/>
          <w:szCs w:val="21"/>
        </w:rPr>
        <w:t>这是</w:t>
      </w:r>
      <w:r w:rsidRPr="00270557">
        <w:rPr>
          <w:rFonts w:ascii="Helvetica" w:eastAsia="宋体" w:hAnsi="Helvetica" w:cs="Helvetica"/>
          <w:color w:val="333333"/>
          <w:kern w:val="0"/>
          <w:szCs w:val="21"/>
        </w:rPr>
        <w:t>web</w:t>
      </w:r>
      <w:r w:rsidRPr="00270557">
        <w:rPr>
          <w:rFonts w:ascii="Helvetica" w:eastAsia="宋体" w:hAnsi="Helvetica" w:cs="Helvetica"/>
          <w:color w:val="333333"/>
          <w:kern w:val="0"/>
          <w:szCs w:val="21"/>
        </w:rPr>
        <w:t>服务中使用的端口。</w:t>
      </w:r>
    </w:p>
    <w:p w:rsidR="00270557" w:rsidRDefault="00D36F80" w:rsidP="00AF3C55">
      <w:pPr>
        <w:outlineLvl w:val="3"/>
      </w:pPr>
      <w:r>
        <w:rPr>
          <w:rFonts w:hint="eastAsia"/>
        </w:rPr>
        <w:t>3.4</w:t>
      </w:r>
      <w:r w:rsidR="00270557">
        <w:rPr>
          <w:rFonts w:hint="eastAsia"/>
        </w:rPr>
        <w:t>、</w:t>
      </w:r>
      <w:r w:rsidR="00E2158A">
        <w:rPr>
          <w:rFonts w:hint="eastAsia"/>
        </w:rPr>
        <w:t>获取</w:t>
      </w:r>
      <w:r w:rsidR="00270557">
        <w:t>请求头</w:t>
      </w:r>
    </w:p>
    <w:p w:rsidR="00270557" w:rsidRDefault="00270557" w:rsidP="0027055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你可以通过</w:t>
      </w:r>
      <w:r>
        <w:rPr>
          <w:rFonts w:ascii="Helvetica" w:hAnsi="Helvetica" w:cs="Helvetica"/>
          <w:color w:val="333333"/>
          <w:sz w:val="21"/>
          <w:szCs w:val="21"/>
        </w:rPr>
        <w:t> </w:t>
      </w:r>
      <w:r>
        <w:rPr>
          <w:rStyle w:val="broken-link"/>
          <w:rFonts w:ascii="Helvetica" w:hAnsi="Helvetica" w:cs="Helvetica"/>
          <w:color w:val="333333"/>
          <w:sz w:val="21"/>
          <w:szCs w:val="21"/>
        </w:rPr>
        <w:t>yii\web\Request::headers</w:t>
      </w:r>
      <w:r>
        <w:rPr>
          <w:rFonts w:ascii="Helvetica" w:hAnsi="Helvetica" w:cs="Helvetica"/>
          <w:color w:val="333333"/>
          <w:sz w:val="21"/>
          <w:szCs w:val="21"/>
        </w:rPr>
        <w:t> </w:t>
      </w:r>
      <w:r>
        <w:rPr>
          <w:rFonts w:ascii="Helvetica" w:hAnsi="Helvetica" w:cs="Helvetica"/>
          <w:color w:val="333333"/>
          <w:sz w:val="21"/>
          <w:szCs w:val="21"/>
        </w:rPr>
        <w:t>属性返回的</w:t>
      </w:r>
      <w:r>
        <w:rPr>
          <w:rFonts w:ascii="Helvetica" w:hAnsi="Helvetica" w:cs="Helvetica"/>
          <w:color w:val="333333"/>
          <w:sz w:val="21"/>
          <w:szCs w:val="21"/>
        </w:rPr>
        <w:t> </w:t>
      </w:r>
      <w:hyperlink r:id="rId203" w:history="1">
        <w:r>
          <w:rPr>
            <w:rStyle w:val="a4"/>
            <w:rFonts w:ascii="Helvetica" w:hAnsi="Helvetica" w:cs="Helvetica"/>
            <w:color w:val="337AB7"/>
            <w:sz w:val="21"/>
            <w:szCs w:val="21"/>
          </w:rPr>
          <w:t>header collection</w:t>
        </w:r>
      </w:hyperlink>
      <w:r>
        <w:rPr>
          <w:rFonts w:ascii="Helvetica" w:hAnsi="Helvetica" w:cs="Helvetica"/>
          <w:color w:val="333333"/>
          <w:sz w:val="21"/>
          <w:szCs w:val="21"/>
        </w:rPr>
        <w:t> </w:t>
      </w:r>
      <w:r>
        <w:rPr>
          <w:rFonts w:ascii="Helvetica" w:hAnsi="Helvetica" w:cs="Helvetica"/>
          <w:color w:val="333333"/>
          <w:sz w:val="21"/>
          <w:szCs w:val="21"/>
        </w:rPr>
        <w:t>获取</w:t>
      </w:r>
      <w:r>
        <w:rPr>
          <w:rFonts w:ascii="Helvetica" w:hAnsi="Helvetica" w:cs="Helvetica"/>
          <w:color w:val="333333"/>
          <w:sz w:val="21"/>
          <w:szCs w:val="21"/>
        </w:rPr>
        <w:t>HTTP</w:t>
      </w:r>
      <w:r>
        <w:rPr>
          <w:rFonts w:ascii="Helvetica" w:hAnsi="Helvetica" w:cs="Helvetica"/>
          <w:color w:val="333333"/>
          <w:sz w:val="21"/>
          <w:szCs w:val="21"/>
        </w:rPr>
        <w:t>头信息。</w:t>
      </w:r>
      <w:r>
        <w:rPr>
          <w:rFonts w:ascii="Helvetica" w:hAnsi="Helvetica" w:cs="Helvetica"/>
          <w:color w:val="333333"/>
          <w:sz w:val="21"/>
          <w:szCs w:val="21"/>
        </w:rPr>
        <w:t xml:space="preserve"> </w:t>
      </w:r>
      <w:r>
        <w:rPr>
          <w:rFonts w:ascii="Helvetica" w:hAnsi="Helvetica" w:cs="Helvetica"/>
          <w:color w:val="333333"/>
          <w:sz w:val="21"/>
          <w:szCs w:val="21"/>
        </w:rPr>
        <w:t>例如，</w:t>
      </w:r>
    </w:p>
    <w:p w:rsidR="00270557" w:rsidRDefault="00270557" w:rsidP="0027055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$headers </w:t>
      </w:r>
      <w:r>
        <w:rPr>
          <w:rStyle w:val="hljs-comment"/>
          <w:rFonts w:ascii="Consolas" w:hAnsi="Consolas" w:cs="Consolas"/>
          <w:color w:val="888888"/>
          <w:shd w:val="clear" w:color="auto" w:fill="F0F0F0"/>
        </w:rPr>
        <w:t>是一个</w:t>
      </w:r>
      <w:r>
        <w:rPr>
          <w:rStyle w:val="hljs-comment"/>
          <w:rFonts w:ascii="Consolas" w:hAnsi="Consolas" w:cs="Consolas"/>
          <w:color w:val="888888"/>
          <w:shd w:val="clear" w:color="auto" w:fill="F0F0F0"/>
        </w:rPr>
        <w:t xml:space="preserve"> yii\web\HeaderCollection </w:t>
      </w:r>
      <w:r>
        <w:rPr>
          <w:rStyle w:val="hljs-comment"/>
          <w:rFonts w:ascii="Consolas" w:hAnsi="Consolas" w:cs="Consolas"/>
          <w:color w:val="888888"/>
          <w:shd w:val="clear" w:color="auto" w:fill="F0F0F0"/>
        </w:rPr>
        <w:t>对象</w:t>
      </w:r>
    </w:p>
    <w:p w:rsidR="00270557" w:rsidRDefault="00270557" w:rsidP="0027055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$headers</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-&gt;request-&gt;headers;</w:t>
      </w:r>
    </w:p>
    <w:p w:rsidR="00270557" w:rsidRDefault="00270557" w:rsidP="0027055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270557" w:rsidRDefault="00270557" w:rsidP="0027055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返回</w:t>
      </w:r>
      <w:r>
        <w:rPr>
          <w:rStyle w:val="hljs-comment"/>
          <w:rFonts w:ascii="Consolas" w:hAnsi="Consolas" w:cs="Consolas"/>
          <w:color w:val="888888"/>
          <w:shd w:val="clear" w:color="auto" w:fill="F0F0F0"/>
        </w:rPr>
        <w:t xml:space="preserve"> Accept header </w:t>
      </w:r>
      <w:r>
        <w:rPr>
          <w:rStyle w:val="hljs-comment"/>
          <w:rFonts w:ascii="Consolas" w:hAnsi="Consolas" w:cs="Consolas"/>
          <w:color w:val="888888"/>
          <w:shd w:val="clear" w:color="auto" w:fill="F0F0F0"/>
        </w:rPr>
        <w:t>值</w:t>
      </w:r>
    </w:p>
    <w:p w:rsidR="00270557" w:rsidRDefault="00270557" w:rsidP="0027055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$accept</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$headers</w:t>
      </w:r>
      <w:r>
        <w:rPr>
          <w:rStyle w:val="HTML"/>
          <w:rFonts w:ascii="Consolas" w:hAnsi="Consolas" w:cs="Consolas"/>
          <w:color w:val="444444"/>
          <w:shd w:val="clear" w:color="auto" w:fill="F0F0F0"/>
        </w:rPr>
        <w:t>-&gt;get(</w:t>
      </w:r>
      <w:r>
        <w:rPr>
          <w:rStyle w:val="hljs-string"/>
          <w:rFonts w:ascii="Consolas" w:hAnsi="Consolas" w:cs="Consolas"/>
          <w:color w:val="880000"/>
          <w:shd w:val="clear" w:color="auto" w:fill="F0F0F0"/>
        </w:rPr>
        <w:t>'Accept'</w:t>
      </w:r>
      <w:r>
        <w:rPr>
          <w:rStyle w:val="HTML"/>
          <w:rFonts w:ascii="Consolas" w:hAnsi="Consolas" w:cs="Consolas"/>
          <w:color w:val="444444"/>
          <w:shd w:val="clear" w:color="auto" w:fill="F0F0F0"/>
        </w:rPr>
        <w:t>);</w:t>
      </w:r>
    </w:p>
    <w:p w:rsidR="00270557" w:rsidRDefault="00270557" w:rsidP="0027055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270557" w:rsidRDefault="00270557" w:rsidP="0027055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$headers</w:t>
      </w:r>
      <w:r>
        <w:rPr>
          <w:rStyle w:val="HTML"/>
          <w:rFonts w:ascii="Consolas" w:hAnsi="Consolas" w:cs="Consolas"/>
          <w:color w:val="444444"/>
          <w:shd w:val="clear" w:color="auto" w:fill="F0F0F0"/>
        </w:rPr>
        <w:t>-&gt;has(</w:t>
      </w:r>
      <w:r>
        <w:rPr>
          <w:rStyle w:val="hljs-string"/>
          <w:rFonts w:ascii="Consolas" w:hAnsi="Consolas" w:cs="Consolas"/>
          <w:color w:val="880000"/>
          <w:shd w:val="clear" w:color="auto" w:fill="F0F0F0"/>
        </w:rPr>
        <w:t>'User-Agent'</w:t>
      </w:r>
      <w:r>
        <w:rPr>
          <w:rStyle w:val="HTML"/>
          <w:rFonts w:ascii="Consolas" w:hAnsi="Consolas" w:cs="Consolas"/>
          <w:color w:val="444444"/>
          <w:shd w:val="clear" w:color="auto" w:fill="F0F0F0"/>
        </w:rPr>
        <w:t xml:space="preserve">)) { </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这是一个</w:t>
      </w:r>
      <w:r>
        <w:rPr>
          <w:rStyle w:val="hljs-comment"/>
          <w:rFonts w:ascii="Consolas" w:hAnsi="Consolas" w:cs="Consolas"/>
          <w:color w:val="888888"/>
          <w:shd w:val="clear" w:color="auto" w:fill="F0F0F0"/>
        </w:rPr>
        <w:t xml:space="preserve"> User-Agent </w:t>
      </w:r>
      <w:r>
        <w:rPr>
          <w:rStyle w:val="hljs-comment"/>
          <w:rFonts w:ascii="Consolas" w:hAnsi="Consolas" w:cs="Consolas"/>
          <w:color w:val="888888"/>
          <w:shd w:val="clear" w:color="auto" w:fill="F0F0F0"/>
        </w:rPr>
        <w:t>头</w:t>
      </w:r>
      <w:r>
        <w:rPr>
          <w:rStyle w:val="hljs-comment"/>
          <w:rFonts w:ascii="Consolas" w:hAnsi="Consolas" w:cs="Consolas"/>
          <w:color w:val="888888"/>
          <w:shd w:val="clear" w:color="auto" w:fill="F0F0F0"/>
        </w:rPr>
        <w:t xml:space="preserve"> */</w:t>
      </w:r>
      <w:r>
        <w:rPr>
          <w:rStyle w:val="HTML"/>
          <w:rFonts w:ascii="Consolas" w:hAnsi="Consolas" w:cs="Consolas"/>
          <w:color w:val="444444"/>
          <w:shd w:val="clear" w:color="auto" w:fill="F0F0F0"/>
        </w:rPr>
        <w:t xml:space="preserve"> }</w:t>
      </w:r>
    </w:p>
    <w:p w:rsidR="00270557" w:rsidRDefault="00270557" w:rsidP="0027055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请求组件也提供了支持快速访问常用头的方法，包括：</w:t>
      </w:r>
    </w:p>
    <w:p w:rsidR="00270557" w:rsidRDefault="00270557" w:rsidP="00270557">
      <w:pPr>
        <w:widowControl/>
        <w:numPr>
          <w:ilvl w:val="0"/>
          <w:numId w:val="20"/>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yii\web\Request::userAgent</w:t>
      </w:r>
      <w:r>
        <w:rPr>
          <w:rFonts w:ascii="Helvetica" w:hAnsi="Helvetica" w:cs="Helvetica"/>
          <w:color w:val="333333"/>
          <w:szCs w:val="21"/>
        </w:rPr>
        <w:t>：返回</w:t>
      </w:r>
      <w:r>
        <w:rPr>
          <w:rFonts w:ascii="Helvetica" w:hAnsi="Helvetica" w:cs="Helvetica"/>
          <w:color w:val="333333"/>
          <w:szCs w:val="21"/>
        </w:rPr>
        <w:t> </w:t>
      </w:r>
      <w:r>
        <w:rPr>
          <w:rStyle w:val="HTML"/>
          <w:rFonts w:ascii="Consolas" w:hAnsi="Consolas" w:cs="Consolas"/>
          <w:color w:val="C7254E"/>
          <w:sz w:val="19"/>
          <w:szCs w:val="19"/>
          <w:shd w:val="clear" w:color="auto" w:fill="F9F2F4"/>
        </w:rPr>
        <w:t>User-Agent</w:t>
      </w:r>
      <w:r>
        <w:rPr>
          <w:rFonts w:ascii="Helvetica" w:hAnsi="Helvetica" w:cs="Helvetica"/>
          <w:color w:val="333333"/>
          <w:szCs w:val="21"/>
        </w:rPr>
        <w:t> </w:t>
      </w:r>
      <w:r>
        <w:rPr>
          <w:rFonts w:ascii="Helvetica" w:hAnsi="Helvetica" w:cs="Helvetica"/>
          <w:color w:val="333333"/>
          <w:szCs w:val="21"/>
        </w:rPr>
        <w:t>头。</w:t>
      </w:r>
    </w:p>
    <w:p w:rsidR="00270557" w:rsidRDefault="00270557" w:rsidP="00270557">
      <w:pPr>
        <w:widowControl/>
        <w:numPr>
          <w:ilvl w:val="0"/>
          <w:numId w:val="20"/>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yii\web\Request::contentType</w:t>
      </w:r>
      <w:r>
        <w:rPr>
          <w:rFonts w:ascii="Helvetica" w:hAnsi="Helvetica" w:cs="Helvetica"/>
          <w:color w:val="333333"/>
          <w:szCs w:val="21"/>
        </w:rPr>
        <w:t>：返回</w:t>
      </w:r>
      <w:r>
        <w:rPr>
          <w:rFonts w:ascii="Helvetica" w:hAnsi="Helvetica" w:cs="Helvetica"/>
          <w:color w:val="333333"/>
          <w:szCs w:val="21"/>
        </w:rPr>
        <w:t> </w:t>
      </w:r>
      <w:r>
        <w:rPr>
          <w:rStyle w:val="HTML"/>
          <w:rFonts w:ascii="Consolas" w:hAnsi="Consolas" w:cs="Consolas"/>
          <w:color w:val="C7254E"/>
          <w:sz w:val="19"/>
          <w:szCs w:val="19"/>
          <w:shd w:val="clear" w:color="auto" w:fill="F9F2F4"/>
        </w:rPr>
        <w:t>Content-Type</w:t>
      </w:r>
      <w:r>
        <w:rPr>
          <w:rFonts w:ascii="Helvetica" w:hAnsi="Helvetica" w:cs="Helvetica"/>
          <w:color w:val="333333"/>
          <w:szCs w:val="21"/>
        </w:rPr>
        <w:t> </w:t>
      </w:r>
      <w:r>
        <w:rPr>
          <w:rFonts w:ascii="Helvetica" w:hAnsi="Helvetica" w:cs="Helvetica"/>
          <w:color w:val="333333"/>
          <w:szCs w:val="21"/>
        </w:rPr>
        <w:t>头的值，</w:t>
      </w:r>
      <w:r>
        <w:rPr>
          <w:rFonts w:ascii="Helvetica" w:hAnsi="Helvetica" w:cs="Helvetica"/>
          <w:color w:val="333333"/>
          <w:szCs w:val="21"/>
        </w:rPr>
        <w:t> </w:t>
      </w:r>
      <w:r>
        <w:rPr>
          <w:rStyle w:val="HTML"/>
          <w:rFonts w:ascii="Consolas" w:hAnsi="Consolas" w:cs="Consolas"/>
          <w:color w:val="C7254E"/>
          <w:sz w:val="19"/>
          <w:szCs w:val="19"/>
          <w:shd w:val="clear" w:color="auto" w:fill="F9F2F4"/>
        </w:rPr>
        <w:t>Content-Type</w:t>
      </w:r>
      <w:r>
        <w:rPr>
          <w:rFonts w:ascii="Helvetica" w:hAnsi="Helvetica" w:cs="Helvetica"/>
          <w:color w:val="333333"/>
          <w:szCs w:val="21"/>
        </w:rPr>
        <w:t> </w:t>
      </w:r>
      <w:r>
        <w:rPr>
          <w:rFonts w:ascii="Helvetica" w:hAnsi="Helvetica" w:cs="Helvetica"/>
          <w:color w:val="333333"/>
          <w:szCs w:val="21"/>
        </w:rPr>
        <w:t>是请求体中</w:t>
      </w:r>
      <w:r>
        <w:rPr>
          <w:rFonts w:ascii="Helvetica" w:hAnsi="Helvetica" w:cs="Helvetica"/>
          <w:color w:val="333333"/>
          <w:szCs w:val="21"/>
        </w:rPr>
        <w:t>MIME</w:t>
      </w:r>
      <w:r>
        <w:rPr>
          <w:rFonts w:ascii="Helvetica" w:hAnsi="Helvetica" w:cs="Helvetica"/>
          <w:color w:val="333333"/>
          <w:szCs w:val="21"/>
        </w:rPr>
        <w:t>类型数据。</w:t>
      </w:r>
    </w:p>
    <w:p w:rsidR="00270557" w:rsidRDefault="00270557" w:rsidP="00270557">
      <w:pPr>
        <w:widowControl/>
        <w:numPr>
          <w:ilvl w:val="0"/>
          <w:numId w:val="20"/>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yii\web\Request::acceptableContentTypes</w:t>
      </w:r>
      <w:r>
        <w:rPr>
          <w:rFonts w:ascii="Helvetica" w:hAnsi="Helvetica" w:cs="Helvetica"/>
          <w:color w:val="333333"/>
          <w:szCs w:val="21"/>
        </w:rPr>
        <w:t>：返回用户可接受的内容</w:t>
      </w:r>
      <w:r>
        <w:rPr>
          <w:rFonts w:ascii="Helvetica" w:hAnsi="Helvetica" w:cs="Helvetica"/>
          <w:color w:val="333333"/>
          <w:szCs w:val="21"/>
        </w:rPr>
        <w:t>MIME</w:t>
      </w:r>
      <w:r>
        <w:rPr>
          <w:rFonts w:ascii="Helvetica" w:hAnsi="Helvetica" w:cs="Helvetica"/>
          <w:color w:val="333333"/>
          <w:szCs w:val="21"/>
        </w:rPr>
        <w:t>类型。</w:t>
      </w:r>
      <w:r>
        <w:rPr>
          <w:rFonts w:ascii="Helvetica" w:hAnsi="Helvetica" w:cs="Helvetica"/>
          <w:color w:val="333333"/>
          <w:szCs w:val="21"/>
        </w:rPr>
        <w:t xml:space="preserve"> </w:t>
      </w:r>
      <w:r>
        <w:rPr>
          <w:rFonts w:ascii="Helvetica" w:hAnsi="Helvetica" w:cs="Helvetica"/>
          <w:color w:val="333333"/>
          <w:szCs w:val="21"/>
        </w:rPr>
        <w:t>返回的类型是按照他们的质量得分来排序的。得分最高的类型将被最先返回。</w:t>
      </w:r>
    </w:p>
    <w:p w:rsidR="00270557" w:rsidRDefault="00270557" w:rsidP="00270557">
      <w:pPr>
        <w:widowControl/>
        <w:numPr>
          <w:ilvl w:val="0"/>
          <w:numId w:val="20"/>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yii\web\Request::acceptableLanguages</w:t>
      </w:r>
      <w:r>
        <w:rPr>
          <w:rFonts w:ascii="Helvetica" w:hAnsi="Helvetica" w:cs="Helvetica"/>
          <w:color w:val="333333"/>
          <w:szCs w:val="21"/>
        </w:rPr>
        <w:t>：返回用户可接受的语言。</w:t>
      </w:r>
      <w:r>
        <w:rPr>
          <w:rFonts w:ascii="Helvetica" w:hAnsi="Helvetica" w:cs="Helvetica"/>
          <w:color w:val="333333"/>
          <w:szCs w:val="21"/>
        </w:rPr>
        <w:t xml:space="preserve"> </w:t>
      </w:r>
      <w:r>
        <w:rPr>
          <w:rFonts w:ascii="Helvetica" w:hAnsi="Helvetica" w:cs="Helvetica"/>
          <w:color w:val="333333"/>
          <w:szCs w:val="21"/>
        </w:rPr>
        <w:t>返回的语言是按照他们的偏好层次来排序的。第一个参数代表最优先的语言。</w:t>
      </w:r>
    </w:p>
    <w:p w:rsidR="00270557" w:rsidRDefault="00270557" w:rsidP="0027055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假如你的应用支持多语言，并且你想在终端用户最喜欢的语言中显示页面，</w:t>
      </w:r>
      <w:r>
        <w:rPr>
          <w:rFonts w:ascii="Helvetica" w:hAnsi="Helvetica" w:cs="Helvetica"/>
          <w:color w:val="333333"/>
          <w:sz w:val="21"/>
          <w:szCs w:val="21"/>
        </w:rPr>
        <w:t xml:space="preserve"> </w:t>
      </w:r>
      <w:r>
        <w:rPr>
          <w:rFonts w:ascii="Helvetica" w:hAnsi="Helvetica" w:cs="Helvetica"/>
          <w:color w:val="333333"/>
          <w:sz w:val="21"/>
          <w:szCs w:val="21"/>
        </w:rPr>
        <w:t>那么你可以使用语言协商方法</w:t>
      </w:r>
      <w:r>
        <w:rPr>
          <w:rFonts w:ascii="Helvetica" w:hAnsi="Helvetica" w:cs="Helvetica"/>
          <w:color w:val="333333"/>
          <w:sz w:val="21"/>
          <w:szCs w:val="21"/>
        </w:rPr>
        <w:t> </w:t>
      </w:r>
      <w:hyperlink r:id="rId204" w:anchor="getPreferredLanguage()-detail" w:history="1">
        <w:r>
          <w:rPr>
            <w:rStyle w:val="a4"/>
            <w:rFonts w:ascii="Helvetica" w:hAnsi="Helvetica" w:cs="Helvetica"/>
            <w:color w:val="337AB7"/>
            <w:sz w:val="21"/>
            <w:szCs w:val="21"/>
          </w:rPr>
          <w:t>yii\web\Request::getPreferredLanguage()</w:t>
        </w:r>
      </w:hyperlink>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这个方法通过</w:t>
      </w:r>
      <w:r>
        <w:rPr>
          <w:rFonts w:ascii="Helvetica" w:hAnsi="Helvetica" w:cs="Helvetica"/>
          <w:color w:val="333333"/>
          <w:sz w:val="21"/>
          <w:szCs w:val="21"/>
        </w:rPr>
        <w:t> </w:t>
      </w:r>
      <w:r>
        <w:rPr>
          <w:rStyle w:val="broken-link"/>
          <w:rFonts w:ascii="Helvetica" w:hAnsi="Helvetica" w:cs="Helvetica"/>
          <w:color w:val="333333"/>
          <w:sz w:val="21"/>
          <w:szCs w:val="21"/>
        </w:rPr>
        <w:t>yii\web\Request::acceptableLanguages</w:t>
      </w:r>
      <w:r>
        <w:rPr>
          <w:rFonts w:ascii="Helvetica" w:hAnsi="Helvetica" w:cs="Helvetica"/>
          <w:color w:val="333333"/>
          <w:sz w:val="21"/>
          <w:szCs w:val="21"/>
        </w:rPr>
        <w:t> </w:t>
      </w:r>
      <w:r>
        <w:rPr>
          <w:rFonts w:ascii="Helvetica" w:hAnsi="Helvetica" w:cs="Helvetica"/>
          <w:color w:val="333333"/>
          <w:sz w:val="21"/>
          <w:szCs w:val="21"/>
        </w:rPr>
        <w:t>在你的应用中所支持的语言列表里进行比较筛选，返回最适合的语言。</w:t>
      </w:r>
    </w:p>
    <w:p w:rsidR="00270557" w:rsidRDefault="00270557" w:rsidP="00270557">
      <w:pPr>
        <w:pStyle w:val="a9"/>
        <w:shd w:val="clear" w:color="auto" w:fill="DFF0D8"/>
        <w:spacing w:before="0" w:beforeAutospacing="0" w:after="0" w:afterAutospacing="0"/>
        <w:ind w:firstLine="883"/>
        <w:rPr>
          <w:rFonts w:ascii="Helvetica" w:hAnsi="Helvetica" w:cs="Helvetica"/>
          <w:color w:val="3C763D"/>
          <w:sz w:val="21"/>
          <w:szCs w:val="21"/>
        </w:rPr>
      </w:pPr>
      <w:r>
        <w:rPr>
          <w:rStyle w:val="ae"/>
          <w:rFonts w:ascii="Helvetica" w:hAnsi="Helvetica" w:cs="Helvetica"/>
          <w:color w:val="3C763D"/>
          <w:sz w:val="21"/>
          <w:szCs w:val="21"/>
        </w:rPr>
        <w:t>提示：</w:t>
      </w:r>
      <w:r>
        <w:rPr>
          <w:rFonts w:ascii="Helvetica" w:hAnsi="Helvetica" w:cs="Helvetica"/>
          <w:color w:val="3C763D"/>
          <w:sz w:val="21"/>
          <w:szCs w:val="21"/>
        </w:rPr>
        <w:t>你也可以使用</w:t>
      </w:r>
      <w:r>
        <w:rPr>
          <w:rFonts w:ascii="Helvetica" w:hAnsi="Helvetica" w:cs="Helvetica"/>
          <w:color w:val="3C763D"/>
          <w:sz w:val="21"/>
          <w:szCs w:val="21"/>
        </w:rPr>
        <w:t> </w:t>
      </w:r>
      <w:hyperlink r:id="rId205" w:history="1">
        <w:r>
          <w:rPr>
            <w:rStyle w:val="a4"/>
            <w:rFonts w:ascii="Helvetica" w:hAnsi="Helvetica" w:cs="Helvetica"/>
            <w:color w:val="337AB7"/>
            <w:sz w:val="21"/>
            <w:szCs w:val="21"/>
          </w:rPr>
          <w:t>ContentNegotiator</w:t>
        </w:r>
      </w:hyperlink>
      <w:r>
        <w:rPr>
          <w:rFonts w:ascii="Helvetica" w:hAnsi="Helvetica" w:cs="Helvetica"/>
          <w:color w:val="3C763D"/>
          <w:sz w:val="21"/>
          <w:szCs w:val="21"/>
        </w:rPr>
        <w:t> </w:t>
      </w:r>
      <w:r>
        <w:rPr>
          <w:rFonts w:ascii="Helvetica" w:hAnsi="Helvetica" w:cs="Helvetica"/>
          <w:color w:val="3C763D"/>
          <w:sz w:val="21"/>
          <w:szCs w:val="21"/>
        </w:rPr>
        <w:t>过滤器进行动态确定哪些内容类型和语言应该在响应中使用。</w:t>
      </w:r>
      <w:r>
        <w:rPr>
          <w:rFonts w:ascii="Helvetica" w:hAnsi="Helvetica" w:cs="Helvetica"/>
          <w:color w:val="3C763D"/>
          <w:sz w:val="21"/>
          <w:szCs w:val="21"/>
        </w:rPr>
        <w:t xml:space="preserve"> </w:t>
      </w:r>
      <w:r>
        <w:rPr>
          <w:rFonts w:ascii="Helvetica" w:hAnsi="Helvetica" w:cs="Helvetica"/>
          <w:color w:val="3C763D"/>
          <w:sz w:val="21"/>
          <w:szCs w:val="21"/>
        </w:rPr>
        <w:t>这个过滤器实现了上面介绍的内容协商的属性和方法。</w:t>
      </w:r>
    </w:p>
    <w:p w:rsidR="00270557" w:rsidRDefault="00270557" w:rsidP="00F461F0"/>
    <w:p w:rsidR="00270557" w:rsidRPr="00B60F82" w:rsidRDefault="00D36F80" w:rsidP="00AF3C55">
      <w:pPr>
        <w:outlineLvl w:val="3"/>
      </w:pPr>
      <w:r>
        <w:rPr>
          <w:rFonts w:hint="eastAsia"/>
        </w:rPr>
        <w:t>3.5</w:t>
      </w:r>
      <w:r w:rsidR="00270557">
        <w:rPr>
          <w:rFonts w:hint="eastAsia"/>
        </w:rPr>
        <w:t>、</w:t>
      </w:r>
      <w:r w:rsidR="00E2158A">
        <w:rPr>
          <w:rFonts w:hint="eastAsia"/>
        </w:rPr>
        <w:t>获取</w:t>
      </w:r>
      <w:r w:rsidR="00B60F82">
        <w:t>客户端信</w:t>
      </w:r>
      <w:r w:rsidR="00E2158A">
        <w:rPr>
          <w:rFonts w:hint="eastAsia"/>
        </w:rPr>
        <w:t>息</w:t>
      </w:r>
    </w:p>
    <w:p w:rsidR="00270557" w:rsidRDefault="00270557" w:rsidP="00270557">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你可以通过</w:t>
      </w:r>
      <w:r>
        <w:rPr>
          <w:rFonts w:ascii="Helvetica" w:hAnsi="Helvetica" w:cs="Helvetica"/>
          <w:color w:val="333333"/>
          <w:sz w:val="21"/>
          <w:szCs w:val="21"/>
        </w:rPr>
        <w:t> </w:t>
      </w:r>
      <w:r>
        <w:rPr>
          <w:rStyle w:val="broken-link"/>
          <w:rFonts w:ascii="Helvetica" w:hAnsi="Helvetica" w:cs="Helvetica"/>
          <w:color w:val="333333"/>
          <w:sz w:val="21"/>
          <w:szCs w:val="21"/>
        </w:rPr>
        <w:t>yii\web\Request::userHost</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broken-link"/>
          <w:rFonts w:ascii="Helvetica" w:hAnsi="Helvetica" w:cs="Helvetica"/>
          <w:color w:val="333333"/>
          <w:sz w:val="21"/>
          <w:szCs w:val="21"/>
        </w:rPr>
        <w:t>yii\web\Request::userIP</w:t>
      </w:r>
      <w:r>
        <w:rPr>
          <w:rFonts w:ascii="Helvetica" w:hAnsi="Helvetica" w:cs="Helvetica"/>
          <w:color w:val="333333"/>
          <w:sz w:val="21"/>
          <w:szCs w:val="21"/>
        </w:rPr>
        <w:t> </w:t>
      </w:r>
      <w:r>
        <w:rPr>
          <w:rFonts w:ascii="Helvetica" w:hAnsi="Helvetica" w:cs="Helvetica"/>
          <w:color w:val="333333"/>
          <w:sz w:val="21"/>
          <w:szCs w:val="21"/>
        </w:rPr>
        <w:t>分别获取</w:t>
      </w:r>
      <w:r>
        <w:rPr>
          <w:rFonts w:ascii="Helvetica" w:hAnsi="Helvetica" w:cs="Helvetica"/>
          <w:color w:val="333333"/>
          <w:sz w:val="21"/>
          <w:szCs w:val="21"/>
        </w:rPr>
        <w:t>host name</w:t>
      </w:r>
      <w:r>
        <w:rPr>
          <w:rFonts w:ascii="Helvetica" w:hAnsi="Helvetica" w:cs="Helvetica"/>
          <w:color w:val="333333"/>
          <w:sz w:val="21"/>
          <w:szCs w:val="21"/>
        </w:rPr>
        <w:t>和客户机的</w:t>
      </w:r>
      <w:r>
        <w:rPr>
          <w:rFonts w:ascii="Helvetica" w:hAnsi="Helvetica" w:cs="Helvetica"/>
          <w:color w:val="333333"/>
          <w:sz w:val="21"/>
          <w:szCs w:val="21"/>
        </w:rPr>
        <w:t>IP</w:t>
      </w:r>
      <w:r>
        <w:rPr>
          <w:rFonts w:ascii="Helvetica" w:hAnsi="Helvetica" w:cs="Helvetica"/>
          <w:color w:val="333333"/>
          <w:sz w:val="21"/>
          <w:szCs w:val="21"/>
        </w:rPr>
        <w:t>地址，</w:t>
      </w:r>
      <w:r>
        <w:rPr>
          <w:rFonts w:ascii="Helvetica" w:hAnsi="Helvetica" w:cs="Helvetica"/>
          <w:color w:val="333333"/>
          <w:sz w:val="21"/>
          <w:szCs w:val="21"/>
        </w:rPr>
        <w:t xml:space="preserve"> </w:t>
      </w:r>
      <w:r>
        <w:rPr>
          <w:rFonts w:ascii="Helvetica" w:hAnsi="Helvetica" w:cs="Helvetica"/>
          <w:color w:val="333333"/>
          <w:sz w:val="21"/>
          <w:szCs w:val="21"/>
        </w:rPr>
        <w:t>例如，</w:t>
      </w:r>
    </w:p>
    <w:p w:rsidR="00270557" w:rsidRDefault="00270557" w:rsidP="0027055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$userHost</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-&gt;request-&gt;userHost;</w:t>
      </w:r>
    </w:p>
    <w:p w:rsidR="00270557" w:rsidRDefault="00270557" w:rsidP="00270557">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hljs-variable"/>
          <w:rFonts w:ascii="Consolas" w:hAnsi="Consolas" w:cs="Consolas"/>
          <w:color w:val="BC6060"/>
          <w:shd w:val="clear" w:color="auto" w:fill="F0F0F0"/>
        </w:rPr>
        <w:t>$userIP</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-&gt;request-&gt;userIP;</w:t>
      </w:r>
    </w:p>
    <w:p w:rsidR="00270557" w:rsidRDefault="00270557" w:rsidP="00F461F0"/>
    <w:p w:rsidR="00F461F0" w:rsidRDefault="00D36F80" w:rsidP="00532160">
      <w:pPr>
        <w:outlineLvl w:val="2"/>
      </w:pPr>
      <w:r>
        <w:rPr>
          <w:rFonts w:hint="eastAsia"/>
        </w:rPr>
        <w:t>4</w:t>
      </w:r>
      <w:r>
        <w:rPr>
          <w:rFonts w:hint="eastAsia"/>
        </w:rPr>
        <w:t>、响应（</w:t>
      </w:r>
      <w:r w:rsidR="005C7B78">
        <w:rPr>
          <w:rFonts w:hint="eastAsia"/>
        </w:rPr>
        <w:t>Responses</w:t>
      </w:r>
      <w:r>
        <w:t>）</w:t>
      </w:r>
    </w:p>
    <w:p w:rsidR="00F461F0" w:rsidRDefault="0046132B" w:rsidP="00F461F0">
      <w:r>
        <w:rPr>
          <w:rFonts w:hint="eastAsia"/>
        </w:rPr>
        <w:t>当</w:t>
      </w:r>
      <w:r>
        <w:t>应用完</w:t>
      </w:r>
      <w:r>
        <w:rPr>
          <w:rFonts w:hint="eastAsia"/>
        </w:rPr>
        <w:t>成</w:t>
      </w:r>
      <w:r>
        <w:t>处理一个请求后，会生成</w:t>
      </w:r>
      <w:r>
        <w:rPr>
          <w:rFonts w:hint="eastAsia"/>
        </w:rPr>
        <w:t>一</w:t>
      </w:r>
      <w:r>
        <w:t>个</w:t>
      </w:r>
      <w:r>
        <w:rPr>
          <w:rFonts w:hint="eastAsia"/>
        </w:rPr>
        <w:t>responses</w:t>
      </w:r>
      <w:r>
        <w:rPr>
          <w:rFonts w:hint="eastAsia"/>
        </w:rPr>
        <w:t>响应</w:t>
      </w:r>
      <w:r>
        <w:t>对象并发送给终端用户。</w:t>
      </w:r>
    </w:p>
    <w:p w:rsidR="0046132B" w:rsidRDefault="0046132B" w:rsidP="00F461F0">
      <w:r>
        <w:rPr>
          <w:rFonts w:hint="eastAsia"/>
        </w:rPr>
        <w:t>响应</w:t>
      </w:r>
      <w:r>
        <w:t>对</w:t>
      </w:r>
      <w:r>
        <w:rPr>
          <w:rFonts w:hint="eastAsia"/>
        </w:rPr>
        <w:t>象</w:t>
      </w:r>
      <w:r w:rsidR="00546862">
        <w:t>包含</w:t>
      </w:r>
      <w:r w:rsidR="00546862">
        <w:rPr>
          <w:rFonts w:hint="eastAsia"/>
        </w:rPr>
        <w:t>以</w:t>
      </w:r>
      <w:r w:rsidR="00546862">
        <w:t>下</w:t>
      </w:r>
      <w:r>
        <w:t>信息：</w:t>
      </w:r>
    </w:p>
    <w:p w:rsidR="0046132B" w:rsidRDefault="0046132B" w:rsidP="00F461F0">
      <w:r>
        <w:rPr>
          <w:rFonts w:hint="eastAsia"/>
        </w:rPr>
        <w:t>HTTP</w:t>
      </w:r>
      <w:r>
        <w:rPr>
          <w:rFonts w:hint="eastAsia"/>
        </w:rPr>
        <w:t>状态</w:t>
      </w:r>
      <w:r>
        <w:t>码</w:t>
      </w:r>
      <w:r>
        <w:rPr>
          <w:rFonts w:hint="eastAsia"/>
        </w:rPr>
        <w:t>、</w:t>
      </w:r>
      <w:r>
        <w:rPr>
          <w:rFonts w:hint="eastAsia"/>
        </w:rPr>
        <w:t>HTTP</w:t>
      </w:r>
      <w:r>
        <w:rPr>
          <w:rFonts w:hint="eastAsia"/>
        </w:rPr>
        <w:t>头、主</w:t>
      </w:r>
      <w:r>
        <w:t>体内容</w:t>
      </w:r>
      <w:r>
        <w:rPr>
          <w:rFonts w:hint="eastAsia"/>
        </w:rPr>
        <w:t>。</w:t>
      </w:r>
    </w:p>
    <w:p w:rsidR="00FE4089" w:rsidRDefault="00FE4089" w:rsidP="0024589A"/>
    <w:p w:rsidR="00CE08D5" w:rsidRDefault="00CE08D5" w:rsidP="00532160">
      <w:pPr>
        <w:outlineLvl w:val="3"/>
      </w:pPr>
      <w:r>
        <w:rPr>
          <w:rFonts w:hint="eastAsia"/>
        </w:rPr>
        <w:t>4</w:t>
      </w:r>
      <w:r>
        <w:t>.1</w:t>
      </w:r>
      <w:r w:rsidR="00792ED0">
        <w:rPr>
          <w:rFonts w:hint="eastAsia"/>
        </w:rPr>
        <w:t>、</w:t>
      </w:r>
      <w:r>
        <w:rPr>
          <w:rFonts w:hint="eastAsia"/>
        </w:rPr>
        <w:t>状态</w:t>
      </w:r>
      <w:r>
        <w:t>码</w:t>
      </w:r>
    </w:p>
    <w:p w:rsidR="00792ED0" w:rsidRDefault="00CE08D5" w:rsidP="00792ED0">
      <w:pPr>
        <w:pStyle w:val="a9"/>
        <w:shd w:val="clear" w:color="auto" w:fill="FFFFFF"/>
        <w:spacing w:before="0" w:beforeAutospacing="0" w:after="150" w:afterAutospacing="0"/>
        <w:rPr>
          <w:rFonts w:ascii="Helvetica" w:hAnsi="Helvetica" w:cs="Helvetica"/>
          <w:color w:val="333333"/>
          <w:sz w:val="21"/>
          <w:szCs w:val="21"/>
        </w:rPr>
      </w:pPr>
      <w:r>
        <w:rPr>
          <w:rFonts w:hint="eastAsia"/>
        </w:rPr>
        <w:t>构建</w:t>
      </w:r>
      <w:r>
        <w:t>响应时，</w:t>
      </w:r>
      <w:r>
        <w:rPr>
          <w:rFonts w:hint="eastAsia"/>
        </w:rPr>
        <w:t>使用</w:t>
      </w:r>
      <w:r>
        <w:t>一</w:t>
      </w:r>
      <w:r>
        <w:rPr>
          <w:rFonts w:hint="eastAsia"/>
        </w:rPr>
        <w:t>个</w:t>
      </w:r>
      <w:r>
        <w:t>有效的HTTP</w:t>
      </w:r>
      <w:r>
        <w:rPr>
          <w:rFonts w:hint="eastAsia"/>
        </w:rPr>
        <w:t>状态</w:t>
      </w:r>
      <w:r>
        <w:t>码为</w:t>
      </w:r>
      <w:r>
        <w:rPr>
          <w:rFonts w:hint="eastAsia"/>
        </w:rPr>
        <w:t>yii\web\Response::statusCode</w:t>
      </w:r>
      <w:r w:rsidR="00792ED0">
        <w:rPr>
          <w:rFonts w:hint="eastAsia"/>
        </w:rPr>
        <w:t>属性</w:t>
      </w:r>
      <w:r w:rsidR="00792ED0">
        <w:t>的值。</w:t>
      </w:r>
      <w:r w:rsidR="00792ED0">
        <w:rPr>
          <w:rFonts w:hint="eastAsia"/>
        </w:rPr>
        <w:t>如下</w:t>
      </w:r>
      <w:r w:rsidR="00792ED0">
        <w:t>标识处理已被处理成功</w:t>
      </w:r>
      <w:r w:rsidR="00792ED0">
        <w:rPr>
          <w:rFonts w:ascii="Helvetica" w:hAnsi="Helvetica" w:cs="Helvetica"/>
          <w:color w:val="333333"/>
          <w:sz w:val="21"/>
          <w:szCs w:val="21"/>
        </w:rPr>
        <w:t>：</w:t>
      </w:r>
    </w:p>
    <w:p w:rsidR="00792ED0" w:rsidRDefault="00792ED0" w:rsidP="00792ED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 xml:space="preserve">-&gt;response-&gt;statusCode = </w:t>
      </w:r>
      <w:r>
        <w:rPr>
          <w:rStyle w:val="hljs-number"/>
          <w:rFonts w:ascii="Consolas" w:hAnsi="Consolas" w:cs="Consolas"/>
          <w:color w:val="880000"/>
          <w:shd w:val="clear" w:color="auto" w:fill="F0F0F0"/>
        </w:rPr>
        <w:t>200</w:t>
      </w:r>
      <w:r>
        <w:rPr>
          <w:rStyle w:val="HTML"/>
          <w:rFonts w:ascii="Consolas" w:hAnsi="Consolas" w:cs="Consolas"/>
          <w:color w:val="444444"/>
          <w:shd w:val="clear" w:color="auto" w:fill="F0F0F0"/>
        </w:rPr>
        <w:t>;</w:t>
      </w:r>
    </w:p>
    <w:p w:rsidR="00792ED0" w:rsidRDefault="00792ED0" w:rsidP="00792ED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指定请求失败，可抛出对应的</w:t>
      </w:r>
      <w:r>
        <w:rPr>
          <w:rFonts w:ascii="Helvetica" w:hAnsi="Helvetica" w:cs="Helvetica"/>
          <w:color w:val="333333"/>
          <w:sz w:val="21"/>
          <w:szCs w:val="21"/>
        </w:rPr>
        <w:t>HTTP</w:t>
      </w:r>
      <w:r>
        <w:rPr>
          <w:rFonts w:ascii="Helvetica" w:hAnsi="Helvetica" w:cs="Helvetica"/>
          <w:color w:val="333333"/>
          <w:sz w:val="21"/>
          <w:szCs w:val="21"/>
        </w:rPr>
        <w:t>异常，如下所示：</w:t>
      </w:r>
    </w:p>
    <w:p w:rsidR="00792ED0" w:rsidRDefault="00792ED0" w:rsidP="00792ED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throw</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\yii\web\NotFoundHttpException;</w:t>
      </w:r>
    </w:p>
    <w:p w:rsidR="00792ED0" w:rsidRDefault="00792ED0" w:rsidP="00792ED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当</w:t>
      </w:r>
      <w:hyperlink r:id="rId206" w:history="1">
        <w:r>
          <w:rPr>
            <w:rStyle w:val="a4"/>
            <w:rFonts w:ascii="Helvetica" w:hAnsi="Helvetica" w:cs="Helvetica"/>
            <w:color w:val="337AB7"/>
            <w:sz w:val="21"/>
            <w:szCs w:val="21"/>
            <w:u w:val="none"/>
          </w:rPr>
          <w:t>错误处理器</w:t>
        </w:r>
      </w:hyperlink>
      <w:r>
        <w:rPr>
          <w:rFonts w:ascii="Helvetica" w:hAnsi="Helvetica" w:cs="Helvetica"/>
          <w:color w:val="333333"/>
          <w:sz w:val="21"/>
          <w:szCs w:val="21"/>
        </w:rPr>
        <w:t> </w:t>
      </w:r>
      <w:r>
        <w:rPr>
          <w:rFonts w:ascii="Helvetica" w:hAnsi="Helvetica" w:cs="Helvetica"/>
          <w:color w:val="333333"/>
          <w:sz w:val="21"/>
          <w:szCs w:val="21"/>
        </w:rPr>
        <w:t>捕获到一个异常，会从异常中提取状态码并赋值到响应，</w:t>
      </w:r>
      <w:r>
        <w:rPr>
          <w:rFonts w:ascii="Helvetica" w:hAnsi="Helvetica" w:cs="Helvetica"/>
          <w:color w:val="333333"/>
          <w:sz w:val="21"/>
          <w:szCs w:val="21"/>
        </w:rPr>
        <w:t xml:space="preserve"> </w:t>
      </w:r>
      <w:r>
        <w:rPr>
          <w:rFonts w:ascii="Helvetica" w:hAnsi="Helvetica" w:cs="Helvetica"/>
          <w:color w:val="333333"/>
          <w:sz w:val="21"/>
          <w:szCs w:val="21"/>
        </w:rPr>
        <w:t>对于上述的</w:t>
      </w:r>
      <w:r>
        <w:rPr>
          <w:rFonts w:ascii="Helvetica" w:hAnsi="Helvetica" w:cs="Helvetica"/>
          <w:color w:val="333333"/>
          <w:sz w:val="21"/>
          <w:szCs w:val="21"/>
        </w:rPr>
        <w:t> </w:t>
      </w:r>
      <w:hyperlink r:id="rId207" w:history="1">
        <w:r>
          <w:rPr>
            <w:rStyle w:val="a4"/>
            <w:rFonts w:ascii="Helvetica" w:hAnsi="Helvetica" w:cs="Helvetica"/>
            <w:color w:val="337AB7"/>
            <w:sz w:val="21"/>
            <w:szCs w:val="21"/>
            <w:u w:val="none"/>
          </w:rPr>
          <w:t>yii\web\NotFoundHttpException</w:t>
        </w:r>
      </w:hyperlink>
      <w:r>
        <w:rPr>
          <w:rFonts w:ascii="Helvetica" w:hAnsi="Helvetica" w:cs="Helvetica"/>
          <w:color w:val="333333"/>
          <w:sz w:val="21"/>
          <w:szCs w:val="21"/>
        </w:rPr>
        <w:t> </w:t>
      </w:r>
      <w:r>
        <w:rPr>
          <w:rFonts w:ascii="Helvetica" w:hAnsi="Helvetica" w:cs="Helvetica"/>
          <w:color w:val="333333"/>
          <w:sz w:val="21"/>
          <w:szCs w:val="21"/>
        </w:rPr>
        <w:t>对应</w:t>
      </w:r>
      <w:r>
        <w:rPr>
          <w:rFonts w:ascii="Helvetica" w:hAnsi="Helvetica" w:cs="Helvetica"/>
          <w:color w:val="333333"/>
          <w:sz w:val="21"/>
          <w:szCs w:val="21"/>
        </w:rPr>
        <w:t>HTTP 404</w:t>
      </w:r>
      <w:r>
        <w:rPr>
          <w:rFonts w:ascii="Helvetica" w:hAnsi="Helvetica" w:cs="Helvetica"/>
          <w:color w:val="333333"/>
          <w:sz w:val="21"/>
          <w:szCs w:val="21"/>
        </w:rPr>
        <w:t>状态码，</w:t>
      </w:r>
      <w:r>
        <w:rPr>
          <w:rFonts w:ascii="Helvetica" w:hAnsi="Helvetica" w:cs="Helvetica"/>
          <w:color w:val="333333"/>
          <w:sz w:val="21"/>
          <w:szCs w:val="21"/>
        </w:rPr>
        <w:t xml:space="preserve"> </w:t>
      </w:r>
      <w:r>
        <w:rPr>
          <w:rFonts w:ascii="Helvetica" w:hAnsi="Helvetica" w:cs="Helvetica"/>
          <w:color w:val="333333"/>
          <w:sz w:val="21"/>
          <w:szCs w:val="21"/>
        </w:rPr>
        <w:t>以下为</w:t>
      </w:r>
      <w:r>
        <w:rPr>
          <w:rFonts w:ascii="Helvetica" w:hAnsi="Helvetica" w:cs="Helvetica"/>
          <w:color w:val="333333"/>
          <w:sz w:val="21"/>
          <w:szCs w:val="21"/>
        </w:rPr>
        <w:t>Yii</w:t>
      </w:r>
      <w:r>
        <w:rPr>
          <w:rFonts w:ascii="Helvetica" w:hAnsi="Helvetica" w:cs="Helvetica"/>
          <w:color w:val="333333"/>
          <w:sz w:val="21"/>
          <w:szCs w:val="21"/>
        </w:rPr>
        <w:t>预定义的</w:t>
      </w:r>
      <w:r>
        <w:rPr>
          <w:rFonts w:ascii="Helvetica" w:hAnsi="Helvetica" w:cs="Helvetica"/>
          <w:color w:val="333333"/>
          <w:sz w:val="21"/>
          <w:szCs w:val="21"/>
        </w:rPr>
        <w:t>HTTP</w:t>
      </w:r>
      <w:r>
        <w:rPr>
          <w:rFonts w:ascii="Helvetica" w:hAnsi="Helvetica" w:cs="Helvetica"/>
          <w:color w:val="333333"/>
          <w:sz w:val="21"/>
          <w:szCs w:val="21"/>
        </w:rPr>
        <w:t>异常：</w:t>
      </w:r>
    </w:p>
    <w:p w:rsidR="00792ED0" w:rsidRDefault="00602F22" w:rsidP="00792ED0">
      <w:pPr>
        <w:widowControl/>
        <w:numPr>
          <w:ilvl w:val="0"/>
          <w:numId w:val="21"/>
        </w:numPr>
        <w:shd w:val="clear" w:color="auto" w:fill="FFFFFF"/>
        <w:spacing w:before="100" w:beforeAutospacing="1" w:after="100" w:afterAutospacing="1"/>
        <w:jc w:val="left"/>
        <w:rPr>
          <w:rFonts w:ascii="Helvetica" w:hAnsi="Helvetica" w:cs="Helvetica"/>
          <w:color w:val="333333"/>
          <w:szCs w:val="21"/>
        </w:rPr>
      </w:pPr>
      <w:hyperlink r:id="rId208" w:history="1">
        <w:r w:rsidR="00792ED0">
          <w:rPr>
            <w:rStyle w:val="a4"/>
            <w:rFonts w:ascii="Helvetica" w:hAnsi="Helvetica" w:cs="Helvetica"/>
            <w:color w:val="337AB7"/>
            <w:szCs w:val="21"/>
            <w:u w:val="none"/>
          </w:rPr>
          <w:t>yii\web\BadRequestHttpException</w:t>
        </w:r>
      </w:hyperlink>
      <w:r w:rsidR="00792ED0">
        <w:rPr>
          <w:rFonts w:ascii="Helvetica" w:hAnsi="Helvetica" w:cs="Helvetica"/>
          <w:color w:val="333333"/>
          <w:szCs w:val="21"/>
        </w:rPr>
        <w:t>：状态码</w:t>
      </w:r>
      <w:r w:rsidR="00792ED0">
        <w:rPr>
          <w:rFonts w:ascii="Helvetica" w:hAnsi="Helvetica" w:cs="Helvetica"/>
          <w:color w:val="333333"/>
          <w:szCs w:val="21"/>
        </w:rPr>
        <w:t xml:space="preserve"> 400</w:t>
      </w:r>
      <w:r w:rsidR="00792ED0">
        <w:rPr>
          <w:rFonts w:ascii="Helvetica" w:hAnsi="Helvetica" w:cs="Helvetica"/>
          <w:color w:val="333333"/>
          <w:szCs w:val="21"/>
        </w:rPr>
        <w:t>。</w:t>
      </w:r>
    </w:p>
    <w:p w:rsidR="00792ED0" w:rsidRDefault="00602F22" w:rsidP="00792ED0">
      <w:pPr>
        <w:widowControl/>
        <w:numPr>
          <w:ilvl w:val="0"/>
          <w:numId w:val="21"/>
        </w:numPr>
        <w:shd w:val="clear" w:color="auto" w:fill="FFFFFF"/>
        <w:spacing w:before="100" w:beforeAutospacing="1" w:after="100" w:afterAutospacing="1"/>
        <w:jc w:val="left"/>
        <w:rPr>
          <w:rFonts w:ascii="Helvetica" w:hAnsi="Helvetica" w:cs="Helvetica"/>
          <w:color w:val="333333"/>
          <w:szCs w:val="21"/>
        </w:rPr>
      </w:pPr>
      <w:hyperlink r:id="rId209" w:history="1">
        <w:r w:rsidR="00792ED0">
          <w:rPr>
            <w:rStyle w:val="a4"/>
            <w:rFonts w:ascii="Helvetica" w:hAnsi="Helvetica" w:cs="Helvetica"/>
            <w:color w:val="337AB7"/>
            <w:szCs w:val="21"/>
            <w:u w:val="none"/>
          </w:rPr>
          <w:t>yii\web\ConflictHttpException</w:t>
        </w:r>
      </w:hyperlink>
      <w:r w:rsidR="00792ED0">
        <w:rPr>
          <w:rFonts w:ascii="Helvetica" w:hAnsi="Helvetica" w:cs="Helvetica"/>
          <w:color w:val="333333"/>
          <w:szCs w:val="21"/>
        </w:rPr>
        <w:t>：状态码</w:t>
      </w:r>
      <w:r w:rsidR="00792ED0">
        <w:rPr>
          <w:rFonts w:ascii="Helvetica" w:hAnsi="Helvetica" w:cs="Helvetica"/>
          <w:color w:val="333333"/>
          <w:szCs w:val="21"/>
        </w:rPr>
        <w:t xml:space="preserve"> 409</w:t>
      </w:r>
      <w:r w:rsidR="00792ED0">
        <w:rPr>
          <w:rFonts w:ascii="Helvetica" w:hAnsi="Helvetica" w:cs="Helvetica"/>
          <w:color w:val="333333"/>
          <w:szCs w:val="21"/>
        </w:rPr>
        <w:t>。</w:t>
      </w:r>
    </w:p>
    <w:p w:rsidR="00792ED0" w:rsidRDefault="00602F22" w:rsidP="00792ED0">
      <w:pPr>
        <w:widowControl/>
        <w:numPr>
          <w:ilvl w:val="0"/>
          <w:numId w:val="21"/>
        </w:numPr>
        <w:shd w:val="clear" w:color="auto" w:fill="FFFFFF"/>
        <w:spacing w:before="100" w:beforeAutospacing="1" w:after="100" w:afterAutospacing="1"/>
        <w:jc w:val="left"/>
        <w:rPr>
          <w:rFonts w:ascii="Helvetica" w:hAnsi="Helvetica" w:cs="Helvetica"/>
          <w:color w:val="333333"/>
          <w:szCs w:val="21"/>
        </w:rPr>
      </w:pPr>
      <w:hyperlink r:id="rId210" w:history="1">
        <w:r w:rsidR="00792ED0">
          <w:rPr>
            <w:rStyle w:val="a4"/>
            <w:rFonts w:ascii="Helvetica" w:hAnsi="Helvetica" w:cs="Helvetica"/>
            <w:color w:val="337AB7"/>
            <w:szCs w:val="21"/>
            <w:u w:val="none"/>
          </w:rPr>
          <w:t>yii\web\ForbiddenHttpException</w:t>
        </w:r>
      </w:hyperlink>
      <w:r w:rsidR="00792ED0">
        <w:rPr>
          <w:rFonts w:ascii="Helvetica" w:hAnsi="Helvetica" w:cs="Helvetica"/>
          <w:color w:val="333333"/>
          <w:szCs w:val="21"/>
        </w:rPr>
        <w:t>：状态码</w:t>
      </w:r>
      <w:r w:rsidR="00792ED0">
        <w:rPr>
          <w:rFonts w:ascii="Helvetica" w:hAnsi="Helvetica" w:cs="Helvetica"/>
          <w:color w:val="333333"/>
          <w:szCs w:val="21"/>
        </w:rPr>
        <w:t xml:space="preserve"> 403</w:t>
      </w:r>
      <w:r w:rsidR="00792ED0">
        <w:rPr>
          <w:rFonts w:ascii="Helvetica" w:hAnsi="Helvetica" w:cs="Helvetica"/>
          <w:color w:val="333333"/>
          <w:szCs w:val="21"/>
        </w:rPr>
        <w:t>。</w:t>
      </w:r>
    </w:p>
    <w:p w:rsidR="00792ED0" w:rsidRDefault="00602F22" w:rsidP="00792ED0">
      <w:pPr>
        <w:widowControl/>
        <w:numPr>
          <w:ilvl w:val="0"/>
          <w:numId w:val="21"/>
        </w:numPr>
        <w:shd w:val="clear" w:color="auto" w:fill="FFFFFF"/>
        <w:spacing w:before="100" w:beforeAutospacing="1" w:after="100" w:afterAutospacing="1"/>
        <w:jc w:val="left"/>
        <w:rPr>
          <w:rFonts w:ascii="Helvetica" w:hAnsi="Helvetica" w:cs="Helvetica"/>
          <w:color w:val="333333"/>
          <w:szCs w:val="21"/>
        </w:rPr>
      </w:pPr>
      <w:hyperlink r:id="rId211" w:history="1">
        <w:r w:rsidR="00792ED0">
          <w:rPr>
            <w:rStyle w:val="a4"/>
            <w:rFonts w:ascii="Helvetica" w:hAnsi="Helvetica" w:cs="Helvetica"/>
            <w:color w:val="337AB7"/>
            <w:szCs w:val="21"/>
            <w:u w:val="none"/>
          </w:rPr>
          <w:t>yii\web\GoneHttpException</w:t>
        </w:r>
      </w:hyperlink>
      <w:r w:rsidR="00792ED0">
        <w:rPr>
          <w:rFonts w:ascii="Helvetica" w:hAnsi="Helvetica" w:cs="Helvetica"/>
          <w:color w:val="333333"/>
          <w:szCs w:val="21"/>
        </w:rPr>
        <w:t>：状态码</w:t>
      </w:r>
      <w:r w:rsidR="00792ED0">
        <w:rPr>
          <w:rFonts w:ascii="Helvetica" w:hAnsi="Helvetica" w:cs="Helvetica"/>
          <w:color w:val="333333"/>
          <w:szCs w:val="21"/>
        </w:rPr>
        <w:t xml:space="preserve"> 410</w:t>
      </w:r>
      <w:r w:rsidR="00792ED0">
        <w:rPr>
          <w:rFonts w:ascii="Helvetica" w:hAnsi="Helvetica" w:cs="Helvetica"/>
          <w:color w:val="333333"/>
          <w:szCs w:val="21"/>
        </w:rPr>
        <w:t>。</w:t>
      </w:r>
    </w:p>
    <w:p w:rsidR="00792ED0" w:rsidRDefault="00602F22" w:rsidP="00792ED0">
      <w:pPr>
        <w:widowControl/>
        <w:numPr>
          <w:ilvl w:val="0"/>
          <w:numId w:val="21"/>
        </w:numPr>
        <w:shd w:val="clear" w:color="auto" w:fill="FFFFFF"/>
        <w:spacing w:before="100" w:beforeAutospacing="1" w:after="100" w:afterAutospacing="1"/>
        <w:jc w:val="left"/>
        <w:rPr>
          <w:rFonts w:ascii="Helvetica" w:hAnsi="Helvetica" w:cs="Helvetica"/>
          <w:color w:val="333333"/>
          <w:szCs w:val="21"/>
        </w:rPr>
      </w:pPr>
      <w:hyperlink r:id="rId212" w:history="1">
        <w:r w:rsidR="00792ED0">
          <w:rPr>
            <w:rStyle w:val="a4"/>
            <w:rFonts w:ascii="Helvetica" w:hAnsi="Helvetica" w:cs="Helvetica"/>
            <w:color w:val="337AB7"/>
            <w:szCs w:val="21"/>
            <w:u w:val="none"/>
          </w:rPr>
          <w:t>yii\web\MethodNotAllowedHttpException</w:t>
        </w:r>
      </w:hyperlink>
      <w:r w:rsidR="00792ED0">
        <w:rPr>
          <w:rFonts w:ascii="Helvetica" w:hAnsi="Helvetica" w:cs="Helvetica"/>
          <w:color w:val="333333"/>
          <w:szCs w:val="21"/>
        </w:rPr>
        <w:t>：状态码</w:t>
      </w:r>
      <w:r w:rsidR="00792ED0">
        <w:rPr>
          <w:rFonts w:ascii="Helvetica" w:hAnsi="Helvetica" w:cs="Helvetica"/>
          <w:color w:val="333333"/>
          <w:szCs w:val="21"/>
        </w:rPr>
        <w:t xml:space="preserve"> 405</w:t>
      </w:r>
      <w:r w:rsidR="00792ED0">
        <w:rPr>
          <w:rFonts w:ascii="Helvetica" w:hAnsi="Helvetica" w:cs="Helvetica"/>
          <w:color w:val="333333"/>
          <w:szCs w:val="21"/>
        </w:rPr>
        <w:t>。</w:t>
      </w:r>
    </w:p>
    <w:p w:rsidR="00792ED0" w:rsidRDefault="00602F22" w:rsidP="00792ED0">
      <w:pPr>
        <w:widowControl/>
        <w:numPr>
          <w:ilvl w:val="0"/>
          <w:numId w:val="21"/>
        </w:numPr>
        <w:shd w:val="clear" w:color="auto" w:fill="FFFFFF"/>
        <w:spacing w:before="100" w:beforeAutospacing="1" w:after="100" w:afterAutospacing="1"/>
        <w:jc w:val="left"/>
        <w:rPr>
          <w:rFonts w:ascii="Helvetica" w:hAnsi="Helvetica" w:cs="Helvetica"/>
          <w:color w:val="333333"/>
          <w:szCs w:val="21"/>
        </w:rPr>
      </w:pPr>
      <w:hyperlink r:id="rId213" w:history="1">
        <w:r w:rsidR="00792ED0">
          <w:rPr>
            <w:rStyle w:val="a4"/>
            <w:rFonts w:ascii="Helvetica" w:hAnsi="Helvetica" w:cs="Helvetica"/>
            <w:color w:val="337AB7"/>
            <w:szCs w:val="21"/>
            <w:u w:val="none"/>
          </w:rPr>
          <w:t>yii\web\NotAcceptableHttpException</w:t>
        </w:r>
      </w:hyperlink>
      <w:r w:rsidR="00792ED0">
        <w:rPr>
          <w:rFonts w:ascii="Helvetica" w:hAnsi="Helvetica" w:cs="Helvetica"/>
          <w:color w:val="333333"/>
          <w:szCs w:val="21"/>
        </w:rPr>
        <w:t>：状态码</w:t>
      </w:r>
      <w:r w:rsidR="00792ED0">
        <w:rPr>
          <w:rFonts w:ascii="Helvetica" w:hAnsi="Helvetica" w:cs="Helvetica"/>
          <w:color w:val="333333"/>
          <w:szCs w:val="21"/>
        </w:rPr>
        <w:t xml:space="preserve"> 406</w:t>
      </w:r>
      <w:r w:rsidR="00792ED0">
        <w:rPr>
          <w:rFonts w:ascii="Helvetica" w:hAnsi="Helvetica" w:cs="Helvetica"/>
          <w:color w:val="333333"/>
          <w:szCs w:val="21"/>
        </w:rPr>
        <w:t>。</w:t>
      </w:r>
    </w:p>
    <w:p w:rsidR="00792ED0" w:rsidRDefault="00602F22" w:rsidP="00792ED0">
      <w:pPr>
        <w:widowControl/>
        <w:numPr>
          <w:ilvl w:val="0"/>
          <w:numId w:val="21"/>
        </w:numPr>
        <w:shd w:val="clear" w:color="auto" w:fill="FFFFFF"/>
        <w:spacing w:before="100" w:beforeAutospacing="1" w:after="100" w:afterAutospacing="1"/>
        <w:jc w:val="left"/>
        <w:rPr>
          <w:rFonts w:ascii="Helvetica" w:hAnsi="Helvetica" w:cs="Helvetica"/>
          <w:color w:val="333333"/>
          <w:szCs w:val="21"/>
        </w:rPr>
      </w:pPr>
      <w:hyperlink r:id="rId214" w:history="1">
        <w:r w:rsidR="00792ED0">
          <w:rPr>
            <w:rStyle w:val="a4"/>
            <w:rFonts w:ascii="Helvetica" w:hAnsi="Helvetica" w:cs="Helvetica"/>
            <w:color w:val="337AB7"/>
            <w:szCs w:val="21"/>
            <w:u w:val="none"/>
          </w:rPr>
          <w:t>yii\web\NotFoundHttpException</w:t>
        </w:r>
      </w:hyperlink>
      <w:r w:rsidR="00792ED0">
        <w:rPr>
          <w:rFonts w:ascii="Helvetica" w:hAnsi="Helvetica" w:cs="Helvetica"/>
          <w:color w:val="333333"/>
          <w:szCs w:val="21"/>
        </w:rPr>
        <w:t>：状态码</w:t>
      </w:r>
      <w:r w:rsidR="00792ED0">
        <w:rPr>
          <w:rFonts w:ascii="Helvetica" w:hAnsi="Helvetica" w:cs="Helvetica"/>
          <w:color w:val="333333"/>
          <w:szCs w:val="21"/>
        </w:rPr>
        <w:t xml:space="preserve"> 404</w:t>
      </w:r>
      <w:r w:rsidR="00792ED0">
        <w:rPr>
          <w:rFonts w:ascii="Helvetica" w:hAnsi="Helvetica" w:cs="Helvetica"/>
          <w:color w:val="333333"/>
          <w:szCs w:val="21"/>
        </w:rPr>
        <w:t>。</w:t>
      </w:r>
    </w:p>
    <w:p w:rsidR="00792ED0" w:rsidRDefault="00602F22" w:rsidP="00792ED0">
      <w:pPr>
        <w:widowControl/>
        <w:numPr>
          <w:ilvl w:val="0"/>
          <w:numId w:val="21"/>
        </w:numPr>
        <w:shd w:val="clear" w:color="auto" w:fill="FFFFFF"/>
        <w:spacing w:before="100" w:beforeAutospacing="1" w:after="100" w:afterAutospacing="1"/>
        <w:jc w:val="left"/>
        <w:rPr>
          <w:rFonts w:ascii="Helvetica" w:hAnsi="Helvetica" w:cs="Helvetica"/>
          <w:color w:val="333333"/>
          <w:szCs w:val="21"/>
        </w:rPr>
      </w:pPr>
      <w:hyperlink r:id="rId215" w:history="1">
        <w:r w:rsidR="00792ED0">
          <w:rPr>
            <w:rStyle w:val="a4"/>
            <w:rFonts w:ascii="Helvetica" w:hAnsi="Helvetica" w:cs="Helvetica"/>
            <w:color w:val="337AB7"/>
            <w:szCs w:val="21"/>
            <w:u w:val="none"/>
          </w:rPr>
          <w:t>yii\web\ServerErrorHttpException</w:t>
        </w:r>
      </w:hyperlink>
      <w:r w:rsidR="00792ED0">
        <w:rPr>
          <w:rFonts w:ascii="Helvetica" w:hAnsi="Helvetica" w:cs="Helvetica"/>
          <w:color w:val="333333"/>
          <w:szCs w:val="21"/>
        </w:rPr>
        <w:t>：状态码</w:t>
      </w:r>
      <w:r w:rsidR="00792ED0">
        <w:rPr>
          <w:rFonts w:ascii="Helvetica" w:hAnsi="Helvetica" w:cs="Helvetica"/>
          <w:color w:val="333333"/>
          <w:szCs w:val="21"/>
        </w:rPr>
        <w:t xml:space="preserve"> 500</w:t>
      </w:r>
      <w:r w:rsidR="00792ED0">
        <w:rPr>
          <w:rFonts w:ascii="Helvetica" w:hAnsi="Helvetica" w:cs="Helvetica"/>
          <w:color w:val="333333"/>
          <w:szCs w:val="21"/>
        </w:rPr>
        <w:t>。</w:t>
      </w:r>
    </w:p>
    <w:p w:rsidR="00792ED0" w:rsidRDefault="00602F22" w:rsidP="00792ED0">
      <w:pPr>
        <w:widowControl/>
        <w:numPr>
          <w:ilvl w:val="0"/>
          <w:numId w:val="21"/>
        </w:numPr>
        <w:shd w:val="clear" w:color="auto" w:fill="FFFFFF"/>
        <w:spacing w:before="100" w:beforeAutospacing="1" w:after="100" w:afterAutospacing="1"/>
        <w:jc w:val="left"/>
        <w:rPr>
          <w:rFonts w:ascii="Helvetica" w:hAnsi="Helvetica" w:cs="Helvetica"/>
          <w:color w:val="333333"/>
          <w:szCs w:val="21"/>
        </w:rPr>
      </w:pPr>
      <w:hyperlink r:id="rId216" w:history="1">
        <w:r w:rsidR="00792ED0">
          <w:rPr>
            <w:rStyle w:val="a4"/>
            <w:rFonts w:ascii="Helvetica" w:hAnsi="Helvetica" w:cs="Helvetica"/>
            <w:color w:val="337AB7"/>
            <w:szCs w:val="21"/>
            <w:u w:val="none"/>
          </w:rPr>
          <w:t>yii\web\TooManyRequestsHttpException</w:t>
        </w:r>
      </w:hyperlink>
      <w:r w:rsidR="00792ED0">
        <w:rPr>
          <w:rFonts w:ascii="Helvetica" w:hAnsi="Helvetica" w:cs="Helvetica"/>
          <w:color w:val="333333"/>
          <w:szCs w:val="21"/>
        </w:rPr>
        <w:t>：状态码</w:t>
      </w:r>
      <w:r w:rsidR="00792ED0">
        <w:rPr>
          <w:rFonts w:ascii="Helvetica" w:hAnsi="Helvetica" w:cs="Helvetica"/>
          <w:color w:val="333333"/>
          <w:szCs w:val="21"/>
        </w:rPr>
        <w:t xml:space="preserve"> 429</w:t>
      </w:r>
      <w:r w:rsidR="00792ED0">
        <w:rPr>
          <w:rFonts w:ascii="Helvetica" w:hAnsi="Helvetica" w:cs="Helvetica"/>
          <w:color w:val="333333"/>
          <w:szCs w:val="21"/>
        </w:rPr>
        <w:t>。</w:t>
      </w:r>
    </w:p>
    <w:p w:rsidR="00792ED0" w:rsidRDefault="00602F22" w:rsidP="00792ED0">
      <w:pPr>
        <w:widowControl/>
        <w:numPr>
          <w:ilvl w:val="0"/>
          <w:numId w:val="21"/>
        </w:numPr>
        <w:shd w:val="clear" w:color="auto" w:fill="FFFFFF"/>
        <w:spacing w:before="100" w:beforeAutospacing="1" w:after="100" w:afterAutospacing="1"/>
        <w:jc w:val="left"/>
        <w:rPr>
          <w:rFonts w:ascii="Helvetica" w:hAnsi="Helvetica" w:cs="Helvetica"/>
          <w:color w:val="333333"/>
          <w:szCs w:val="21"/>
        </w:rPr>
      </w:pPr>
      <w:hyperlink r:id="rId217" w:history="1">
        <w:r w:rsidR="00792ED0">
          <w:rPr>
            <w:rStyle w:val="a4"/>
            <w:rFonts w:ascii="Helvetica" w:hAnsi="Helvetica" w:cs="Helvetica"/>
            <w:color w:val="337AB7"/>
            <w:szCs w:val="21"/>
            <w:u w:val="none"/>
          </w:rPr>
          <w:t>yii\web\UnauthorizedHttpException</w:t>
        </w:r>
      </w:hyperlink>
      <w:r w:rsidR="00792ED0">
        <w:rPr>
          <w:rFonts w:ascii="Helvetica" w:hAnsi="Helvetica" w:cs="Helvetica"/>
          <w:color w:val="333333"/>
          <w:szCs w:val="21"/>
        </w:rPr>
        <w:t>：状态码</w:t>
      </w:r>
      <w:r w:rsidR="00792ED0">
        <w:rPr>
          <w:rFonts w:ascii="Helvetica" w:hAnsi="Helvetica" w:cs="Helvetica"/>
          <w:color w:val="333333"/>
          <w:szCs w:val="21"/>
        </w:rPr>
        <w:t xml:space="preserve"> 401</w:t>
      </w:r>
      <w:r w:rsidR="00792ED0">
        <w:rPr>
          <w:rFonts w:ascii="Helvetica" w:hAnsi="Helvetica" w:cs="Helvetica"/>
          <w:color w:val="333333"/>
          <w:szCs w:val="21"/>
        </w:rPr>
        <w:t>。</w:t>
      </w:r>
    </w:p>
    <w:p w:rsidR="00792ED0" w:rsidRDefault="00602F22" w:rsidP="00792ED0">
      <w:pPr>
        <w:widowControl/>
        <w:numPr>
          <w:ilvl w:val="0"/>
          <w:numId w:val="21"/>
        </w:numPr>
        <w:shd w:val="clear" w:color="auto" w:fill="FFFFFF"/>
        <w:spacing w:before="100" w:beforeAutospacing="1" w:after="100" w:afterAutospacing="1"/>
        <w:jc w:val="left"/>
        <w:rPr>
          <w:rFonts w:ascii="Helvetica" w:hAnsi="Helvetica" w:cs="Helvetica"/>
          <w:color w:val="333333"/>
          <w:szCs w:val="21"/>
        </w:rPr>
      </w:pPr>
      <w:hyperlink r:id="rId218" w:history="1">
        <w:r w:rsidR="00792ED0">
          <w:rPr>
            <w:rStyle w:val="a4"/>
            <w:rFonts w:ascii="Helvetica" w:hAnsi="Helvetica" w:cs="Helvetica"/>
            <w:color w:val="337AB7"/>
            <w:szCs w:val="21"/>
            <w:u w:val="none"/>
          </w:rPr>
          <w:t>yii\web\UnsupportedMediaTypeHttpException</w:t>
        </w:r>
      </w:hyperlink>
      <w:r w:rsidR="00792ED0">
        <w:rPr>
          <w:rFonts w:ascii="Helvetica" w:hAnsi="Helvetica" w:cs="Helvetica"/>
          <w:color w:val="333333"/>
          <w:szCs w:val="21"/>
        </w:rPr>
        <w:t>：状态码</w:t>
      </w:r>
      <w:r w:rsidR="00792ED0">
        <w:rPr>
          <w:rFonts w:ascii="Helvetica" w:hAnsi="Helvetica" w:cs="Helvetica"/>
          <w:color w:val="333333"/>
          <w:szCs w:val="21"/>
        </w:rPr>
        <w:t xml:space="preserve"> 415</w:t>
      </w:r>
      <w:r w:rsidR="00792ED0">
        <w:rPr>
          <w:rFonts w:ascii="Helvetica" w:hAnsi="Helvetica" w:cs="Helvetica"/>
          <w:color w:val="333333"/>
          <w:szCs w:val="21"/>
        </w:rPr>
        <w:t>。</w:t>
      </w:r>
    </w:p>
    <w:p w:rsidR="00792ED0" w:rsidRDefault="00792ED0" w:rsidP="00792ED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如果想抛出的异常不在如上列表中，可创建一个</w:t>
      </w:r>
      <w:hyperlink r:id="rId219" w:history="1">
        <w:r>
          <w:rPr>
            <w:rStyle w:val="a4"/>
            <w:rFonts w:ascii="Helvetica" w:hAnsi="Helvetica" w:cs="Helvetica"/>
            <w:color w:val="337AB7"/>
            <w:sz w:val="21"/>
            <w:szCs w:val="21"/>
            <w:u w:val="none"/>
          </w:rPr>
          <w:t>yii\web\HttpException</w:t>
        </w:r>
      </w:hyperlink>
      <w:r>
        <w:rPr>
          <w:rFonts w:ascii="Helvetica" w:hAnsi="Helvetica" w:cs="Helvetica"/>
          <w:color w:val="333333"/>
          <w:sz w:val="21"/>
          <w:szCs w:val="21"/>
        </w:rPr>
        <w:t>异常，</w:t>
      </w:r>
      <w:r>
        <w:rPr>
          <w:rFonts w:ascii="Helvetica" w:hAnsi="Helvetica" w:cs="Helvetica"/>
          <w:color w:val="333333"/>
          <w:sz w:val="21"/>
          <w:szCs w:val="21"/>
        </w:rPr>
        <w:t xml:space="preserve"> </w:t>
      </w:r>
      <w:r>
        <w:rPr>
          <w:rFonts w:ascii="Helvetica" w:hAnsi="Helvetica" w:cs="Helvetica"/>
          <w:color w:val="333333"/>
          <w:sz w:val="21"/>
          <w:szCs w:val="21"/>
        </w:rPr>
        <w:t>带上状态码抛出，如下：</w:t>
      </w:r>
    </w:p>
    <w:p w:rsidR="00792ED0" w:rsidRPr="00792ED0" w:rsidRDefault="00792ED0" w:rsidP="00792ED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Fonts w:ascii="Consolas" w:hAnsi="Consolas" w:cs="Consolas"/>
          <w:color w:val="444444"/>
          <w:shd w:val="clear" w:color="auto" w:fill="F0F0F0"/>
        </w:rPr>
      </w:pPr>
      <w:r>
        <w:rPr>
          <w:rStyle w:val="hljs-keyword"/>
          <w:rFonts w:ascii="Consolas" w:hAnsi="Consolas" w:cs="Consolas"/>
          <w:b/>
          <w:bCs/>
          <w:color w:val="444444"/>
          <w:shd w:val="clear" w:color="auto" w:fill="F0F0F0"/>
        </w:rPr>
        <w:t>throw</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\yii\web\HttpException(</w:t>
      </w:r>
      <w:r>
        <w:rPr>
          <w:rStyle w:val="hljs-number"/>
          <w:rFonts w:ascii="Consolas" w:hAnsi="Consolas" w:cs="Consolas"/>
          <w:color w:val="880000"/>
          <w:shd w:val="clear" w:color="auto" w:fill="F0F0F0"/>
        </w:rPr>
        <w:t>402</w:t>
      </w:r>
      <w:r>
        <w:rPr>
          <w:rStyle w:val="HTML"/>
          <w:rFonts w:ascii="Consolas" w:hAnsi="Consolas" w:cs="Consolas"/>
          <w:color w:val="444444"/>
          <w:shd w:val="clear" w:color="auto" w:fill="F0F0F0"/>
        </w:rPr>
        <w:t>);</w:t>
      </w:r>
    </w:p>
    <w:p w:rsidR="00792ED0" w:rsidRDefault="00792ED0" w:rsidP="00792ED0">
      <w:pPr>
        <w:pStyle w:val="a9"/>
        <w:shd w:val="clear" w:color="auto" w:fill="FFFFFF"/>
        <w:spacing w:before="0" w:beforeAutospacing="0" w:after="150" w:afterAutospacing="0"/>
        <w:rPr>
          <w:rFonts w:ascii="Helvetica" w:hAnsi="Helvetica" w:cs="Helvetica"/>
          <w:color w:val="333333"/>
          <w:sz w:val="21"/>
          <w:szCs w:val="21"/>
        </w:rPr>
      </w:pPr>
    </w:p>
    <w:p w:rsidR="00792ED0" w:rsidRDefault="00792ED0" w:rsidP="00532160">
      <w:pPr>
        <w:pStyle w:val="a9"/>
        <w:shd w:val="clear" w:color="auto" w:fill="FFFFFF"/>
        <w:spacing w:before="0" w:beforeAutospacing="0" w:after="150" w:afterAutospacing="0"/>
        <w:outlineLvl w:val="3"/>
        <w:rPr>
          <w:rFonts w:ascii="Helvetica" w:hAnsi="Helvetica" w:cs="Helvetica"/>
          <w:color w:val="333333"/>
          <w:sz w:val="21"/>
          <w:szCs w:val="21"/>
        </w:rPr>
      </w:pPr>
      <w:r>
        <w:rPr>
          <w:rFonts w:ascii="Helvetica" w:hAnsi="Helvetica" w:cs="Helvetica" w:hint="eastAsia"/>
          <w:color w:val="333333"/>
          <w:sz w:val="21"/>
          <w:szCs w:val="21"/>
        </w:rPr>
        <w:t>4</w:t>
      </w:r>
      <w:r>
        <w:rPr>
          <w:rFonts w:ascii="Helvetica" w:hAnsi="Helvetica" w:cs="Helvetica"/>
          <w:color w:val="333333"/>
          <w:sz w:val="21"/>
          <w:szCs w:val="21"/>
        </w:rPr>
        <w:t>.2</w:t>
      </w:r>
      <w:r>
        <w:rPr>
          <w:rFonts w:ascii="Helvetica" w:hAnsi="Helvetica" w:cs="Helvetica" w:hint="eastAsia"/>
          <w:color w:val="333333"/>
          <w:sz w:val="21"/>
          <w:szCs w:val="21"/>
        </w:rPr>
        <w:t>、</w:t>
      </w:r>
      <w:r w:rsidR="00557D9A">
        <w:rPr>
          <w:rFonts w:ascii="Helvetica" w:hAnsi="Helvetica" w:cs="Helvetica" w:hint="eastAsia"/>
          <w:color w:val="333333"/>
          <w:sz w:val="21"/>
          <w:szCs w:val="21"/>
        </w:rPr>
        <w:t>HTTP</w:t>
      </w:r>
      <w:r w:rsidR="00557D9A">
        <w:rPr>
          <w:rFonts w:ascii="Helvetica" w:hAnsi="Helvetica" w:cs="Helvetica" w:hint="eastAsia"/>
          <w:color w:val="333333"/>
          <w:sz w:val="21"/>
          <w:szCs w:val="21"/>
        </w:rPr>
        <w:t>头部</w:t>
      </w:r>
    </w:p>
    <w:p w:rsidR="00557D9A" w:rsidRDefault="00557D9A" w:rsidP="00557D9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response</w:t>
      </w:r>
      <w:r>
        <w:rPr>
          <w:rFonts w:ascii="Helvetica" w:hAnsi="Helvetica" w:cs="Helvetica"/>
          <w:color w:val="333333"/>
          <w:sz w:val="21"/>
          <w:szCs w:val="21"/>
        </w:rPr>
        <w:t> </w:t>
      </w:r>
      <w:r>
        <w:rPr>
          <w:rFonts w:ascii="Helvetica" w:hAnsi="Helvetica" w:cs="Helvetica"/>
          <w:color w:val="333333"/>
          <w:sz w:val="21"/>
          <w:szCs w:val="21"/>
        </w:rPr>
        <w:t>组件中操控</w:t>
      </w:r>
      <w:r>
        <w:rPr>
          <w:rStyle w:val="broken-link"/>
          <w:rFonts w:ascii="Helvetica" w:hAnsi="Helvetica" w:cs="Helvetica"/>
          <w:color w:val="333333"/>
          <w:sz w:val="21"/>
          <w:szCs w:val="21"/>
        </w:rPr>
        <w:t>yii\web\Response::headers</w:t>
      </w:r>
      <w:r>
        <w:rPr>
          <w:rFonts w:ascii="Helvetica" w:hAnsi="Helvetica" w:cs="Helvetica"/>
          <w:color w:val="333333"/>
          <w:sz w:val="21"/>
          <w:szCs w:val="21"/>
        </w:rPr>
        <w:t>来发送</w:t>
      </w:r>
      <w:r>
        <w:rPr>
          <w:rFonts w:ascii="Helvetica" w:hAnsi="Helvetica" w:cs="Helvetica"/>
          <w:color w:val="333333"/>
          <w:sz w:val="21"/>
          <w:szCs w:val="21"/>
        </w:rPr>
        <w:t>HTTP</w:t>
      </w:r>
      <w:r>
        <w:rPr>
          <w:rFonts w:ascii="Helvetica" w:hAnsi="Helvetica" w:cs="Helvetica"/>
          <w:color w:val="333333"/>
          <w:sz w:val="21"/>
          <w:szCs w:val="21"/>
        </w:rPr>
        <w:t>头部信息，</w:t>
      </w:r>
      <w:r>
        <w:rPr>
          <w:rFonts w:ascii="Helvetica" w:hAnsi="Helvetica" w:cs="Helvetica"/>
          <w:color w:val="333333"/>
          <w:sz w:val="21"/>
          <w:szCs w:val="21"/>
        </w:rPr>
        <w:t xml:space="preserve"> </w:t>
      </w:r>
      <w:r>
        <w:rPr>
          <w:rFonts w:ascii="Helvetica" w:hAnsi="Helvetica" w:cs="Helvetica"/>
          <w:color w:val="333333"/>
          <w:sz w:val="21"/>
          <w:szCs w:val="21"/>
        </w:rPr>
        <w:t>例如：</w:t>
      </w:r>
    </w:p>
    <w:p w:rsidR="00557D9A" w:rsidRDefault="00557D9A" w:rsidP="00557D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$headers</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-&gt;response-&gt;headers;</w:t>
      </w:r>
    </w:p>
    <w:p w:rsidR="00557D9A" w:rsidRDefault="00557D9A" w:rsidP="00557D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57D9A" w:rsidRDefault="00557D9A" w:rsidP="00557D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增加一个</w:t>
      </w:r>
      <w:r>
        <w:rPr>
          <w:rStyle w:val="hljs-comment"/>
          <w:rFonts w:ascii="Consolas" w:hAnsi="Consolas" w:cs="Consolas"/>
          <w:color w:val="888888"/>
          <w:shd w:val="clear" w:color="auto" w:fill="F0F0F0"/>
        </w:rPr>
        <w:t xml:space="preserve"> Pragma </w:t>
      </w:r>
      <w:r>
        <w:rPr>
          <w:rStyle w:val="hljs-comment"/>
          <w:rFonts w:ascii="Consolas" w:hAnsi="Consolas" w:cs="Consolas"/>
          <w:color w:val="888888"/>
          <w:shd w:val="clear" w:color="auto" w:fill="F0F0F0"/>
        </w:rPr>
        <w:t>头，已存在的</w:t>
      </w:r>
      <w:r>
        <w:rPr>
          <w:rStyle w:val="hljs-comment"/>
          <w:rFonts w:ascii="Consolas" w:hAnsi="Consolas" w:cs="Consolas"/>
          <w:color w:val="888888"/>
          <w:shd w:val="clear" w:color="auto" w:fill="F0F0F0"/>
        </w:rPr>
        <w:t xml:space="preserve">Pragma </w:t>
      </w:r>
      <w:r>
        <w:rPr>
          <w:rStyle w:val="hljs-comment"/>
          <w:rFonts w:ascii="Consolas" w:hAnsi="Consolas" w:cs="Consolas"/>
          <w:color w:val="888888"/>
          <w:shd w:val="clear" w:color="auto" w:fill="F0F0F0"/>
        </w:rPr>
        <w:t>头不会被覆盖。</w:t>
      </w:r>
    </w:p>
    <w:p w:rsidR="00557D9A" w:rsidRDefault="00557D9A" w:rsidP="00557D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$headers</w:t>
      </w:r>
      <w:r>
        <w:rPr>
          <w:rStyle w:val="HTML"/>
          <w:rFonts w:ascii="Consolas" w:hAnsi="Consolas" w:cs="Consolas"/>
          <w:color w:val="444444"/>
          <w:shd w:val="clear" w:color="auto" w:fill="F0F0F0"/>
        </w:rPr>
        <w:t>-&gt;add(</w:t>
      </w:r>
      <w:r>
        <w:rPr>
          <w:rStyle w:val="hljs-string"/>
          <w:rFonts w:ascii="Consolas" w:hAnsi="Consolas" w:cs="Consolas"/>
          <w:color w:val="880000"/>
          <w:shd w:val="clear" w:color="auto" w:fill="F0F0F0"/>
        </w:rPr>
        <w:t>'Pragma'</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'no-cache'</w:t>
      </w:r>
      <w:r>
        <w:rPr>
          <w:rStyle w:val="HTML"/>
          <w:rFonts w:ascii="Consolas" w:hAnsi="Consolas" w:cs="Consolas"/>
          <w:color w:val="444444"/>
          <w:shd w:val="clear" w:color="auto" w:fill="F0F0F0"/>
        </w:rPr>
        <w:t>);</w:t>
      </w:r>
    </w:p>
    <w:p w:rsidR="00557D9A" w:rsidRDefault="00557D9A" w:rsidP="00557D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57D9A" w:rsidRDefault="00557D9A" w:rsidP="00557D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设置一个</w:t>
      </w:r>
      <w:r>
        <w:rPr>
          <w:rStyle w:val="hljs-comment"/>
          <w:rFonts w:ascii="Consolas" w:hAnsi="Consolas" w:cs="Consolas"/>
          <w:color w:val="888888"/>
          <w:shd w:val="clear" w:color="auto" w:fill="F0F0F0"/>
        </w:rPr>
        <w:t xml:space="preserve">Pragma </w:t>
      </w:r>
      <w:r>
        <w:rPr>
          <w:rStyle w:val="hljs-comment"/>
          <w:rFonts w:ascii="Consolas" w:hAnsi="Consolas" w:cs="Consolas"/>
          <w:color w:val="888888"/>
          <w:shd w:val="clear" w:color="auto" w:fill="F0F0F0"/>
        </w:rPr>
        <w:t>头</w:t>
      </w: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任何已存在的</w:t>
      </w:r>
      <w:r>
        <w:rPr>
          <w:rStyle w:val="hljs-comment"/>
          <w:rFonts w:ascii="Consolas" w:hAnsi="Consolas" w:cs="Consolas"/>
          <w:color w:val="888888"/>
          <w:shd w:val="clear" w:color="auto" w:fill="F0F0F0"/>
        </w:rPr>
        <w:t xml:space="preserve">Pragma </w:t>
      </w:r>
      <w:r>
        <w:rPr>
          <w:rStyle w:val="hljs-comment"/>
          <w:rFonts w:ascii="Consolas" w:hAnsi="Consolas" w:cs="Consolas"/>
          <w:color w:val="888888"/>
          <w:shd w:val="clear" w:color="auto" w:fill="F0F0F0"/>
        </w:rPr>
        <w:t>头都会被丢弃</w:t>
      </w:r>
    </w:p>
    <w:p w:rsidR="00557D9A" w:rsidRDefault="00557D9A" w:rsidP="00557D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$headers</w:t>
      </w:r>
      <w:r>
        <w:rPr>
          <w:rStyle w:val="HTML"/>
          <w:rFonts w:ascii="Consolas" w:hAnsi="Consolas" w:cs="Consolas"/>
          <w:color w:val="444444"/>
          <w:shd w:val="clear" w:color="auto" w:fill="F0F0F0"/>
        </w:rPr>
        <w:t>-&gt;set(</w:t>
      </w:r>
      <w:r>
        <w:rPr>
          <w:rStyle w:val="hljs-string"/>
          <w:rFonts w:ascii="Consolas" w:hAnsi="Consolas" w:cs="Consolas"/>
          <w:color w:val="880000"/>
          <w:shd w:val="clear" w:color="auto" w:fill="F0F0F0"/>
        </w:rPr>
        <w:t>'Pragma'</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'no-cache'</w:t>
      </w:r>
      <w:r>
        <w:rPr>
          <w:rStyle w:val="HTML"/>
          <w:rFonts w:ascii="Consolas" w:hAnsi="Consolas" w:cs="Consolas"/>
          <w:color w:val="444444"/>
          <w:shd w:val="clear" w:color="auto" w:fill="F0F0F0"/>
        </w:rPr>
        <w:t>);</w:t>
      </w:r>
    </w:p>
    <w:p w:rsidR="00557D9A" w:rsidRDefault="00557D9A" w:rsidP="00557D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57D9A" w:rsidRDefault="00557D9A" w:rsidP="00557D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删除</w:t>
      </w:r>
      <w:r>
        <w:rPr>
          <w:rStyle w:val="hljs-comment"/>
          <w:rFonts w:ascii="Consolas" w:hAnsi="Consolas" w:cs="Consolas"/>
          <w:color w:val="888888"/>
          <w:shd w:val="clear" w:color="auto" w:fill="F0F0F0"/>
        </w:rPr>
        <w:t xml:space="preserve">Pragma </w:t>
      </w:r>
      <w:r>
        <w:rPr>
          <w:rStyle w:val="hljs-comment"/>
          <w:rFonts w:ascii="Consolas" w:hAnsi="Consolas" w:cs="Consolas"/>
          <w:color w:val="888888"/>
          <w:shd w:val="clear" w:color="auto" w:fill="F0F0F0"/>
        </w:rPr>
        <w:t>头并返回删除的</w:t>
      </w:r>
      <w:r>
        <w:rPr>
          <w:rStyle w:val="hljs-comment"/>
          <w:rFonts w:ascii="Consolas" w:hAnsi="Consolas" w:cs="Consolas"/>
          <w:color w:val="888888"/>
          <w:shd w:val="clear" w:color="auto" w:fill="F0F0F0"/>
        </w:rPr>
        <w:t xml:space="preserve">Pragma </w:t>
      </w:r>
      <w:r>
        <w:rPr>
          <w:rStyle w:val="hljs-comment"/>
          <w:rFonts w:ascii="Consolas" w:hAnsi="Consolas" w:cs="Consolas"/>
          <w:color w:val="888888"/>
          <w:shd w:val="clear" w:color="auto" w:fill="F0F0F0"/>
        </w:rPr>
        <w:t>头的值到数组</w:t>
      </w:r>
    </w:p>
    <w:p w:rsidR="00557D9A" w:rsidRDefault="00557D9A" w:rsidP="00557D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$values</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$headers</w:t>
      </w:r>
      <w:r>
        <w:rPr>
          <w:rStyle w:val="HTML"/>
          <w:rFonts w:ascii="Consolas" w:hAnsi="Consolas" w:cs="Consolas"/>
          <w:color w:val="444444"/>
          <w:shd w:val="clear" w:color="auto" w:fill="F0F0F0"/>
        </w:rPr>
        <w:t>-&gt;remove(</w:t>
      </w:r>
      <w:r>
        <w:rPr>
          <w:rStyle w:val="hljs-string"/>
          <w:rFonts w:ascii="Consolas" w:hAnsi="Consolas" w:cs="Consolas"/>
          <w:color w:val="880000"/>
          <w:shd w:val="clear" w:color="auto" w:fill="F0F0F0"/>
        </w:rPr>
        <w:t>'Pragma'</w:t>
      </w:r>
      <w:r>
        <w:rPr>
          <w:rStyle w:val="HTML"/>
          <w:rFonts w:ascii="Consolas" w:hAnsi="Consolas" w:cs="Consolas"/>
          <w:color w:val="444444"/>
          <w:shd w:val="clear" w:color="auto" w:fill="F0F0F0"/>
        </w:rPr>
        <w:t>);</w:t>
      </w:r>
    </w:p>
    <w:p w:rsidR="00557D9A" w:rsidRDefault="00557D9A" w:rsidP="00557D9A">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r>
        <w:rPr>
          <w:rFonts w:ascii="Helvetica" w:hAnsi="Helvetica" w:cs="Helvetica"/>
          <w:color w:val="31708F"/>
          <w:sz w:val="21"/>
          <w:szCs w:val="21"/>
        </w:rPr>
        <w:t>头名称是大小写敏感的，在</w:t>
      </w:r>
      <w:hyperlink r:id="rId220" w:anchor="send()-detail" w:history="1">
        <w:r>
          <w:rPr>
            <w:rStyle w:val="a4"/>
            <w:rFonts w:ascii="Helvetica" w:hAnsi="Helvetica" w:cs="Helvetica"/>
            <w:color w:val="337AB7"/>
            <w:sz w:val="21"/>
            <w:szCs w:val="21"/>
          </w:rPr>
          <w:t>yii\web\Response::send()</w:t>
        </w:r>
      </w:hyperlink>
      <w:r>
        <w:rPr>
          <w:rFonts w:ascii="Helvetica" w:hAnsi="Helvetica" w:cs="Helvetica"/>
          <w:color w:val="31708F"/>
          <w:sz w:val="21"/>
          <w:szCs w:val="21"/>
        </w:rPr>
        <w:t>方法</w:t>
      </w:r>
      <w:r>
        <w:rPr>
          <w:rFonts w:ascii="Helvetica" w:hAnsi="Helvetica" w:cs="Helvetica"/>
          <w:color w:val="31708F"/>
          <w:sz w:val="21"/>
          <w:szCs w:val="21"/>
        </w:rPr>
        <w:t xml:space="preserve"> </w:t>
      </w:r>
      <w:r>
        <w:rPr>
          <w:rFonts w:ascii="Helvetica" w:hAnsi="Helvetica" w:cs="Helvetica"/>
          <w:color w:val="31708F"/>
          <w:sz w:val="21"/>
          <w:szCs w:val="21"/>
        </w:rPr>
        <w:t>调用前新注册的头信息并不会发送给用户。</w:t>
      </w:r>
    </w:p>
    <w:p w:rsidR="00557D9A" w:rsidRDefault="00557D9A" w:rsidP="00792ED0">
      <w:pPr>
        <w:pStyle w:val="a9"/>
        <w:shd w:val="clear" w:color="auto" w:fill="FFFFFF"/>
        <w:spacing w:before="0" w:beforeAutospacing="0" w:after="150" w:afterAutospacing="0"/>
        <w:rPr>
          <w:rFonts w:ascii="Helvetica" w:hAnsi="Helvetica" w:cs="Helvetica"/>
          <w:color w:val="333333"/>
          <w:sz w:val="21"/>
          <w:szCs w:val="21"/>
        </w:rPr>
      </w:pPr>
    </w:p>
    <w:p w:rsidR="00F34E49" w:rsidRDefault="00F34E49" w:rsidP="00532160">
      <w:pPr>
        <w:pStyle w:val="a9"/>
        <w:shd w:val="clear" w:color="auto" w:fill="FFFFFF"/>
        <w:spacing w:before="0" w:beforeAutospacing="0" w:after="150" w:afterAutospacing="0"/>
        <w:outlineLvl w:val="3"/>
        <w:rPr>
          <w:rFonts w:ascii="Helvetica" w:hAnsi="Helvetica" w:cs="Helvetica"/>
          <w:color w:val="333333"/>
          <w:sz w:val="21"/>
          <w:szCs w:val="21"/>
        </w:rPr>
      </w:pPr>
      <w:r>
        <w:rPr>
          <w:rFonts w:ascii="Helvetica" w:hAnsi="Helvetica" w:cs="Helvetica" w:hint="eastAsia"/>
          <w:color w:val="333333"/>
          <w:sz w:val="21"/>
          <w:szCs w:val="21"/>
        </w:rPr>
        <w:t>4</w:t>
      </w:r>
      <w:r>
        <w:rPr>
          <w:rFonts w:ascii="Helvetica" w:hAnsi="Helvetica" w:cs="Helvetica"/>
          <w:color w:val="333333"/>
          <w:sz w:val="21"/>
          <w:szCs w:val="21"/>
        </w:rPr>
        <w:t>.3</w:t>
      </w:r>
      <w:r>
        <w:rPr>
          <w:rFonts w:ascii="Helvetica" w:hAnsi="Helvetica" w:cs="Helvetica" w:hint="eastAsia"/>
          <w:color w:val="333333"/>
          <w:sz w:val="21"/>
          <w:szCs w:val="21"/>
        </w:rPr>
        <w:t>、</w:t>
      </w:r>
      <w:r>
        <w:rPr>
          <w:rFonts w:ascii="Helvetica" w:hAnsi="Helvetica" w:cs="Helvetica"/>
          <w:color w:val="333333"/>
          <w:sz w:val="21"/>
          <w:szCs w:val="21"/>
        </w:rPr>
        <w:t>响应主体</w:t>
      </w:r>
    </w:p>
    <w:p w:rsidR="00F34E49" w:rsidRDefault="00F34E49" w:rsidP="00F34E49">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响应主体存放你想要显示给终端用户的内容。</w:t>
      </w:r>
    </w:p>
    <w:p w:rsidR="00F34E49" w:rsidRDefault="00F34E49" w:rsidP="00F34E49">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如果</w:t>
      </w:r>
      <w:r w:rsidR="007F169F">
        <w:rPr>
          <w:rFonts w:ascii="Helvetica" w:hAnsi="Helvetica" w:cs="Helvetica"/>
          <w:color w:val="333333"/>
          <w:sz w:val="21"/>
          <w:szCs w:val="21"/>
        </w:rPr>
        <w:t>主体字符串</w:t>
      </w:r>
      <w:r w:rsidR="007F169F">
        <w:rPr>
          <w:rFonts w:ascii="Helvetica" w:hAnsi="Helvetica" w:cs="Helvetica" w:hint="eastAsia"/>
          <w:color w:val="333333"/>
          <w:sz w:val="21"/>
          <w:szCs w:val="21"/>
        </w:rPr>
        <w:t>已经</w:t>
      </w:r>
      <w:r w:rsidR="007F169F">
        <w:rPr>
          <w:rFonts w:ascii="Helvetica" w:hAnsi="Helvetica" w:cs="Helvetica"/>
          <w:color w:val="333333"/>
          <w:sz w:val="21"/>
          <w:szCs w:val="21"/>
        </w:rPr>
        <w:t>格式化</w:t>
      </w:r>
      <w:r>
        <w:rPr>
          <w:rFonts w:ascii="Helvetica" w:hAnsi="Helvetica" w:cs="Helvetica"/>
          <w:color w:val="333333"/>
          <w:sz w:val="21"/>
          <w:szCs w:val="21"/>
        </w:rPr>
        <w:t>，可赋值到响应的</w:t>
      </w:r>
      <w:hyperlink r:id="rId221" w:anchor="$content-detail" w:history="1">
        <w:r>
          <w:rPr>
            <w:rStyle w:val="a4"/>
            <w:rFonts w:ascii="Helvetica" w:hAnsi="Helvetica" w:cs="Helvetica"/>
            <w:color w:val="337AB7"/>
            <w:sz w:val="21"/>
            <w:szCs w:val="21"/>
            <w:u w:val="none"/>
          </w:rPr>
          <w:t>yii\web\Response::$content</w:t>
        </w:r>
      </w:hyperlink>
      <w:r>
        <w:rPr>
          <w:rFonts w:ascii="Helvetica" w:hAnsi="Helvetica" w:cs="Helvetica"/>
          <w:color w:val="333333"/>
          <w:sz w:val="21"/>
          <w:szCs w:val="21"/>
        </w:rPr>
        <w:t>属性，</w:t>
      </w:r>
      <w:r>
        <w:rPr>
          <w:rFonts w:ascii="Helvetica" w:hAnsi="Helvetica" w:cs="Helvetica"/>
          <w:color w:val="333333"/>
          <w:sz w:val="21"/>
          <w:szCs w:val="21"/>
        </w:rPr>
        <w:t xml:space="preserve"> </w:t>
      </w:r>
      <w:r>
        <w:rPr>
          <w:rFonts w:ascii="Helvetica" w:hAnsi="Helvetica" w:cs="Helvetica"/>
          <w:color w:val="333333"/>
          <w:sz w:val="21"/>
          <w:szCs w:val="21"/>
        </w:rPr>
        <w:t>例如：</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 xml:space="preserve">-&gt;response-&gt;content = </w:t>
      </w:r>
      <w:r>
        <w:rPr>
          <w:rStyle w:val="hljs-string"/>
          <w:rFonts w:ascii="Consolas" w:hAnsi="Consolas" w:cs="Consolas"/>
          <w:color w:val="880000"/>
          <w:shd w:val="clear" w:color="auto" w:fill="F0F0F0"/>
        </w:rPr>
        <w:t>'hello world!'</w:t>
      </w:r>
      <w:r>
        <w:rPr>
          <w:rStyle w:val="HTML"/>
          <w:rFonts w:ascii="Consolas" w:hAnsi="Consolas" w:cs="Consolas"/>
          <w:color w:val="444444"/>
          <w:shd w:val="clear" w:color="auto" w:fill="F0F0F0"/>
        </w:rPr>
        <w:t>;</w:t>
      </w:r>
    </w:p>
    <w:p w:rsidR="00F34E49" w:rsidRDefault="00F34E49" w:rsidP="00F34E49">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如果在发送给终端用户之前需要格式化，应设置</w:t>
      </w:r>
      <w:r>
        <w:rPr>
          <w:rFonts w:ascii="Helvetica" w:hAnsi="Helvetica" w:cs="Helvetica"/>
          <w:color w:val="333333"/>
          <w:sz w:val="21"/>
          <w:szCs w:val="21"/>
        </w:rPr>
        <w:t> </w:t>
      </w:r>
      <w:hyperlink r:id="rId222" w:anchor="$format-detail" w:history="1">
        <w:r>
          <w:rPr>
            <w:rStyle w:val="a4"/>
            <w:rFonts w:ascii="Helvetica" w:hAnsi="Helvetica" w:cs="Helvetica"/>
            <w:color w:val="337AB7"/>
            <w:sz w:val="21"/>
            <w:szCs w:val="21"/>
            <w:u w:val="none"/>
          </w:rPr>
          <w:t>format</w:t>
        </w:r>
      </w:hyperlink>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hyperlink r:id="rId223" w:anchor="$data-detail" w:history="1">
        <w:r>
          <w:rPr>
            <w:rStyle w:val="a4"/>
            <w:rFonts w:ascii="Helvetica" w:hAnsi="Helvetica" w:cs="Helvetica"/>
            <w:color w:val="337AB7"/>
            <w:sz w:val="21"/>
            <w:szCs w:val="21"/>
            <w:u w:val="none"/>
          </w:rPr>
          <w:t>data</w:t>
        </w:r>
      </w:hyperlink>
      <w:r>
        <w:rPr>
          <w:rFonts w:ascii="Helvetica" w:hAnsi="Helvetica" w:cs="Helvetica"/>
          <w:color w:val="333333"/>
          <w:sz w:val="21"/>
          <w:szCs w:val="21"/>
        </w:rPr>
        <w:t> </w:t>
      </w:r>
      <w:r>
        <w:rPr>
          <w:rFonts w:ascii="Helvetica" w:hAnsi="Helvetica" w:cs="Helvetica"/>
          <w:color w:val="333333"/>
          <w:sz w:val="21"/>
          <w:szCs w:val="21"/>
        </w:rPr>
        <w:t>属性，</w:t>
      </w:r>
      <w:hyperlink r:id="rId224" w:anchor="$format-detail" w:history="1">
        <w:r>
          <w:rPr>
            <w:rStyle w:val="a4"/>
            <w:rFonts w:ascii="Helvetica" w:hAnsi="Helvetica" w:cs="Helvetica"/>
            <w:color w:val="337AB7"/>
            <w:sz w:val="21"/>
            <w:szCs w:val="21"/>
            <w:u w:val="none"/>
          </w:rPr>
          <w:t>format</w:t>
        </w:r>
      </w:hyperlink>
      <w:r>
        <w:rPr>
          <w:rFonts w:ascii="Helvetica" w:hAnsi="Helvetica" w:cs="Helvetica"/>
          <w:color w:val="333333"/>
          <w:sz w:val="21"/>
          <w:szCs w:val="21"/>
        </w:rPr>
        <w:t> </w:t>
      </w:r>
      <w:r>
        <w:rPr>
          <w:rFonts w:ascii="Helvetica" w:hAnsi="Helvetica" w:cs="Helvetica"/>
          <w:color w:val="333333"/>
          <w:sz w:val="21"/>
          <w:szCs w:val="21"/>
        </w:rPr>
        <w:t>属性指定</w:t>
      </w:r>
      <w:hyperlink r:id="rId225" w:anchor="$data-detail" w:history="1">
        <w:r>
          <w:rPr>
            <w:rStyle w:val="a4"/>
            <w:rFonts w:ascii="Helvetica" w:hAnsi="Helvetica" w:cs="Helvetica"/>
            <w:color w:val="337AB7"/>
            <w:sz w:val="21"/>
            <w:szCs w:val="21"/>
            <w:u w:val="none"/>
          </w:rPr>
          <w:t>data</w:t>
        </w:r>
      </w:hyperlink>
      <w:r>
        <w:rPr>
          <w:rFonts w:ascii="Helvetica" w:hAnsi="Helvetica" w:cs="Helvetica"/>
          <w:color w:val="333333"/>
          <w:sz w:val="21"/>
          <w:szCs w:val="21"/>
        </w:rPr>
        <w:t>中数据格式化后的样式，例如：</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$response</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-&gt;response;</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$response</w:t>
      </w:r>
      <w:r>
        <w:rPr>
          <w:rStyle w:val="HTML"/>
          <w:rFonts w:ascii="Consolas" w:hAnsi="Consolas" w:cs="Consolas"/>
          <w:color w:val="444444"/>
          <w:shd w:val="clear" w:color="auto" w:fill="F0F0F0"/>
        </w:rPr>
        <w:t>-&gt;format = \yii\web\Response::FORMAT_JSON;</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$response</w:t>
      </w:r>
      <w:r>
        <w:rPr>
          <w:rStyle w:val="HTML"/>
          <w:rFonts w:ascii="Consolas" w:hAnsi="Consolas" w:cs="Consolas"/>
          <w:color w:val="444444"/>
          <w:shd w:val="clear" w:color="auto" w:fill="F0F0F0"/>
        </w:rPr>
        <w:t>-&gt;data = [</w:t>
      </w:r>
      <w:r>
        <w:rPr>
          <w:rStyle w:val="hljs-string"/>
          <w:rFonts w:ascii="Consolas" w:hAnsi="Consolas" w:cs="Consolas"/>
          <w:color w:val="880000"/>
          <w:shd w:val="clear" w:color="auto" w:fill="F0F0F0"/>
        </w:rPr>
        <w:t>'message'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'hello world'</w:t>
      </w:r>
      <w:r>
        <w:rPr>
          <w:rStyle w:val="HTML"/>
          <w:rFonts w:ascii="Consolas" w:hAnsi="Consolas" w:cs="Consolas"/>
          <w:color w:val="444444"/>
          <w:shd w:val="clear" w:color="auto" w:fill="F0F0F0"/>
        </w:rPr>
        <w:t>];</w:t>
      </w:r>
    </w:p>
    <w:p w:rsidR="00F34E49" w:rsidRDefault="00F34E49" w:rsidP="00F34E49">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Yii</w:t>
      </w:r>
      <w:r>
        <w:rPr>
          <w:rFonts w:ascii="Helvetica" w:hAnsi="Helvetica" w:cs="Helvetica"/>
          <w:color w:val="333333"/>
          <w:sz w:val="21"/>
          <w:szCs w:val="21"/>
        </w:rPr>
        <w:t>支持以下格式，</w:t>
      </w:r>
      <w:r w:rsidR="009B0D4C">
        <w:rPr>
          <w:rFonts w:ascii="Helvetica" w:hAnsi="Helvetica" w:cs="Helvetica" w:hint="eastAsia"/>
          <w:color w:val="333333"/>
          <w:sz w:val="21"/>
          <w:szCs w:val="21"/>
        </w:rPr>
        <w:t>他</w:t>
      </w:r>
      <w:r w:rsidR="009B0D4C">
        <w:rPr>
          <w:rFonts w:ascii="Helvetica" w:hAnsi="Helvetica" w:cs="Helvetica"/>
          <w:color w:val="333333"/>
          <w:sz w:val="21"/>
          <w:szCs w:val="21"/>
        </w:rPr>
        <w:t>们</w:t>
      </w:r>
      <w:r w:rsidR="009B0D4C">
        <w:rPr>
          <w:rFonts w:ascii="Helvetica" w:hAnsi="Helvetica" w:cs="Helvetica" w:hint="eastAsia"/>
          <w:color w:val="333333"/>
          <w:sz w:val="21"/>
          <w:szCs w:val="21"/>
        </w:rPr>
        <w:t>各自</w:t>
      </w:r>
      <w:r>
        <w:rPr>
          <w:rFonts w:ascii="Helvetica" w:hAnsi="Helvetica" w:cs="Helvetica"/>
          <w:color w:val="333333"/>
          <w:sz w:val="21"/>
          <w:szCs w:val="21"/>
        </w:rPr>
        <w:t>实现了</w:t>
      </w:r>
      <w:hyperlink r:id="rId226" w:history="1">
        <w:r>
          <w:rPr>
            <w:rStyle w:val="a4"/>
            <w:rFonts w:ascii="Helvetica" w:hAnsi="Helvetica" w:cs="Helvetica"/>
            <w:color w:val="337AB7"/>
            <w:sz w:val="21"/>
            <w:szCs w:val="21"/>
            <w:u w:val="none"/>
          </w:rPr>
          <w:t>formatter</w:t>
        </w:r>
      </w:hyperlink>
      <w:r>
        <w:rPr>
          <w:rFonts w:ascii="Helvetica" w:hAnsi="Helvetica" w:cs="Helvetica"/>
          <w:color w:val="333333"/>
          <w:sz w:val="21"/>
          <w:szCs w:val="21"/>
        </w:rPr>
        <w:t> </w:t>
      </w:r>
      <w:r>
        <w:rPr>
          <w:rFonts w:ascii="Helvetica" w:hAnsi="Helvetica" w:cs="Helvetica"/>
          <w:color w:val="333333"/>
          <w:sz w:val="21"/>
          <w:szCs w:val="21"/>
        </w:rPr>
        <w:t>类，</w:t>
      </w:r>
      <w:r>
        <w:rPr>
          <w:rFonts w:ascii="Helvetica" w:hAnsi="Helvetica" w:cs="Helvetica"/>
          <w:color w:val="333333"/>
          <w:sz w:val="21"/>
          <w:szCs w:val="21"/>
        </w:rPr>
        <w:t xml:space="preserve"> </w:t>
      </w:r>
      <w:r w:rsidR="009B0D4C">
        <w:rPr>
          <w:rFonts w:ascii="Helvetica" w:hAnsi="Helvetica" w:cs="Helvetica" w:hint="eastAsia"/>
          <w:color w:val="333333"/>
          <w:sz w:val="21"/>
          <w:szCs w:val="21"/>
        </w:rPr>
        <w:t>也</w:t>
      </w:r>
      <w:r>
        <w:rPr>
          <w:rFonts w:ascii="Helvetica" w:hAnsi="Helvetica" w:cs="Helvetica"/>
          <w:color w:val="333333"/>
          <w:sz w:val="21"/>
          <w:szCs w:val="21"/>
        </w:rPr>
        <w:t>可自定义这些格式器或通过配置</w:t>
      </w:r>
      <w:hyperlink r:id="rId227" w:anchor="$formatters-detail" w:history="1">
        <w:r>
          <w:rPr>
            <w:rStyle w:val="a4"/>
            <w:rFonts w:ascii="Helvetica" w:hAnsi="Helvetica" w:cs="Helvetica"/>
            <w:color w:val="337AB7"/>
            <w:sz w:val="21"/>
            <w:szCs w:val="21"/>
            <w:u w:val="none"/>
          </w:rPr>
          <w:t>yii\web\Response::$formatters</w:t>
        </w:r>
      </w:hyperlink>
      <w:r>
        <w:rPr>
          <w:rFonts w:ascii="Helvetica" w:hAnsi="Helvetica" w:cs="Helvetica"/>
          <w:color w:val="333333"/>
          <w:sz w:val="21"/>
          <w:szCs w:val="21"/>
        </w:rPr>
        <w:t> </w:t>
      </w:r>
      <w:r>
        <w:rPr>
          <w:rFonts w:ascii="Helvetica" w:hAnsi="Helvetica" w:cs="Helvetica"/>
          <w:color w:val="333333"/>
          <w:sz w:val="21"/>
          <w:szCs w:val="21"/>
        </w:rPr>
        <w:t>属性来增加格式器。</w:t>
      </w:r>
    </w:p>
    <w:p w:rsidR="00F34E49" w:rsidRDefault="00602F22" w:rsidP="00F34E49">
      <w:pPr>
        <w:widowControl/>
        <w:numPr>
          <w:ilvl w:val="0"/>
          <w:numId w:val="22"/>
        </w:numPr>
        <w:shd w:val="clear" w:color="auto" w:fill="FFFFFF"/>
        <w:spacing w:before="100" w:beforeAutospacing="1" w:after="100" w:afterAutospacing="1"/>
        <w:jc w:val="left"/>
        <w:rPr>
          <w:rFonts w:ascii="Helvetica" w:hAnsi="Helvetica" w:cs="Helvetica"/>
          <w:color w:val="333333"/>
          <w:szCs w:val="21"/>
        </w:rPr>
      </w:pPr>
      <w:hyperlink r:id="rId228" w:anchor="FORMAT_HTML-detail" w:history="1">
        <w:r w:rsidR="00F34E49">
          <w:rPr>
            <w:rStyle w:val="a4"/>
            <w:rFonts w:ascii="Helvetica" w:hAnsi="Helvetica" w:cs="Helvetica"/>
            <w:color w:val="337AB7"/>
            <w:szCs w:val="21"/>
            <w:u w:val="none"/>
          </w:rPr>
          <w:t>HTML</w:t>
        </w:r>
      </w:hyperlink>
      <w:r w:rsidR="00F34E49">
        <w:rPr>
          <w:rFonts w:ascii="Helvetica" w:hAnsi="Helvetica" w:cs="Helvetica"/>
          <w:color w:val="333333"/>
          <w:szCs w:val="21"/>
        </w:rPr>
        <w:t xml:space="preserve">: </w:t>
      </w:r>
      <w:r w:rsidR="00F34E49">
        <w:rPr>
          <w:rFonts w:ascii="Helvetica" w:hAnsi="Helvetica" w:cs="Helvetica"/>
          <w:color w:val="333333"/>
          <w:szCs w:val="21"/>
        </w:rPr>
        <w:t>通过</w:t>
      </w:r>
      <w:r w:rsidR="00F34E49">
        <w:rPr>
          <w:rFonts w:ascii="Helvetica" w:hAnsi="Helvetica" w:cs="Helvetica"/>
          <w:color w:val="333333"/>
          <w:szCs w:val="21"/>
        </w:rPr>
        <w:t> </w:t>
      </w:r>
      <w:hyperlink r:id="rId229" w:history="1">
        <w:r w:rsidR="00F34E49">
          <w:rPr>
            <w:rStyle w:val="a4"/>
            <w:rFonts w:ascii="Helvetica" w:hAnsi="Helvetica" w:cs="Helvetica"/>
            <w:color w:val="337AB7"/>
            <w:szCs w:val="21"/>
            <w:u w:val="none"/>
          </w:rPr>
          <w:t>yii\web\HtmlResponseFormatter</w:t>
        </w:r>
      </w:hyperlink>
      <w:r w:rsidR="00F34E49">
        <w:rPr>
          <w:rFonts w:ascii="Helvetica" w:hAnsi="Helvetica" w:cs="Helvetica"/>
          <w:color w:val="333333"/>
          <w:szCs w:val="21"/>
        </w:rPr>
        <w:t> </w:t>
      </w:r>
      <w:r w:rsidR="00F34E49">
        <w:rPr>
          <w:rFonts w:ascii="Helvetica" w:hAnsi="Helvetica" w:cs="Helvetica"/>
          <w:color w:val="333333"/>
          <w:szCs w:val="21"/>
        </w:rPr>
        <w:t>来实现</w:t>
      </w:r>
      <w:r w:rsidR="00F34E49">
        <w:rPr>
          <w:rFonts w:ascii="Helvetica" w:hAnsi="Helvetica" w:cs="Helvetica"/>
          <w:color w:val="333333"/>
          <w:szCs w:val="21"/>
        </w:rPr>
        <w:t>.</w:t>
      </w:r>
    </w:p>
    <w:p w:rsidR="00F34E49" w:rsidRDefault="00602F22" w:rsidP="00F34E49">
      <w:pPr>
        <w:widowControl/>
        <w:numPr>
          <w:ilvl w:val="0"/>
          <w:numId w:val="22"/>
        </w:numPr>
        <w:shd w:val="clear" w:color="auto" w:fill="FFFFFF"/>
        <w:spacing w:before="100" w:beforeAutospacing="1" w:after="100" w:afterAutospacing="1"/>
        <w:jc w:val="left"/>
        <w:rPr>
          <w:rFonts w:ascii="Helvetica" w:hAnsi="Helvetica" w:cs="Helvetica"/>
          <w:color w:val="333333"/>
          <w:szCs w:val="21"/>
        </w:rPr>
      </w:pPr>
      <w:hyperlink r:id="rId230" w:anchor="FORMAT_XML-detail" w:history="1">
        <w:r w:rsidR="00F34E49">
          <w:rPr>
            <w:rStyle w:val="a4"/>
            <w:rFonts w:ascii="Helvetica" w:hAnsi="Helvetica" w:cs="Helvetica"/>
            <w:color w:val="337AB7"/>
            <w:szCs w:val="21"/>
            <w:u w:val="none"/>
          </w:rPr>
          <w:t>XML</w:t>
        </w:r>
      </w:hyperlink>
      <w:r w:rsidR="00F34E49">
        <w:rPr>
          <w:rFonts w:ascii="Helvetica" w:hAnsi="Helvetica" w:cs="Helvetica"/>
          <w:color w:val="333333"/>
          <w:szCs w:val="21"/>
        </w:rPr>
        <w:t xml:space="preserve">: </w:t>
      </w:r>
      <w:r w:rsidR="00F34E49">
        <w:rPr>
          <w:rFonts w:ascii="Helvetica" w:hAnsi="Helvetica" w:cs="Helvetica"/>
          <w:color w:val="333333"/>
          <w:szCs w:val="21"/>
        </w:rPr>
        <w:t>通过</w:t>
      </w:r>
      <w:r w:rsidR="00F34E49">
        <w:rPr>
          <w:rFonts w:ascii="Helvetica" w:hAnsi="Helvetica" w:cs="Helvetica"/>
          <w:color w:val="333333"/>
          <w:szCs w:val="21"/>
        </w:rPr>
        <w:t> </w:t>
      </w:r>
      <w:hyperlink r:id="rId231" w:history="1">
        <w:r w:rsidR="00F34E49">
          <w:rPr>
            <w:rStyle w:val="a4"/>
            <w:rFonts w:ascii="Helvetica" w:hAnsi="Helvetica" w:cs="Helvetica"/>
            <w:color w:val="337AB7"/>
            <w:szCs w:val="21"/>
            <w:u w:val="none"/>
          </w:rPr>
          <w:t>yii\web\XmlResponseFormatter</w:t>
        </w:r>
      </w:hyperlink>
      <w:r w:rsidR="00F34E49">
        <w:rPr>
          <w:rFonts w:ascii="Helvetica" w:hAnsi="Helvetica" w:cs="Helvetica"/>
          <w:color w:val="333333"/>
          <w:szCs w:val="21"/>
        </w:rPr>
        <w:t>来实现</w:t>
      </w:r>
      <w:r w:rsidR="00F34E49">
        <w:rPr>
          <w:rFonts w:ascii="Helvetica" w:hAnsi="Helvetica" w:cs="Helvetica"/>
          <w:color w:val="333333"/>
          <w:szCs w:val="21"/>
        </w:rPr>
        <w:t>.</w:t>
      </w:r>
    </w:p>
    <w:p w:rsidR="00F34E49" w:rsidRDefault="00602F22" w:rsidP="00F34E49">
      <w:pPr>
        <w:widowControl/>
        <w:numPr>
          <w:ilvl w:val="0"/>
          <w:numId w:val="22"/>
        </w:numPr>
        <w:shd w:val="clear" w:color="auto" w:fill="FFFFFF"/>
        <w:spacing w:before="100" w:beforeAutospacing="1" w:after="100" w:afterAutospacing="1"/>
        <w:jc w:val="left"/>
        <w:rPr>
          <w:rFonts w:ascii="Helvetica" w:hAnsi="Helvetica" w:cs="Helvetica"/>
          <w:color w:val="333333"/>
          <w:szCs w:val="21"/>
        </w:rPr>
      </w:pPr>
      <w:hyperlink r:id="rId232" w:anchor="FORMAT_JSON-detail" w:history="1">
        <w:r w:rsidR="00F34E49">
          <w:rPr>
            <w:rStyle w:val="a4"/>
            <w:rFonts w:ascii="Helvetica" w:hAnsi="Helvetica" w:cs="Helvetica"/>
            <w:color w:val="337AB7"/>
            <w:szCs w:val="21"/>
            <w:u w:val="none"/>
          </w:rPr>
          <w:t>JSON</w:t>
        </w:r>
      </w:hyperlink>
      <w:r w:rsidR="00F34E49">
        <w:rPr>
          <w:rFonts w:ascii="Helvetica" w:hAnsi="Helvetica" w:cs="Helvetica"/>
          <w:color w:val="333333"/>
          <w:szCs w:val="21"/>
        </w:rPr>
        <w:t xml:space="preserve">: </w:t>
      </w:r>
      <w:r w:rsidR="00F34E49">
        <w:rPr>
          <w:rFonts w:ascii="Helvetica" w:hAnsi="Helvetica" w:cs="Helvetica"/>
          <w:color w:val="333333"/>
          <w:szCs w:val="21"/>
        </w:rPr>
        <w:t>通过</w:t>
      </w:r>
      <w:r w:rsidR="00F34E49">
        <w:rPr>
          <w:rFonts w:ascii="Helvetica" w:hAnsi="Helvetica" w:cs="Helvetica"/>
          <w:color w:val="333333"/>
          <w:szCs w:val="21"/>
        </w:rPr>
        <w:t> </w:t>
      </w:r>
      <w:hyperlink r:id="rId233" w:history="1">
        <w:r w:rsidR="00F34E49">
          <w:rPr>
            <w:rStyle w:val="a4"/>
            <w:rFonts w:ascii="Helvetica" w:hAnsi="Helvetica" w:cs="Helvetica"/>
            <w:color w:val="337AB7"/>
            <w:szCs w:val="21"/>
            <w:u w:val="none"/>
          </w:rPr>
          <w:t>yii\web\JsonResponseFormatter</w:t>
        </w:r>
      </w:hyperlink>
      <w:r w:rsidR="00F34E49">
        <w:rPr>
          <w:rFonts w:ascii="Helvetica" w:hAnsi="Helvetica" w:cs="Helvetica"/>
          <w:color w:val="333333"/>
          <w:szCs w:val="21"/>
        </w:rPr>
        <w:t>来实现</w:t>
      </w:r>
      <w:r w:rsidR="00F34E49">
        <w:rPr>
          <w:rFonts w:ascii="Helvetica" w:hAnsi="Helvetica" w:cs="Helvetica"/>
          <w:color w:val="333333"/>
          <w:szCs w:val="21"/>
        </w:rPr>
        <w:t>.</w:t>
      </w:r>
    </w:p>
    <w:p w:rsidR="00F34E49" w:rsidRDefault="00602F22" w:rsidP="00F34E49">
      <w:pPr>
        <w:widowControl/>
        <w:numPr>
          <w:ilvl w:val="0"/>
          <w:numId w:val="22"/>
        </w:numPr>
        <w:shd w:val="clear" w:color="auto" w:fill="FFFFFF"/>
        <w:spacing w:before="100" w:beforeAutospacing="1" w:after="100" w:afterAutospacing="1"/>
        <w:jc w:val="left"/>
        <w:rPr>
          <w:rFonts w:ascii="Helvetica" w:hAnsi="Helvetica" w:cs="Helvetica"/>
          <w:color w:val="333333"/>
          <w:szCs w:val="21"/>
        </w:rPr>
      </w:pPr>
      <w:hyperlink r:id="rId234" w:anchor="FORMAT_JSONP-detail" w:history="1">
        <w:r w:rsidR="00F34E49">
          <w:rPr>
            <w:rStyle w:val="a4"/>
            <w:rFonts w:ascii="Helvetica" w:hAnsi="Helvetica" w:cs="Helvetica"/>
            <w:color w:val="337AB7"/>
            <w:szCs w:val="21"/>
            <w:u w:val="none"/>
          </w:rPr>
          <w:t>JSONP</w:t>
        </w:r>
      </w:hyperlink>
      <w:r w:rsidR="00F34E49">
        <w:rPr>
          <w:rFonts w:ascii="Helvetica" w:hAnsi="Helvetica" w:cs="Helvetica"/>
          <w:color w:val="333333"/>
          <w:szCs w:val="21"/>
        </w:rPr>
        <w:t xml:space="preserve">: </w:t>
      </w:r>
      <w:r w:rsidR="00F34E49">
        <w:rPr>
          <w:rFonts w:ascii="Helvetica" w:hAnsi="Helvetica" w:cs="Helvetica"/>
          <w:color w:val="333333"/>
          <w:szCs w:val="21"/>
        </w:rPr>
        <w:t>通过</w:t>
      </w:r>
      <w:r w:rsidR="00F34E49">
        <w:rPr>
          <w:rFonts w:ascii="Helvetica" w:hAnsi="Helvetica" w:cs="Helvetica"/>
          <w:color w:val="333333"/>
          <w:szCs w:val="21"/>
        </w:rPr>
        <w:t> </w:t>
      </w:r>
      <w:hyperlink r:id="rId235" w:history="1">
        <w:r w:rsidR="00F34E49">
          <w:rPr>
            <w:rStyle w:val="a4"/>
            <w:rFonts w:ascii="Helvetica" w:hAnsi="Helvetica" w:cs="Helvetica"/>
            <w:color w:val="337AB7"/>
            <w:szCs w:val="21"/>
            <w:u w:val="none"/>
          </w:rPr>
          <w:t>yii\web\JsonResponseFormatter</w:t>
        </w:r>
      </w:hyperlink>
      <w:r w:rsidR="00F34E49">
        <w:rPr>
          <w:rFonts w:ascii="Helvetica" w:hAnsi="Helvetica" w:cs="Helvetica"/>
          <w:color w:val="333333"/>
          <w:szCs w:val="21"/>
        </w:rPr>
        <w:t>来实现</w:t>
      </w:r>
      <w:r w:rsidR="00F34E49">
        <w:rPr>
          <w:rFonts w:ascii="Helvetica" w:hAnsi="Helvetica" w:cs="Helvetica"/>
          <w:color w:val="333333"/>
          <w:szCs w:val="21"/>
        </w:rPr>
        <w:t>.</w:t>
      </w:r>
    </w:p>
    <w:p w:rsidR="00F34E49" w:rsidRDefault="00602F22" w:rsidP="00F34E49">
      <w:pPr>
        <w:widowControl/>
        <w:numPr>
          <w:ilvl w:val="0"/>
          <w:numId w:val="22"/>
        </w:numPr>
        <w:shd w:val="clear" w:color="auto" w:fill="FFFFFF"/>
        <w:spacing w:before="100" w:beforeAutospacing="1" w:after="100" w:afterAutospacing="1"/>
        <w:jc w:val="left"/>
        <w:rPr>
          <w:rFonts w:ascii="Helvetica" w:hAnsi="Helvetica" w:cs="Helvetica"/>
          <w:color w:val="333333"/>
          <w:szCs w:val="21"/>
        </w:rPr>
      </w:pPr>
      <w:hyperlink r:id="rId236" w:anchor="FORMAT_RAW-detail" w:history="1">
        <w:r w:rsidR="00F34E49">
          <w:rPr>
            <w:rStyle w:val="a4"/>
            <w:rFonts w:ascii="Helvetica" w:hAnsi="Helvetica" w:cs="Helvetica"/>
            <w:color w:val="337AB7"/>
            <w:szCs w:val="21"/>
            <w:u w:val="none"/>
          </w:rPr>
          <w:t>RAW</w:t>
        </w:r>
      </w:hyperlink>
      <w:r w:rsidR="00F34E49">
        <w:rPr>
          <w:rFonts w:ascii="Helvetica" w:hAnsi="Helvetica" w:cs="Helvetica"/>
          <w:color w:val="333333"/>
          <w:szCs w:val="21"/>
        </w:rPr>
        <w:t>: use this format if you want to send the response directly without applying any formatting.</w:t>
      </w:r>
    </w:p>
    <w:p w:rsidR="00F34E49" w:rsidRDefault="009C1796" w:rsidP="00F34E49">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上述响应主体可明确地</w:t>
      </w:r>
      <w:r w:rsidR="00F34E49">
        <w:rPr>
          <w:rFonts w:ascii="Helvetica" w:hAnsi="Helvetica" w:cs="Helvetica"/>
          <w:color w:val="333333"/>
          <w:sz w:val="21"/>
          <w:szCs w:val="21"/>
        </w:rPr>
        <w:t>设置，但是在大多数情况下是通过</w:t>
      </w:r>
      <w:r w:rsidR="00F34E49">
        <w:rPr>
          <w:rFonts w:ascii="Helvetica" w:hAnsi="Helvetica" w:cs="Helvetica"/>
          <w:color w:val="333333"/>
          <w:sz w:val="21"/>
          <w:szCs w:val="21"/>
        </w:rPr>
        <w:t> </w:t>
      </w:r>
      <w:hyperlink r:id="rId237" w:history="1">
        <w:r w:rsidR="00F34E49">
          <w:rPr>
            <w:rStyle w:val="a4"/>
            <w:rFonts w:ascii="Helvetica" w:hAnsi="Helvetica" w:cs="Helvetica"/>
            <w:color w:val="337AB7"/>
            <w:sz w:val="21"/>
            <w:szCs w:val="21"/>
            <w:u w:val="none"/>
          </w:rPr>
          <w:t>操作</w:t>
        </w:r>
      </w:hyperlink>
      <w:r w:rsidR="00F34E49">
        <w:rPr>
          <w:rFonts w:ascii="Helvetica" w:hAnsi="Helvetica" w:cs="Helvetica"/>
          <w:color w:val="333333"/>
          <w:sz w:val="21"/>
          <w:szCs w:val="21"/>
        </w:rPr>
        <w:t> </w:t>
      </w:r>
      <w:r w:rsidR="00F34E49">
        <w:rPr>
          <w:rFonts w:ascii="Helvetica" w:hAnsi="Helvetica" w:cs="Helvetica"/>
          <w:color w:val="333333"/>
          <w:sz w:val="21"/>
          <w:szCs w:val="21"/>
        </w:rPr>
        <w:t>方法的返回值隐式地设置</w:t>
      </w:r>
      <w:r>
        <w:rPr>
          <w:rFonts w:ascii="Helvetica" w:hAnsi="Helvetica" w:cs="Helvetica" w:hint="eastAsia"/>
          <w:color w:val="333333"/>
          <w:sz w:val="21"/>
          <w:szCs w:val="21"/>
        </w:rPr>
        <w:t>的</w:t>
      </w:r>
      <w:r w:rsidR="00F34E49">
        <w:rPr>
          <w:rFonts w:ascii="Helvetica" w:hAnsi="Helvetica" w:cs="Helvetica"/>
          <w:color w:val="333333"/>
          <w:sz w:val="21"/>
          <w:szCs w:val="21"/>
        </w:rPr>
        <w:t>，常用场景如下所示：</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actionIndex</w:t>
      </w:r>
      <w:r>
        <w:rPr>
          <w:rStyle w:val="hljs-params"/>
          <w:rFonts w:ascii="Consolas" w:hAnsi="Consolas" w:cs="Consolas"/>
          <w:color w:val="444444"/>
          <w:shd w:val="clear" w:color="auto" w:fill="F0F0F0"/>
        </w:rPr>
        <w:t>()</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-&gt;render(</w:t>
      </w:r>
      <w:r>
        <w:rPr>
          <w:rStyle w:val="hljs-string"/>
          <w:rFonts w:ascii="Consolas" w:hAnsi="Consolas" w:cs="Consolas"/>
          <w:color w:val="880000"/>
          <w:shd w:val="clear" w:color="auto" w:fill="F0F0F0"/>
        </w:rPr>
        <w:t>'index'</w:t>
      </w:r>
      <w:r>
        <w:rPr>
          <w:rStyle w:val="HTML"/>
          <w:rFonts w:ascii="Consolas" w:hAnsi="Consolas" w:cs="Consolas"/>
          <w:color w:val="444444"/>
          <w:shd w:val="clear" w:color="auto" w:fill="F0F0F0"/>
        </w:rPr>
        <w:t>);</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F34E49" w:rsidRDefault="00F34E49" w:rsidP="00F34E49">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上述的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index</w:t>
      </w:r>
      <w:r>
        <w:rPr>
          <w:rFonts w:ascii="Helvetica" w:hAnsi="Helvetica" w:cs="Helvetica"/>
          <w:color w:val="333333"/>
          <w:sz w:val="21"/>
          <w:szCs w:val="21"/>
        </w:rPr>
        <w:t> </w:t>
      </w:r>
      <w:r>
        <w:rPr>
          <w:rFonts w:ascii="Helvetica" w:hAnsi="Helvetica" w:cs="Helvetica"/>
          <w:color w:val="333333"/>
          <w:sz w:val="21"/>
          <w:szCs w:val="21"/>
        </w:rPr>
        <w:t>操作返回</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index</w:t>
      </w:r>
      <w:r>
        <w:rPr>
          <w:rFonts w:ascii="Helvetica" w:hAnsi="Helvetica" w:cs="Helvetica"/>
          <w:color w:val="333333"/>
          <w:sz w:val="21"/>
          <w:szCs w:val="21"/>
        </w:rPr>
        <w:t> </w:t>
      </w:r>
      <w:r>
        <w:rPr>
          <w:rFonts w:ascii="Helvetica" w:hAnsi="Helvetica" w:cs="Helvetica"/>
          <w:color w:val="333333"/>
          <w:sz w:val="21"/>
          <w:szCs w:val="21"/>
        </w:rPr>
        <w:t>视图渲染结果，</w:t>
      </w:r>
      <w:r>
        <w:rPr>
          <w:rFonts w:ascii="Helvetica" w:hAnsi="Helvetica" w:cs="Helvetica"/>
          <w:color w:val="333333"/>
          <w:sz w:val="21"/>
          <w:szCs w:val="21"/>
        </w:rPr>
        <w:t xml:space="preserve"> </w:t>
      </w:r>
      <w:r>
        <w:rPr>
          <w:rFonts w:ascii="Helvetica" w:hAnsi="Helvetica" w:cs="Helvetica"/>
          <w:color w:val="333333"/>
          <w:sz w:val="21"/>
          <w:szCs w:val="21"/>
        </w:rPr>
        <w:t>返回值会被</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response</w:t>
      </w:r>
      <w:r>
        <w:rPr>
          <w:rFonts w:ascii="Helvetica" w:hAnsi="Helvetica" w:cs="Helvetica"/>
          <w:color w:val="333333"/>
          <w:sz w:val="21"/>
          <w:szCs w:val="21"/>
        </w:rPr>
        <w:t> </w:t>
      </w:r>
      <w:r>
        <w:rPr>
          <w:rFonts w:ascii="Helvetica" w:hAnsi="Helvetica" w:cs="Helvetica"/>
          <w:color w:val="333333"/>
          <w:sz w:val="21"/>
          <w:szCs w:val="21"/>
        </w:rPr>
        <w:t>组件格式化后发送给终端用户。</w:t>
      </w:r>
    </w:p>
    <w:p w:rsidR="00F34E49" w:rsidRDefault="00F34E49" w:rsidP="00F34E49">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因为响应格式默认为</w:t>
      </w:r>
      <w:hyperlink r:id="rId238" w:anchor="FORMAT_HTML-detail" w:history="1">
        <w:r>
          <w:rPr>
            <w:rStyle w:val="a4"/>
            <w:rFonts w:ascii="Helvetica" w:hAnsi="Helvetica" w:cs="Helvetica"/>
            <w:color w:val="337AB7"/>
            <w:sz w:val="21"/>
            <w:szCs w:val="21"/>
            <w:u w:val="none"/>
          </w:rPr>
          <w:t>HTML</w:t>
        </w:r>
      </w:hyperlink>
      <w:r>
        <w:rPr>
          <w:rFonts w:ascii="Helvetica" w:hAnsi="Helvetica" w:cs="Helvetica"/>
          <w:color w:val="333333"/>
          <w:sz w:val="21"/>
          <w:szCs w:val="21"/>
        </w:rPr>
        <w:t xml:space="preserve">, </w:t>
      </w:r>
      <w:r>
        <w:rPr>
          <w:rFonts w:ascii="Helvetica" w:hAnsi="Helvetica" w:cs="Helvetica"/>
          <w:color w:val="333333"/>
          <w:sz w:val="21"/>
          <w:szCs w:val="21"/>
        </w:rPr>
        <w:t>只需要在操作方法中返回一个字符串，</w:t>
      </w:r>
      <w:r>
        <w:rPr>
          <w:rFonts w:ascii="Helvetica" w:hAnsi="Helvetica" w:cs="Helvetica"/>
          <w:color w:val="333333"/>
          <w:sz w:val="21"/>
          <w:szCs w:val="21"/>
        </w:rPr>
        <w:t xml:space="preserve"> </w:t>
      </w:r>
      <w:r>
        <w:rPr>
          <w:rFonts w:ascii="Helvetica" w:hAnsi="Helvetica" w:cs="Helvetica"/>
          <w:color w:val="333333"/>
          <w:sz w:val="21"/>
          <w:szCs w:val="21"/>
        </w:rPr>
        <w:t>如果想使用其他响应格式，应在返回数据前先设置格式，</w:t>
      </w:r>
      <w:r>
        <w:rPr>
          <w:rFonts w:ascii="Helvetica" w:hAnsi="Helvetica" w:cs="Helvetica"/>
          <w:color w:val="333333"/>
          <w:sz w:val="21"/>
          <w:szCs w:val="21"/>
        </w:rPr>
        <w:t xml:space="preserve"> </w:t>
      </w:r>
      <w:r>
        <w:rPr>
          <w:rFonts w:ascii="Helvetica" w:hAnsi="Helvetica" w:cs="Helvetica"/>
          <w:color w:val="333333"/>
          <w:sz w:val="21"/>
          <w:szCs w:val="21"/>
        </w:rPr>
        <w:t>例如：</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actionInfo</w:t>
      </w:r>
      <w:r>
        <w:rPr>
          <w:rStyle w:val="hljs-params"/>
          <w:rFonts w:ascii="Consolas" w:hAnsi="Consolas" w:cs="Consolas"/>
          <w:color w:val="444444"/>
          <w:shd w:val="clear" w:color="auto" w:fill="F0F0F0"/>
        </w:rPr>
        <w:t>()</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9C1796" w:rsidRDefault="009C1796" w:rsidP="009C1796">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435"/>
        </w:tabs>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ab/>
      </w:r>
      <w:r w:rsidRPr="004D658C">
        <w:rPr>
          <w:rStyle w:val="HTML"/>
          <w:rFonts w:ascii="Consolas" w:hAnsi="Consolas" w:cs="Consolas" w:hint="eastAsia"/>
          <w:color w:val="444444"/>
          <w:highlight w:val="green"/>
          <w:shd w:val="clear" w:color="auto" w:fill="F0F0F0"/>
        </w:rPr>
        <w:t>//</w:t>
      </w:r>
      <w:r w:rsidR="00A2130C" w:rsidRPr="004D658C">
        <w:rPr>
          <w:rStyle w:val="HTML"/>
          <w:rFonts w:ascii="Consolas" w:hAnsi="Consolas" w:cs="Consolas" w:hint="eastAsia"/>
          <w:color w:val="444444"/>
          <w:highlight w:val="green"/>
          <w:shd w:val="clear" w:color="auto" w:fill="F0F0F0"/>
        </w:rPr>
        <w:t>实现</w:t>
      </w:r>
      <w:r w:rsidR="00A2130C" w:rsidRPr="004D658C">
        <w:rPr>
          <w:rStyle w:val="HTML"/>
          <w:rFonts w:ascii="Consolas" w:hAnsi="Consolas" w:cs="Consolas"/>
          <w:color w:val="444444"/>
          <w:highlight w:val="green"/>
          <w:shd w:val="clear" w:color="auto" w:fill="F0F0F0"/>
        </w:rPr>
        <w:t>内容主体被</w:t>
      </w:r>
      <w:r w:rsidR="00A2130C" w:rsidRPr="004D658C">
        <w:rPr>
          <w:rStyle w:val="HTML"/>
          <w:rFonts w:ascii="Consolas" w:hAnsi="Consolas" w:cs="Consolas" w:hint="eastAsia"/>
          <w:color w:val="444444"/>
          <w:highlight w:val="green"/>
          <w:shd w:val="clear" w:color="auto" w:fill="F0F0F0"/>
        </w:rPr>
        <w:t>格式化</w:t>
      </w:r>
      <w:r w:rsidR="00A2130C" w:rsidRPr="004D658C">
        <w:rPr>
          <w:rStyle w:val="HTML"/>
          <w:rFonts w:ascii="Consolas" w:hAnsi="Consolas" w:cs="Consolas"/>
          <w:color w:val="444444"/>
          <w:highlight w:val="green"/>
          <w:shd w:val="clear" w:color="auto" w:fill="F0F0F0"/>
        </w:rPr>
        <w:t>的代码如下：</w:t>
      </w:r>
      <w:r w:rsidR="004D658C">
        <w:rPr>
          <w:rStyle w:val="HTML"/>
          <w:rFonts w:ascii="Consolas" w:hAnsi="Consolas" w:cs="Consolas" w:hint="eastAsia"/>
          <w:color w:val="444444"/>
          <w:shd w:val="clear" w:color="auto" w:fill="F0F0F0"/>
        </w:rPr>
        <w:t xml:space="preserve">                                   </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sidRPr="009C1796">
        <w:rPr>
          <w:rStyle w:val="HTML"/>
          <w:rFonts w:ascii="Consolas" w:hAnsi="Consolas" w:cs="Consolas"/>
          <w:color w:val="444444"/>
          <w:highlight w:val="green"/>
          <w:shd w:val="clear" w:color="auto" w:fill="F0F0F0"/>
        </w:rPr>
        <w:t>\Yii::</w:t>
      </w:r>
      <w:r w:rsidRPr="009C1796">
        <w:rPr>
          <w:rStyle w:val="hljs-variable"/>
          <w:rFonts w:ascii="Consolas" w:hAnsi="Consolas" w:cs="Consolas"/>
          <w:color w:val="BC6060"/>
          <w:highlight w:val="green"/>
          <w:shd w:val="clear" w:color="auto" w:fill="F0F0F0"/>
        </w:rPr>
        <w:t>$app</w:t>
      </w:r>
      <w:r w:rsidRPr="009C1796">
        <w:rPr>
          <w:rStyle w:val="HTML"/>
          <w:rFonts w:ascii="Consolas" w:hAnsi="Consolas" w:cs="Consolas"/>
          <w:color w:val="444444"/>
          <w:highlight w:val="green"/>
          <w:shd w:val="clear" w:color="auto" w:fill="F0F0F0"/>
        </w:rPr>
        <w:t>-&gt;response-&gt;format = \yii\web\Response::FORMAT_JSON;</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'message'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'hello world'</w:t>
      </w:r>
      <w:r>
        <w:rPr>
          <w:rStyle w:val="HTML"/>
          <w:rFonts w:ascii="Consolas" w:hAnsi="Consolas" w:cs="Consolas"/>
          <w:color w:val="444444"/>
          <w:shd w:val="clear" w:color="auto" w:fill="F0F0F0"/>
        </w:rPr>
        <w:t>,</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'code'</w:t>
      </w:r>
      <w:r>
        <w:rPr>
          <w:rStyle w:val="HTML"/>
          <w:rFonts w:ascii="Consolas" w:hAnsi="Consolas" w:cs="Consolas"/>
          <w:color w:val="444444"/>
          <w:shd w:val="clear" w:color="auto" w:fill="F0F0F0"/>
        </w:rPr>
        <w:t xml:space="preserve"> =&gt; </w:t>
      </w:r>
      <w:r>
        <w:rPr>
          <w:rStyle w:val="hljs-number"/>
          <w:rFonts w:ascii="Consolas" w:hAnsi="Consolas" w:cs="Consolas"/>
          <w:color w:val="880000"/>
          <w:shd w:val="clear" w:color="auto" w:fill="F0F0F0"/>
        </w:rPr>
        <w:t>100</w:t>
      </w:r>
      <w:r>
        <w:rPr>
          <w:rStyle w:val="HTML"/>
          <w:rFonts w:ascii="Consolas" w:hAnsi="Consolas" w:cs="Consolas"/>
          <w:color w:val="444444"/>
          <w:shd w:val="clear" w:color="auto" w:fill="F0F0F0"/>
        </w:rPr>
        <w:t>,</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F34E49" w:rsidRDefault="00F34E49" w:rsidP="00F34E49">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如上所述，触雷使用默认的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response</w:t>
      </w:r>
      <w:r>
        <w:rPr>
          <w:rFonts w:ascii="Helvetica" w:hAnsi="Helvetica" w:cs="Helvetica"/>
          <w:color w:val="333333"/>
          <w:sz w:val="21"/>
          <w:szCs w:val="21"/>
        </w:rPr>
        <w:t> </w:t>
      </w:r>
      <w:r>
        <w:rPr>
          <w:rFonts w:ascii="Helvetica" w:hAnsi="Helvetica" w:cs="Helvetica"/>
          <w:color w:val="333333"/>
          <w:sz w:val="21"/>
          <w:szCs w:val="21"/>
        </w:rPr>
        <w:t>应用组件，也可创建自己的响应对象并发送给终端用户，</w:t>
      </w:r>
      <w:r>
        <w:rPr>
          <w:rFonts w:ascii="Helvetica" w:hAnsi="Helvetica" w:cs="Helvetica"/>
          <w:color w:val="333333"/>
          <w:sz w:val="21"/>
          <w:szCs w:val="21"/>
        </w:rPr>
        <w:t xml:space="preserve"> </w:t>
      </w:r>
      <w:r>
        <w:rPr>
          <w:rFonts w:ascii="Helvetica" w:hAnsi="Helvetica" w:cs="Helvetica"/>
          <w:color w:val="333333"/>
          <w:sz w:val="21"/>
          <w:szCs w:val="21"/>
        </w:rPr>
        <w:t>可在操作方法中返回该响应对象，如下所示：</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actionInfo</w:t>
      </w:r>
      <w:r>
        <w:rPr>
          <w:rStyle w:val="hljs-params"/>
          <w:rFonts w:ascii="Consolas" w:hAnsi="Consolas" w:cs="Consolas"/>
          <w:color w:val="444444"/>
          <w:shd w:val="clear" w:color="auto" w:fill="F0F0F0"/>
        </w:rPr>
        <w:t>()</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F34E49" w:rsidRDefault="001B0661" w:rsidP="001B0661">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435"/>
        </w:tabs>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ab/>
      </w:r>
      <w:r w:rsidR="00F34E49">
        <w:rPr>
          <w:rStyle w:val="hljs-keyword"/>
          <w:rFonts w:ascii="Consolas" w:hAnsi="Consolas" w:cs="Consolas"/>
          <w:b/>
          <w:bCs/>
          <w:color w:val="444444"/>
          <w:shd w:val="clear" w:color="auto" w:fill="F0F0F0"/>
        </w:rPr>
        <w:t>return</w:t>
      </w:r>
      <w:r w:rsidR="00F34E49">
        <w:rPr>
          <w:rStyle w:val="HTML"/>
          <w:rFonts w:ascii="Consolas" w:hAnsi="Consolas" w:cs="Consolas"/>
          <w:color w:val="444444"/>
          <w:shd w:val="clear" w:color="auto" w:fill="F0F0F0"/>
        </w:rPr>
        <w:t xml:space="preserve"> \Yii::createObject([</w:t>
      </w:r>
    </w:p>
    <w:p w:rsidR="001B0661" w:rsidRPr="001B0661" w:rsidRDefault="001B0661" w:rsidP="001B0661">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1035"/>
        </w:tabs>
        <w:wordWrap w:val="0"/>
        <w:ind w:left="-120" w:right="-120"/>
        <w:rPr>
          <w:rStyle w:val="HTML"/>
          <w:rFonts w:ascii="Consolas" w:hAnsi="Consolas" w:cs="Consolas"/>
          <w:color w:val="444444"/>
          <w:highlight w:val="green"/>
          <w:shd w:val="clear" w:color="auto" w:fill="F0F0F0"/>
        </w:rPr>
      </w:pPr>
      <w:r>
        <w:rPr>
          <w:rStyle w:val="HTML"/>
          <w:rFonts w:ascii="Consolas" w:hAnsi="Consolas" w:cs="Consolas"/>
          <w:color w:val="444444"/>
          <w:shd w:val="clear" w:color="auto" w:fill="F0F0F0"/>
        </w:rPr>
        <w:tab/>
      </w:r>
      <w:r w:rsidRPr="001B0661">
        <w:rPr>
          <w:rStyle w:val="HTML"/>
          <w:rFonts w:ascii="Consolas" w:hAnsi="Consolas" w:cs="Consolas"/>
          <w:color w:val="444444"/>
          <w:highlight w:val="green"/>
          <w:shd w:val="clear" w:color="auto" w:fill="F0F0F0"/>
        </w:rPr>
        <w:t>//</w:t>
      </w:r>
      <w:r w:rsidRPr="001B0661">
        <w:rPr>
          <w:rStyle w:val="HTML"/>
          <w:rFonts w:ascii="Consolas" w:hAnsi="Consolas" w:cs="Consolas" w:hint="eastAsia"/>
          <w:color w:val="444444"/>
          <w:highlight w:val="green"/>
          <w:shd w:val="clear" w:color="auto" w:fill="F0F0F0"/>
        </w:rPr>
        <w:t>自</w:t>
      </w:r>
      <w:r w:rsidRPr="001B0661">
        <w:rPr>
          <w:rStyle w:val="HTML"/>
          <w:rFonts w:ascii="Consolas" w:hAnsi="Consolas" w:cs="Consolas"/>
          <w:color w:val="444444"/>
          <w:highlight w:val="green"/>
          <w:shd w:val="clear" w:color="auto" w:fill="F0F0F0"/>
        </w:rPr>
        <w:t>定义格式化</w:t>
      </w:r>
      <w:r w:rsidRPr="001B0661">
        <w:rPr>
          <w:rStyle w:val="HTML"/>
          <w:rFonts w:ascii="Consolas" w:hAnsi="Consolas" w:cs="Consolas" w:hint="eastAsia"/>
          <w:color w:val="444444"/>
          <w:highlight w:val="green"/>
          <w:shd w:val="clear" w:color="auto" w:fill="F0F0F0"/>
        </w:rPr>
        <w:t>格式</w:t>
      </w:r>
    </w:p>
    <w:p w:rsidR="00F34E49" w:rsidRPr="001B0661"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highlight w:val="green"/>
          <w:shd w:val="clear" w:color="auto" w:fill="F0F0F0"/>
        </w:rPr>
      </w:pPr>
      <w:r w:rsidRPr="001B0661">
        <w:rPr>
          <w:rStyle w:val="HTML"/>
          <w:rFonts w:ascii="Consolas" w:hAnsi="Consolas" w:cs="Consolas"/>
          <w:color w:val="444444"/>
          <w:highlight w:val="green"/>
          <w:shd w:val="clear" w:color="auto" w:fill="F0F0F0"/>
        </w:rPr>
        <w:t xml:space="preserve">        </w:t>
      </w:r>
      <w:r w:rsidRPr="001B0661">
        <w:rPr>
          <w:rStyle w:val="hljs-string"/>
          <w:rFonts w:ascii="Consolas" w:hAnsi="Consolas" w:cs="Consolas"/>
          <w:color w:val="880000"/>
          <w:highlight w:val="green"/>
          <w:shd w:val="clear" w:color="auto" w:fill="F0F0F0"/>
        </w:rPr>
        <w:t>'class'</w:t>
      </w:r>
      <w:r w:rsidRPr="001B0661">
        <w:rPr>
          <w:rStyle w:val="HTML"/>
          <w:rFonts w:ascii="Consolas" w:hAnsi="Consolas" w:cs="Consolas"/>
          <w:color w:val="444444"/>
          <w:highlight w:val="green"/>
          <w:shd w:val="clear" w:color="auto" w:fill="F0F0F0"/>
        </w:rPr>
        <w:t xml:space="preserve"> =&gt; </w:t>
      </w:r>
      <w:r w:rsidRPr="001B0661">
        <w:rPr>
          <w:rStyle w:val="hljs-string"/>
          <w:rFonts w:ascii="Consolas" w:hAnsi="Consolas" w:cs="Consolas"/>
          <w:color w:val="880000"/>
          <w:highlight w:val="green"/>
          <w:shd w:val="clear" w:color="auto" w:fill="F0F0F0"/>
        </w:rPr>
        <w:t>'yii\web\Response'</w:t>
      </w:r>
      <w:r w:rsidRPr="001B0661">
        <w:rPr>
          <w:rStyle w:val="HTML"/>
          <w:rFonts w:ascii="Consolas" w:hAnsi="Consolas" w:cs="Consolas"/>
          <w:color w:val="444444"/>
          <w:highlight w:val="green"/>
          <w:shd w:val="clear" w:color="auto" w:fill="F0F0F0"/>
        </w:rPr>
        <w:t>,</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1B0661">
        <w:rPr>
          <w:rStyle w:val="HTML"/>
          <w:rFonts w:ascii="Consolas" w:hAnsi="Consolas" w:cs="Consolas"/>
          <w:color w:val="444444"/>
          <w:highlight w:val="green"/>
          <w:shd w:val="clear" w:color="auto" w:fill="F0F0F0"/>
        </w:rPr>
        <w:t xml:space="preserve">        </w:t>
      </w:r>
      <w:r w:rsidRPr="001B0661">
        <w:rPr>
          <w:rStyle w:val="hljs-string"/>
          <w:rFonts w:ascii="Consolas" w:hAnsi="Consolas" w:cs="Consolas"/>
          <w:color w:val="880000"/>
          <w:highlight w:val="green"/>
          <w:shd w:val="clear" w:color="auto" w:fill="F0F0F0"/>
        </w:rPr>
        <w:t>'format'</w:t>
      </w:r>
      <w:r w:rsidRPr="001B0661">
        <w:rPr>
          <w:rStyle w:val="HTML"/>
          <w:rFonts w:ascii="Consolas" w:hAnsi="Consolas" w:cs="Consolas"/>
          <w:color w:val="444444"/>
          <w:highlight w:val="green"/>
          <w:shd w:val="clear" w:color="auto" w:fill="F0F0F0"/>
        </w:rPr>
        <w:t xml:space="preserve"> =&gt; \yii\web\Response::FORMAT_JSON,</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'data'</w:t>
      </w:r>
      <w:r>
        <w:rPr>
          <w:rStyle w:val="HTML"/>
          <w:rFonts w:ascii="Consolas" w:hAnsi="Consolas" w:cs="Consolas"/>
          <w:color w:val="444444"/>
          <w:shd w:val="clear" w:color="auto" w:fill="F0F0F0"/>
        </w:rPr>
        <w:t xml:space="preserve"> =&gt; [</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'message'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'hello world'</w:t>
      </w:r>
      <w:r>
        <w:rPr>
          <w:rStyle w:val="HTML"/>
          <w:rFonts w:ascii="Consolas" w:hAnsi="Consolas" w:cs="Consolas"/>
          <w:color w:val="444444"/>
          <w:shd w:val="clear" w:color="auto" w:fill="F0F0F0"/>
        </w:rPr>
        <w:t>,</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'code'</w:t>
      </w:r>
      <w:r>
        <w:rPr>
          <w:rStyle w:val="HTML"/>
          <w:rFonts w:ascii="Consolas" w:hAnsi="Consolas" w:cs="Consolas"/>
          <w:color w:val="444444"/>
          <w:shd w:val="clear" w:color="auto" w:fill="F0F0F0"/>
        </w:rPr>
        <w:t xml:space="preserve"> =&gt; </w:t>
      </w:r>
      <w:r>
        <w:rPr>
          <w:rStyle w:val="hljs-number"/>
          <w:rFonts w:ascii="Consolas" w:hAnsi="Consolas" w:cs="Consolas"/>
          <w:color w:val="880000"/>
          <w:shd w:val="clear" w:color="auto" w:fill="F0F0F0"/>
        </w:rPr>
        <w:t>100</w:t>
      </w:r>
      <w:r>
        <w:rPr>
          <w:rStyle w:val="HTML"/>
          <w:rFonts w:ascii="Consolas" w:hAnsi="Consolas" w:cs="Consolas"/>
          <w:color w:val="444444"/>
          <w:shd w:val="clear" w:color="auto" w:fill="F0F0F0"/>
        </w:rPr>
        <w:t>,</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F34E49" w:rsidRDefault="00F34E49" w:rsidP="00F34E4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F34E49" w:rsidRDefault="00F34E49" w:rsidP="00F34E49">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rPr>
        <w:t>注意：</w:t>
      </w:r>
      <w:r>
        <w:rPr>
          <w:rFonts w:ascii="Helvetica" w:hAnsi="Helvetica" w:cs="Helvetica"/>
          <w:color w:val="8A6D3B"/>
          <w:sz w:val="21"/>
          <w:szCs w:val="21"/>
        </w:rPr>
        <w:t>如果创建你自己的响应对象，将不能在应用配置中设置</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response</w:t>
      </w:r>
      <w:r>
        <w:rPr>
          <w:rFonts w:ascii="Helvetica" w:hAnsi="Helvetica" w:cs="Helvetica"/>
          <w:color w:val="8A6D3B"/>
          <w:sz w:val="21"/>
          <w:szCs w:val="21"/>
        </w:rPr>
        <w:t> </w:t>
      </w:r>
      <w:r>
        <w:rPr>
          <w:rFonts w:ascii="Helvetica" w:hAnsi="Helvetica" w:cs="Helvetica"/>
          <w:color w:val="8A6D3B"/>
          <w:sz w:val="21"/>
          <w:szCs w:val="21"/>
        </w:rPr>
        <w:t>组件，尽管如此，</w:t>
      </w:r>
      <w:r>
        <w:rPr>
          <w:rFonts w:ascii="Helvetica" w:hAnsi="Helvetica" w:cs="Helvetica"/>
          <w:color w:val="8A6D3B"/>
          <w:sz w:val="21"/>
          <w:szCs w:val="21"/>
        </w:rPr>
        <w:t xml:space="preserve"> </w:t>
      </w:r>
      <w:r>
        <w:rPr>
          <w:rFonts w:ascii="Helvetica" w:hAnsi="Helvetica" w:cs="Helvetica"/>
          <w:color w:val="8A6D3B"/>
          <w:sz w:val="21"/>
          <w:szCs w:val="21"/>
        </w:rPr>
        <w:t>可使用</w:t>
      </w:r>
      <w:r>
        <w:rPr>
          <w:rFonts w:ascii="Helvetica" w:hAnsi="Helvetica" w:cs="Helvetica"/>
          <w:color w:val="8A6D3B"/>
          <w:sz w:val="21"/>
          <w:szCs w:val="21"/>
        </w:rPr>
        <w:t> </w:t>
      </w:r>
      <w:hyperlink r:id="rId239" w:history="1">
        <w:r>
          <w:rPr>
            <w:rStyle w:val="a4"/>
            <w:rFonts w:ascii="Helvetica" w:hAnsi="Helvetica" w:cs="Helvetica"/>
            <w:color w:val="337AB7"/>
            <w:sz w:val="21"/>
            <w:szCs w:val="21"/>
            <w:u w:val="none"/>
          </w:rPr>
          <w:t>依赖注入</w:t>
        </w:r>
      </w:hyperlink>
      <w:r>
        <w:rPr>
          <w:rFonts w:ascii="Helvetica" w:hAnsi="Helvetica" w:cs="Helvetica"/>
          <w:color w:val="8A6D3B"/>
          <w:sz w:val="21"/>
          <w:szCs w:val="21"/>
        </w:rPr>
        <w:t> </w:t>
      </w:r>
      <w:r>
        <w:rPr>
          <w:rFonts w:ascii="Helvetica" w:hAnsi="Helvetica" w:cs="Helvetica"/>
          <w:color w:val="8A6D3B"/>
          <w:sz w:val="21"/>
          <w:szCs w:val="21"/>
        </w:rPr>
        <w:t>应用通用配置到你新的响应对象。</w:t>
      </w:r>
    </w:p>
    <w:p w:rsidR="00F34E49" w:rsidRDefault="00F34E49" w:rsidP="00792ED0">
      <w:pPr>
        <w:pStyle w:val="a9"/>
        <w:shd w:val="clear" w:color="auto" w:fill="FFFFFF"/>
        <w:spacing w:before="0" w:beforeAutospacing="0" w:after="150" w:afterAutospacing="0"/>
        <w:rPr>
          <w:rFonts w:ascii="Helvetica" w:hAnsi="Helvetica" w:cs="Helvetica"/>
          <w:color w:val="333333"/>
          <w:sz w:val="21"/>
          <w:szCs w:val="21"/>
        </w:rPr>
      </w:pPr>
    </w:p>
    <w:p w:rsidR="001B0661" w:rsidRDefault="001B0661" w:rsidP="00532160">
      <w:pPr>
        <w:pStyle w:val="a9"/>
        <w:shd w:val="clear" w:color="auto" w:fill="FFFFFF"/>
        <w:spacing w:before="0" w:beforeAutospacing="0" w:after="150" w:afterAutospacing="0"/>
        <w:outlineLvl w:val="3"/>
        <w:rPr>
          <w:rFonts w:ascii="Helvetica" w:hAnsi="Helvetica" w:cs="Helvetica"/>
          <w:color w:val="333333"/>
          <w:sz w:val="21"/>
          <w:szCs w:val="21"/>
        </w:rPr>
      </w:pPr>
      <w:r>
        <w:rPr>
          <w:rFonts w:ascii="Helvetica" w:hAnsi="Helvetica" w:cs="Helvetica" w:hint="eastAsia"/>
          <w:color w:val="333333"/>
          <w:sz w:val="21"/>
          <w:szCs w:val="21"/>
        </w:rPr>
        <w:t>4.4</w:t>
      </w:r>
      <w:r>
        <w:rPr>
          <w:rFonts w:ascii="Helvetica" w:hAnsi="Helvetica" w:cs="Helvetica" w:hint="eastAsia"/>
          <w:color w:val="333333"/>
          <w:sz w:val="21"/>
          <w:szCs w:val="21"/>
        </w:rPr>
        <w:t>、</w:t>
      </w:r>
      <w:r>
        <w:rPr>
          <w:rFonts w:ascii="Helvetica" w:hAnsi="Helvetica" w:cs="Helvetica"/>
          <w:color w:val="333333"/>
          <w:sz w:val="21"/>
          <w:szCs w:val="21"/>
        </w:rPr>
        <w:t>浏览器跳转</w:t>
      </w:r>
    </w:p>
    <w:p w:rsidR="001B0661" w:rsidRDefault="001B0661" w:rsidP="001B066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浏览器跳转依赖于发送一个</w:t>
      </w:r>
      <w:r>
        <w:rPr>
          <w:rStyle w:val="HTML"/>
          <w:rFonts w:ascii="Consolas" w:hAnsi="Consolas" w:cs="Consolas"/>
          <w:color w:val="C7254E"/>
          <w:sz w:val="19"/>
          <w:szCs w:val="19"/>
          <w:shd w:val="clear" w:color="auto" w:fill="F9F2F4"/>
        </w:rPr>
        <w:t>Location</w:t>
      </w:r>
      <w:r>
        <w:rPr>
          <w:rFonts w:ascii="Helvetica" w:hAnsi="Helvetica" w:cs="Helvetica"/>
          <w:color w:val="333333"/>
          <w:sz w:val="21"/>
          <w:szCs w:val="21"/>
        </w:rPr>
        <w:t xml:space="preserve"> HTTP </w:t>
      </w:r>
      <w:r>
        <w:rPr>
          <w:rFonts w:ascii="Helvetica" w:hAnsi="Helvetica" w:cs="Helvetica"/>
          <w:color w:val="333333"/>
          <w:sz w:val="21"/>
          <w:szCs w:val="21"/>
        </w:rPr>
        <w:t>头，因为该功能通常被使用，</w:t>
      </w:r>
      <w:r>
        <w:rPr>
          <w:rFonts w:ascii="Helvetica" w:hAnsi="Helvetica" w:cs="Helvetica"/>
          <w:color w:val="333333"/>
          <w:sz w:val="21"/>
          <w:szCs w:val="21"/>
        </w:rPr>
        <w:t xml:space="preserve"> Yii</w:t>
      </w:r>
      <w:r>
        <w:rPr>
          <w:rFonts w:ascii="Helvetica" w:hAnsi="Helvetica" w:cs="Helvetica"/>
          <w:color w:val="333333"/>
          <w:sz w:val="21"/>
          <w:szCs w:val="21"/>
        </w:rPr>
        <w:t>提供对它提供了特别的支持。</w:t>
      </w:r>
    </w:p>
    <w:p w:rsidR="001B0661" w:rsidRDefault="001B0661" w:rsidP="001B066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可调用</w:t>
      </w:r>
      <w:hyperlink r:id="rId240" w:anchor="redirect()-detail" w:history="1">
        <w:r>
          <w:rPr>
            <w:rStyle w:val="a4"/>
            <w:rFonts w:ascii="Helvetica" w:hAnsi="Helvetica" w:cs="Helvetica"/>
            <w:color w:val="337AB7"/>
            <w:sz w:val="21"/>
            <w:szCs w:val="21"/>
          </w:rPr>
          <w:t>yii\web\Response::redirect()</w:t>
        </w:r>
      </w:hyperlink>
      <w:r>
        <w:rPr>
          <w:rFonts w:ascii="Helvetica" w:hAnsi="Helvetica" w:cs="Helvetica"/>
          <w:color w:val="333333"/>
          <w:sz w:val="21"/>
          <w:szCs w:val="21"/>
        </w:rPr>
        <w:t> </w:t>
      </w:r>
      <w:r>
        <w:rPr>
          <w:rFonts w:ascii="Helvetica" w:hAnsi="Helvetica" w:cs="Helvetica"/>
          <w:color w:val="333333"/>
          <w:sz w:val="21"/>
          <w:szCs w:val="21"/>
        </w:rPr>
        <w:t>方法将用户浏览器跳转到一个</w:t>
      </w:r>
      <w:r>
        <w:rPr>
          <w:rFonts w:ascii="Helvetica" w:hAnsi="Helvetica" w:cs="Helvetica"/>
          <w:color w:val="333333"/>
          <w:sz w:val="21"/>
          <w:szCs w:val="21"/>
        </w:rPr>
        <w:t>URL</w:t>
      </w:r>
      <w:r>
        <w:rPr>
          <w:rFonts w:ascii="Helvetica" w:hAnsi="Helvetica" w:cs="Helvetica"/>
          <w:color w:val="333333"/>
          <w:sz w:val="21"/>
          <w:szCs w:val="21"/>
        </w:rPr>
        <w:t>地址，该方法设置合适的</w:t>
      </w:r>
      <w:r>
        <w:rPr>
          <w:rFonts w:ascii="Helvetica" w:hAnsi="Helvetica" w:cs="Helvetica"/>
          <w:color w:val="333333"/>
          <w:sz w:val="21"/>
          <w:szCs w:val="21"/>
        </w:rPr>
        <w:t xml:space="preserve"> </w:t>
      </w:r>
      <w:r>
        <w:rPr>
          <w:rFonts w:ascii="Helvetica" w:hAnsi="Helvetica" w:cs="Helvetica"/>
          <w:color w:val="333333"/>
          <w:sz w:val="21"/>
          <w:szCs w:val="21"/>
        </w:rPr>
        <w:t>带指定</w:t>
      </w:r>
      <w:r>
        <w:rPr>
          <w:rFonts w:ascii="Helvetica" w:hAnsi="Helvetica" w:cs="Helvetica"/>
          <w:color w:val="333333"/>
          <w:sz w:val="21"/>
          <w:szCs w:val="21"/>
        </w:rPr>
        <w:t>URL</w:t>
      </w:r>
      <w:r>
        <w:rPr>
          <w:rFonts w:ascii="Helvetica" w:hAnsi="Helvetica" w:cs="Helvetica"/>
          <w:color w:val="333333"/>
          <w:sz w:val="21"/>
          <w:szCs w:val="21"/>
        </w:rPr>
        <w:t>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Location</w:t>
      </w:r>
      <w:r>
        <w:rPr>
          <w:rFonts w:ascii="Helvetica" w:hAnsi="Helvetica" w:cs="Helvetica"/>
          <w:color w:val="333333"/>
          <w:sz w:val="21"/>
          <w:szCs w:val="21"/>
        </w:rPr>
        <w:t> </w:t>
      </w:r>
      <w:r>
        <w:rPr>
          <w:rFonts w:ascii="Helvetica" w:hAnsi="Helvetica" w:cs="Helvetica"/>
          <w:color w:val="333333"/>
          <w:sz w:val="21"/>
          <w:szCs w:val="21"/>
        </w:rPr>
        <w:t>头并返回它自己为响应对象，在操作的方法中，</w:t>
      </w:r>
      <w:r>
        <w:rPr>
          <w:rFonts w:ascii="Helvetica" w:hAnsi="Helvetica" w:cs="Helvetica"/>
          <w:color w:val="333333"/>
          <w:sz w:val="21"/>
          <w:szCs w:val="21"/>
        </w:rPr>
        <w:t xml:space="preserve"> </w:t>
      </w:r>
      <w:r>
        <w:rPr>
          <w:rFonts w:ascii="Helvetica" w:hAnsi="Helvetica" w:cs="Helvetica"/>
          <w:color w:val="333333"/>
          <w:sz w:val="21"/>
          <w:szCs w:val="21"/>
        </w:rPr>
        <w:t>可调用缩写版</w:t>
      </w:r>
      <w:hyperlink r:id="rId241" w:anchor="redirect()-detail" w:history="1">
        <w:r>
          <w:rPr>
            <w:rStyle w:val="a4"/>
            <w:rFonts w:ascii="Helvetica" w:hAnsi="Helvetica" w:cs="Helvetica"/>
            <w:color w:val="337AB7"/>
            <w:sz w:val="21"/>
            <w:szCs w:val="21"/>
          </w:rPr>
          <w:t>yii\web\Controller::redirect()</w:t>
        </w:r>
      </w:hyperlink>
      <w:r>
        <w:rPr>
          <w:rFonts w:ascii="Helvetica" w:hAnsi="Helvetica" w:cs="Helvetica"/>
          <w:color w:val="333333"/>
          <w:sz w:val="21"/>
          <w:szCs w:val="21"/>
        </w:rPr>
        <w:t>，例如：</w:t>
      </w:r>
    </w:p>
    <w:p w:rsidR="001B0661" w:rsidRDefault="001B0661" w:rsidP="001B066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actionOld</w:t>
      </w:r>
      <w:r>
        <w:rPr>
          <w:rStyle w:val="hljs-params"/>
          <w:rFonts w:ascii="Consolas" w:hAnsi="Consolas" w:cs="Consolas"/>
          <w:color w:val="444444"/>
          <w:shd w:val="clear" w:color="auto" w:fill="F0F0F0"/>
        </w:rPr>
        <w:t>()</w:t>
      </w:r>
    </w:p>
    <w:p w:rsidR="001B0661" w:rsidRDefault="001B0661" w:rsidP="001B066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1B0661" w:rsidRDefault="001B0661" w:rsidP="001B066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-&gt;redirect(</w:t>
      </w:r>
      <w:r>
        <w:rPr>
          <w:rStyle w:val="hljs-string"/>
          <w:rFonts w:ascii="Consolas" w:hAnsi="Consolas" w:cs="Consolas"/>
          <w:color w:val="880000"/>
          <w:shd w:val="clear" w:color="auto" w:fill="F0F0F0"/>
        </w:rPr>
        <w:t>'http://example.com/new'</w:t>
      </w:r>
      <w:r>
        <w:rPr>
          <w:rStyle w:val="HTML"/>
          <w:rFonts w:ascii="Consolas" w:hAnsi="Consolas" w:cs="Consolas"/>
          <w:color w:val="444444"/>
          <w:shd w:val="clear" w:color="auto" w:fill="F0F0F0"/>
        </w:rPr>
        <w:t xml:space="preserve">, </w:t>
      </w:r>
      <w:r>
        <w:rPr>
          <w:rStyle w:val="hljs-number"/>
          <w:rFonts w:ascii="Consolas" w:hAnsi="Consolas" w:cs="Consolas"/>
          <w:color w:val="880000"/>
          <w:shd w:val="clear" w:color="auto" w:fill="F0F0F0"/>
        </w:rPr>
        <w:t>301</w:t>
      </w:r>
      <w:r>
        <w:rPr>
          <w:rStyle w:val="HTML"/>
          <w:rFonts w:ascii="Consolas" w:hAnsi="Consolas" w:cs="Consolas"/>
          <w:color w:val="444444"/>
          <w:shd w:val="clear" w:color="auto" w:fill="F0F0F0"/>
        </w:rPr>
        <w:t>);</w:t>
      </w:r>
    </w:p>
    <w:p w:rsidR="001B0661" w:rsidRDefault="001B0661" w:rsidP="001B066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1B0661" w:rsidRDefault="001B0661" w:rsidP="001B066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在如上代码中，操作的方法返回</w:t>
      </w:r>
      <w:r>
        <w:rPr>
          <w:rStyle w:val="HTML"/>
          <w:rFonts w:ascii="Consolas" w:hAnsi="Consolas" w:cs="Consolas"/>
          <w:color w:val="C7254E"/>
          <w:sz w:val="19"/>
          <w:szCs w:val="19"/>
          <w:shd w:val="clear" w:color="auto" w:fill="F9F2F4"/>
        </w:rPr>
        <w:t>redirect()</w:t>
      </w:r>
      <w:r>
        <w:rPr>
          <w:rFonts w:ascii="Helvetica" w:hAnsi="Helvetica" w:cs="Helvetica"/>
          <w:color w:val="333333"/>
          <w:sz w:val="21"/>
          <w:szCs w:val="21"/>
        </w:rPr>
        <w:t> </w:t>
      </w:r>
      <w:r>
        <w:rPr>
          <w:rFonts w:ascii="Helvetica" w:hAnsi="Helvetica" w:cs="Helvetica"/>
          <w:color w:val="333333"/>
          <w:sz w:val="21"/>
          <w:szCs w:val="21"/>
        </w:rPr>
        <w:t>方法的结果，如前所述，</w:t>
      </w:r>
      <w:r>
        <w:rPr>
          <w:rFonts w:ascii="Helvetica" w:hAnsi="Helvetica" w:cs="Helvetica"/>
          <w:color w:val="333333"/>
          <w:sz w:val="21"/>
          <w:szCs w:val="21"/>
        </w:rPr>
        <w:t xml:space="preserve"> </w:t>
      </w:r>
      <w:r>
        <w:rPr>
          <w:rFonts w:ascii="Helvetica" w:hAnsi="Helvetica" w:cs="Helvetica"/>
          <w:color w:val="333333"/>
          <w:sz w:val="21"/>
          <w:szCs w:val="21"/>
        </w:rPr>
        <w:t>操作的方法返回的响应对象会被当总响应发送给终端用户。</w:t>
      </w:r>
    </w:p>
    <w:p w:rsidR="001B0661" w:rsidRDefault="001B0661" w:rsidP="001B066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除了动作方法外，可直接调用</w:t>
      </w:r>
      <w:hyperlink r:id="rId242" w:anchor="redirect()-detail" w:history="1">
        <w:r>
          <w:rPr>
            <w:rStyle w:val="a4"/>
            <w:rFonts w:ascii="Helvetica" w:hAnsi="Helvetica" w:cs="Helvetica"/>
            <w:color w:val="337AB7"/>
            <w:sz w:val="21"/>
            <w:szCs w:val="21"/>
          </w:rPr>
          <w:t>yii\web\Response::redirect()</w:t>
        </w:r>
      </w:hyperlink>
      <w:r>
        <w:rPr>
          <w:rFonts w:ascii="Helvetica" w:hAnsi="Helvetica" w:cs="Helvetica"/>
          <w:color w:val="333333"/>
          <w:sz w:val="21"/>
          <w:szCs w:val="21"/>
        </w:rPr>
        <w:t> </w:t>
      </w:r>
      <w:r>
        <w:rPr>
          <w:rFonts w:ascii="Helvetica" w:hAnsi="Helvetica" w:cs="Helvetica"/>
          <w:color w:val="333333"/>
          <w:sz w:val="21"/>
          <w:szCs w:val="21"/>
        </w:rPr>
        <w:t>再调用</w:t>
      </w:r>
      <w:r>
        <w:rPr>
          <w:rFonts w:ascii="Helvetica" w:hAnsi="Helvetica" w:cs="Helvetica"/>
          <w:color w:val="333333"/>
          <w:sz w:val="21"/>
          <w:szCs w:val="21"/>
        </w:rPr>
        <w:t> </w:t>
      </w:r>
      <w:hyperlink r:id="rId243" w:anchor="send()-detail" w:history="1">
        <w:r>
          <w:rPr>
            <w:rStyle w:val="a4"/>
            <w:rFonts w:ascii="Helvetica" w:hAnsi="Helvetica" w:cs="Helvetica"/>
            <w:color w:val="337AB7"/>
            <w:sz w:val="21"/>
            <w:szCs w:val="21"/>
          </w:rPr>
          <w:t>yii\web\Response::send()</w:t>
        </w:r>
      </w:hyperlink>
      <w:r>
        <w:rPr>
          <w:rFonts w:ascii="Helvetica" w:hAnsi="Helvetica" w:cs="Helvetica"/>
          <w:color w:val="333333"/>
          <w:sz w:val="21"/>
          <w:szCs w:val="21"/>
        </w:rPr>
        <w:t> </w:t>
      </w:r>
      <w:r>
        <w:rPr>
          <w:rFonts w:ascii="Helvetica" w:hAnsi="Helvetica" w:cs="Helvetica"/>
          <w:color w:val="333333"/>
          <w:sz w:val="21"/>
          <w:szCs w:val="21"/>
        </w:rPr>
        <w:t>方法来确保没有其他内容追加到响应中。</w:t>
      </w:r>
    </w:p>
    <w:p w:rsidR="001B0661" w:rsidRDefault="001B0661" w:rsidP="001B066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-&gt;response-&gt;redirect(</w:t>
      </w:r>
      <w:r>
        <w:rPr>
          <w:rStyle w:val="hljs-string"/>
          <w:rFonts w:ascii="Consolas" w:hAnsi="Consolas" w:cs="Consolas"/>
          <w:color w:val="880000"/>
          <w:shd w:val="clear" w:color="auto" w:fill="F0F0F0"/>
        </w:rPr>
        <w:t>'http://example.com/new'</w:t>
      </w:r>
      <w:r>
        <w:rPr>
          <w:rStyle w:val="HTML"/>
          <w:rFonts w:ascii="Consolas" w:hAnsi="Consolas" w:cs="Consolas"/>
          <w:color w:val="444444"/>
          <w:shd w:val="clear" w:color="auto" w:fill="F0F0F0"/>
        </w:rPr>
        <w:t xml:space="preserve">, </w:t>
      </w:r>
      <w:r>
        <w:rPr>
          <w:rStyle w:val="hljs-number"/>
          <w:rFonts w:ascii="Consolas" w:hAnsi="Consolas" w:cs="Consolas"/>
          <w:color w:val="880000"/>
          <w:shd w:val="clear" w:color="auto" w:fill="F0F0F0"/>
        </w:rPr>
        <w:t>301</w:t>
      </w:r>
      <w:r>
        <w:rPr>
          <w:rStyle w:val="HTML"/>
          <w:rFonts w:ascii="Consolas" w:hAnsi="Consolas" w:cs="Consolas"/>
          <w:color w:val="444444"/>
          <w:shd w:val="clear" w:color="auto" w:fill="F0F0F0"/>
        </w:rPr>
        <w:t>)-&gt;send();</w:t>
      </w:r>
    </w:p>
    <w:p w:rsidR="001B0661" w:rsidRDefault="001B0661" w:rsidP="001B0661">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rPr>
        <w:t>信息：</w:t>
      </w:r>
      <w:hyperlink r:id="rId244" w:anchor="redirect()-detail" w:history="1">
        <w:r>
          <w:rPr>
            <w:rStyle w:val="a4"/>
            <w:rFonts w:ascii="Helvetica" w:hAnsi="Helvetica" w:cs="Helvetica"/>
            <w:color w:val="337AB7"/>
            <w:sz w:val="21"/>
            <w:szCs w:val="21"/>
          </w:rPr>
          <w:t>yii\web\Response::redirect()</w:t>
        </w:r>
      </w:hyperlink>
      <w:r>
        <w:rPr>
          <w:rFonts w:ascii="Helvetica" w:hAnsi="Helvetica" w:cs="Helvetica"/>
          <w:color w:val="31708F"/>
          <w:sz w:val="21"/>
          <w:szCs w:val="21"/>
        </w:rPr>
        <w:t> </w:t>
      </w:r>
      <w:r>
        <w:rPr>
          <w:rFonts w:ascii="Helvetica" w:hAnsi="Helvetica" w:cs="Helvetica"/>
          <w:color w:val="31708F"/>
          <w:sz w:val="21"/>
          <w:szCs w:val="21"/>
        </w:rPr>
        <w:t>方法默认会设置响应状态码为</w:t>
      </w:r>
      <w:r>
        <w:rPr>
          <w:rFonts w:ascii="Helvetica" w:hAnsi="Helvetica" w:cs="Helvetica"/>
          <w:color w:val="31708F"/>
          <w:sz w:val="21"/>
          <w:szCs w:val="21"/>
        </w:rPr>
        <w:t>302</w:t>
      </w:r>
      <w:r>
        <w:rPr>
          <w:rFonts w:ascii="Helvetica" w:hAnsi="Helvetica" w:cs="Helvetica"/>
          <w:color w:val="31708F"/>
          <w:sz w:val="21"/>
          <w:szCs w:val="21"/>
        </w:rPr>
        <w:t>，该状态码会告诉浏览器请求的资源</w:t>
      </w:r>
      <w:r>
        <w:rPr>
          <w:rFonts w:ascii="Helvetica" w:hAnsi="Helvetica" w:cs="Helvetica"/>
          <w:color w:val="31708F"/>
          <w:sz w:val="21"/>
          <w:szCs w:val="21"/>
        </w:rPr>
        <w:t> </w:t>
      </w:r>
      <w:r>
        <w:rPr>
          <w:rStyle w:val="ad"/>
          <w:rFonts w:ascii="Helvetica" w:hAnsi="Helvetica" w:cs="Helvetica"/>
          <w:color w:val="31708F"/>
          <w:sz w:val="21"/>
          <w:szCs w:val="21"/>
        </w:rPr>
        <w:t>临时</w:t>
      </w:r>
      <w:r>
        <w:rPr>
          <w:rFonts w:ascii="Helvetica" w:hAnsi="Helvetica" w:cs="Helvetica"/>
          <w:color w:val="31708F"/>
          <w:sz w:val="21"/>
          <w:szCs w:val="21"/>
        </w:rPr>
        <w:t>放在另一个</w:t>
      </w:r>
      <w:r>
        <w:rPr>
          <w:rFonts w:ascii="Helvetica" w:hAnsi="Helvetica" w:cs="Helvetica"/>
          <w:color w:val="31708F"/>
          <w:sz w:val="21"/>
          <w:szCs w:val="21"/>
        </w:rPr>
        <w:t>URI</w:t>
      </w:r>
      <w:r>
        <w:rPr>
          <w:rFonts w:ascii="Helvetica" w:hAnsi="Helvetica" w:cs="Helvetica"/>
          <w:color w:val="31708F"/>
          <w:sz w:val="21"/>
          <w:szCs w:val="21"/>
        </w:rPr>
        <w:t>地址上，可传递一个</w:t>
      </w:r>
      <w:r>
        <w:rPr>
          <w:rFonts w:ascii="Helvetica" w:hAnsi="Helvetica" w:cs="Helvetica"/>
          <w:color w:val="31708F"/>
          <w:sz w:val="21"/>
          <w:szCs w:val="21"/>
        </w:rPr>
        <w:t>301</w:t>
      </w:r>
      <w:r>
        <w:rPr>
          <w:rFonts w:ascii="Helvetica" w:hAnsi="Helvetica" w:cs="Helvetica"/>
          <w:color w:val="31708F"/>
          <w:sz w:val="21"/>
          <w:szCs w:val="21"/>
        </w:rPr>
        <w:t>状态码告知浏览器请求</w:t>
      </w:r>
      <w:r>
        <w:rPr>
          <w:rFonts w:ascii="Helvetica" w:hAnsi="Helvetica" w:cs="Helvetica"/>
          <w:color w:val="31708F"/>
          <w:sz w:val="21"/>
          <w:szCs w:val="21"/>
        </w:rPr>
        <w:t xml:space="preserve"> </w:t>
      </w:r>
      <w:r>
        <w:rPr>
          <w:rFonts w:ascii="Helvetica" w:hAnsi="Helvetica" w:cs="Helvetica"/>
          <w:color w:val="31708F"/>
          <w:sz w:val="21"/>
          <w:szCs w:val="21"/>
        </w:rPr>
        <w:t>的资源已经</w:t>
      </w:r>
      <w:r>
        <w:rPr>
          <w:rFonts w:ascii="Helvetica" w:hAnsi="Helvetica" w:cs="Helvetica"/>
          <w:color w:val="31708F"/>
          <w:sz w:val="21"/>
          <w:szCs w:val="21"/>
        </w:rPr>
        <w:t> </w:t>
      </w:r>
      <w:r>
        <w:rPr>
          <w:rStyle w:val="ad"/>
          <w:rFonts w:ascii="Helvetica" w:hAnsi="Helvetica" w:cs="Helvetica"/>
          <w:color w:val="31708F"/>
          <w:sz w:val="21"/>
          <w:szCs w:val="21"/>
        </w:rPr>
        <w:t>永久</w:t>
      </w:r>
      <w:r>
        <w:rPr>
          <w:rFonts w:ascii="Helvetica" w:hAnsi="Helvetica" w:cs="Helvetica"/>
          <w:color w:val="31708F"/>
          <w:sz w:val="21"/>
          <w:szCs w:val="21"/>
        </w:rPr>
        <w:t> </w:t>
      </w:r>
      <w:r>
        <w:rPr>
          <w:rFonts w:ascii="Helvetica" w:hAnsi="Helvetica" w:cs="Helvetica"/>
          <w:color w:val="31708F"/>
          <w:sz w:val="21"/>
          <w:szCs w:val="21"/>
        </w:rPr>
        <w:t>重定向到新的</w:t>
      </w:r>
      <w:r>
        <w:rPr>
          <w:rFonts w:ascii="Helvetica" w:hAnsi="Helvetica" w:cs="Helvetica"/>
          <w:color w:val="31708F"/>
          <w:sz w:val="21"/>
          <w:szCs w:val="21"/>
        </w:rPr>
        <w:t>URId</w:t>
      </w:r>
      <w:r>
        <w:rPr>
          <w:rFonts w:ascii="Helvetica" w:hAnsi="Helvetica" w:cs="Helvetica"/>
          <w:color w:val="31708F"/>
          <w:sz w:val="21"/>
          <w:szCs w:val="21"/>
        </w:rPr>
        <w:t>地址。</w:t>
      </w:r>
    </w:p>
    <w:p w:rsidR="001B0661" w:rsidRDefault="001B0661" w:rsidP="001B066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如果当前请求为</w:t>
      </w:r>
      <w:r>
        <w:rPr>
          <w:rFonts w:ascii="Helvetica" w:hAnsi="Helvetica" w:cs="Helvetica"/>
          <w:color w:val="333333"/>
          <w:sz w:val="21"/>
          <w:szCs w:val="21"/>
        </w:rPr>
        <w:t xml:space="preserve">AJAX </w:t>
      </w:r>
      <w:r>
        <w:rPr>
          <w:rFonts w:ascii="Helvetica" w:hAnsi="Helvetica" w:cs="Helvetica"/>
          <w:color w:val="333333"/>
          <w:sz w:val="21"/>
          <w:szCs w:val="21"/>
        </w:rPr>
        <w:t>请求，</w:t>
      </w:r>
      <w:r>
        <w:rPr>
          <w:rFonts w:ascii="Helvetica" w:hAnsi="Helvetica" w:cs="Helvetica"/>
          <w:color w:val="333333"/>
          <w:sz w:val="21"/>
          <w:szCs w:val="21"/>
        </w:rPr>
        <w:t xml:space="preserve"> </w:t>
      </w:r>
      <w:r>
        <w:rPr>
          <w:rFonts w:ascii="Helvetica" w:hAnsi="Helvetica" w:cs="Helvetica"/>
          <w:color w:val="333333"/>
          <w:sz w:val="21"/>
          <w:szCs w:val="21"/>
        </w:rPr>
        <w:t>发送一个</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Location</w:t>
      </w:r>
      <w:r>
        <w:rPr>
          <w:rFonts w:ascii="Helvetica" w:hAnsi="Helvetica" w:cs="Helvetica"/>
          <w:color w:val="333333"/>
          <w:sz w:val="21"/>
          <w:szCs w:val="21"/>
        </w:rPr>
        <w:t> </w:t>
      </w:r>
      <w:r>
        <w:rPr>
          <w:rFonts w:ascii="Helvetica" w:hAnsi="Helvetica" w:cs="Helvetica"/>
          <w:color w:val="333333"/>
          <w:sz w:val="21"/>
          <w:szCs w:val="21"/>
        </w:rPr>
        <w:t>头不会自动使浏览器跳转，为解决这个问题，</w:t>
      </w:r>
      <w:hyperlink r:id="rId245" w:anchor="redirect()-detail" w:history="1">
        <w:r>
          <w:rPr>
            <w:rStyle w:val="a4"/>
            <w:rFonts w:ascii="Helvetica" w:hAnsi="Helvetica" w:cs="Helvetica"/>
            <w:color w:val="337AB7"/>
            <w:sz w:val="21"/>
            <w:szCs w:val="21"/>
          </w:rPr>
          <w:t>yii\web\Response::redirect()</w:t>
        </w:r>
      </w:hyperlink>
      <w:r>
        <w:rPr>
          <w:rFonts w:ascii="Helvetica" w:hAnsi="Helvetica" w:cs="Helvetica"/>
          <w:color w:val="333333"/>
          <w:sz w:val="21"/>
          <w:szCs w:val="21"/>
        </w:rPr>
        <w:t> </w:t>
      </w:r>
      <w:r>
        <w:rPr>
          <w:rFonts w:ascii="Helvetica" w:hAnsi="Helvetica" w:cs="Helvetica"/>
          <w:color w:val="333333"/>
          <w:sz w:val="21"/>
          <w:szCs w:val="21"/>
        </w:rPr>
        <w:t>方法设置一个值为要跳转的</w:t>
      </w:r>
      <w:r>
        <w:rPr>
          <w:rFonts w:ascii="Helvetica" w:hAnsi="Helvetica" w:cs="Helvetica"/>
          <w:color w:val="333333"/>
          <w:sz w:val="21"/>
          <w:szCs w:val="21"/>
        </w:rPr>
        <w:t>URL</w:t>
      </w:r>
      <w:r>
        <w:rPr>
          <w:rFonts w:ascii="Helvetica" w:hAnsi="Helvetica" w:cs="Helvetica"/>
          <w:color w:val="333333"/>
          <w:sz w:val="21"/>
          <w:szCs w:val="21"/>
        </w:rPr>
        <w:t>的</w:t>
      </w:r>
      <w:r>
        <w:rPr>
          <w:rStyle w:val="HTML"/>
          <w:rFonts w:ascii="Consolas" w:hAnsi="Consolas" w:cs="Consolas"/>
          <w:color w:val="C7254E"/>
          <w:sz w:val="19"/>
          <w:szCs w:val="19"/>
          <w:shd w:val="clear" w:color="auto" w:fill="F9F2F4"/>
        </w:rPr>
        <w:t>X-Redirect</w:t>
      </w:r>
      <w:r>
        <w:rPr>
          <w:rFonts w:ascii="Helvetica" w:hAnsi="Helvetica" w:cs="Helvetica"/>
          <w:color w:val="333333"/>
          <w:sz w:val="21"/>
          <w:szCs w:val="21"/>
        </w:rPr>
        <w:t> </w:t>
      </w:r>
      <w:r>
        <w:rPr>
          <w:rFonts w:ascii="Helvetica" w:hAnsi="Helvetica" w:cs="Helvetica"/>
          <w:color w:val="333333"/>
          <w:sz w:val="21"/>
          <w:szCs w:val="21"/>
        </w:rPr>
        <w:t>头，</w:t>
      </w:r>
      <w:r>
        <w:rPr>
          <w:rFonts w:ascii="Helvetica" w:hAnsi="Helvetica" w:cs="Helvetica"/>
          <w:color w:val="333333"/>
          <w:sz w:val="21"/>
          <w:szCs w:val="21"/>
        </w:rPr>
        <w:t xml:space="preserve"> </w:t>
      </w:r>
      <w:r>
        <w:rPr>
          <w:rFonts w:ascii="Helvetica" w:hAnsi="Helvetica" w:cs="Helvetica"/>
          <w:color w:val="333333"/>
          <w:sz w:val="21"/>
          <w:szCs w:val="21"/>
        </w:rPr>
        <w:t>在客户端可编写</w:t>
      </w:r>
      <w:r>
        <w:rPr>
          <w:rFonts w:ascii="Helvetica" w:hAnsi="Helvetica" w:cs="Helvetica"/>
          <w:color w:val="333333"/>
          <w:sz w:val="21"/>
          <w:szCs w:val="21"/>
        </w:rPr>
        <w:t xml:space="preserve">JavaScript </w:t>
      </w:r>
      <w:r>
        <w:rPr>
          <w:rFonts w:ascii="Helvetica" w:hAnsi="Helvetica" w:cs="Helvetica"/>
          <w:color w:val="333333"/>
          <w:sz w:val="21"/>
          <w:szCs w:val="21"/>
        </w:rPr>
        <w:t>代码读取该头部值然后让浏览器跳转对应的</w:t>
      </w:r>
      <w:r>
        <w:rPr>
          <w:rFonts w:ascii="Helvetica" w:hAnsi="Helvetica" w:cs="Helvetica"/>
          <w:color w:val="333333"/>
          <w:sz w:val="21"/>
          <w:szCs w:val="21"/>
        </w:rPr>
        <w:t>URL</w:t>
      </w:r>
      <w:r>
        <w:rPr>
          <w:rFonts w:ascii="Helvetica" w:hAnsi="Helvetica" w:cs="Helvetica"/>
          <w:color w:val="333333"/>
          <w:sz w:val="21"/>
          <w:szCs w:val="21"/>
        </w:rPr>
        <w:t>。</w:t>
      </w:r>
    </w:p>
    <w:p w:rsidR="001B0661" w:rsidRDefault="001B0661" w:rsidP="001B0661">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rPr>
        <w:t>信息：</w:t>
      </w:r>
      <w:r>
        <w:rPr>
          <w:rFonts w:ascii="Helvetica" w:hAnsi="Helvetica" w:cs="Helvetica"/>
          <w:color w:val="31708F"/>
          <w:sz w:val="21"/>
          <w:szCs w:val="21"/>
        </w:rPr>
        <w:t xml:space="preserve">Yii </w:t>
      </w:r>
      <w:r>
        <w:rPr>
          <w:rFonts w:ascii="Helvetica" w:hAnsi="Helvetica" w:cs="Helvetica"/>
          <w:color w:val="31708F"/>
          <w:sz w:val="21"/>
          <w:szCs w:val="21"/>
        </w:rPr>
        <w:t>配备了一个</w:t>
      </w:r>
      <w:r>
        <w:rPr>
          <w:rStyle w:val="HTML"/>
          <w:rFonts w:ascii="Consolas" w:hAnsi="Consolas" w:cs="Consolas"/>
          <w:color w:val="C7254E"/>
          <w:sz w:val="19"/>
          <w:szCs w:val="19"/>
          <w:shd w:val="clear" w:color="auto" w:fill="F9F2F4"/>
        </w:rPr>
        <w:t>yii.js</w:t>
      </w:r>
      <w:r>
        <w:rPr>
          <w:rFonts w:ascii="Helvetica" w:hAnsi="Helvetica" w:cs="Helvetica"/>
          <w:color w:val="31708F"/>
          <w:sz w:val="21"/>
          <w:szCs w:val="21"/>
        </w:rPr>
        <w:t xml:space="preserve"> JavaScript </w:t>
      </w:r>
      <w:r>
        <w:rPr>
          <w:rFonts w:ascii="Helvetica" w:hAnsi="Helvetica" w:cs="Helvetica"/>
          <w:color w:val="31708F"/>
          <w:sz w:val="21"/>
          <w:szCs w:val="21"/>
        </w:rPr>
        <w:t>文件提供常用</w:t>
      </w:r>
      <w:r>
        <w:rPr>
          <w:rFonts w:ascii="Helvetica" w:hAnsi="Helvetica" w:cs="Helvetica"/>
          <w:color w:val="31708F"/>
          <w:sz w:val="21"/>
          <w:szCs w:val="21"/>
        </w:rPr>
        <w:t>JavaScript</w:t>
      </w:r>
      <w:r>
        <w:rPr>
          <w:rFonts w:ascii="Helvetica" w:hAnsi="Helvetica" w:cs="Helvetica"/>
          <w:color w:val="31708F"/>
          <w:sz w:val="21"/>
          <w:szCs w:val="21"/>
        </w:rPr>
        <w:t>功能，</w:t>
      </w:r>
      <w:r>
        <w:rPr>
          <w:rFonts w:ascii="Helvetica" w:hAnsi="Helvetica" w:cs="Helvetica"/>
          <w:color w:val="31708F"/>
          <w:sz w:val="21"/>
          <w:szCs w:val="21"/>
        </w:rPr>
        <w:t xml:space="preserve"> </w:t>
      </w:r>
      <w:r>
        <w:rPr>
          <w:rFonts w:ascii="Helvetica" w:hAnsi="Helvetica" w:cs="Helvetica"/>
          <w:color w:val="31708F"/>
          <w:sz w:val="21"/>
          <w:szCs w:val="21"/>
        </w:rPr>
        <w:t>包括基于</w:t>
      </w:r>
      <w:r>
        <w:rPr>
          <w:rStyle w:val="HTML"/>
          <w:rFonts w:ascii="Consolas" w:hAnsi="Consolas" w:cs="Consolas"/>
          <w:color w:val="C7254E"/>
          <w:sz w:val="19"/>
          <w:szCs w:val="19"/>
          <w:shd w:val="clear" w:color="auto" w:fill="F9F2F4"/>
        </w:rPr>
        <w:t>X-Redirect</w:t>
      </w:r>
      <w:r>
        <w:rPr>
          <w:rFonts w:ascii="Helvetica" w:hAnsi="Helvetica" w:cs="Helvetica"/>
          <w:color w:val="31708F"/>
          <w:sz w:val="21"/>
          <w:szCs w:val="21"/>
        </w:rPr>
        <w:t>头的浏览器跳转，</w:t>
      </w:r>
      <w:r>
        <w:rPr>
          <w:rFonts w:ascii="Helvetica" w:hAnsi="Helvetica" w:cs="Helvetica"/>
          <w:color w:val="31708F"/>
          <w:sz w:val="21"/>
          <w:szCs w:val="21"/>
        </w:rPr>
        <w:t xml:space="preserve"> </w:t>
      </w:r>
      <w:r>
        <w:rPr>
          <w:rFonts w:ascii="Helvetica" w:hAnsi="Helvetica" w:cs="Helvetica"/>
          <w:color w:val="31708F"/>
          <w:sz w:val="21"/>
          <w:szCs w:val="21"/>
        </w:rPr>
        <w:t>因此，如果你使用该</w:t>
      </w:r>
      <w:r>
        <w:rPr>
          <w:rFonts w:ascii="Helvetica" w:hAnsi="Helvetica" w:cs="Helvetica"/>
          <w:color w:val="31708F"/>
          <w:sz w:val="21"/>
          <w:szCs w:val="21"/>
        </w:rPr>
        <w:t xml:space="preserve">JavaScript </w:t>
      </w:r>
      <w:r>
        <w:rPr>
          <w:rFonts w:ascii="Helvetica" w:hAnsi="Helvetica" w:cs="Helvetica"/>
          <w:color w:val="31708F"/>
          <w:sz w:val="21"/>
          <w:szCs w:val="21"/>
        </w:rPr>
        <w:t>文件</w:t>
      </w:r>
      <w:r>
        <w:rPr>
          <w:rFonts w:ascii="Helvetica" w:hAnsi="Helvetica" w:cs="Helvetica"/>
          <w:color w:val="31708F"/>
          <w:sz w:val="21"/>
          <w:szCs w:val="21"/>
        </w:rPr>
        <w:t>(</w:t>
      </w:r>
      <w:r>
        <w:rPr>
          <w:rFonts w:ascii="Helvetica" w:hAnsi="Helvetica" w:cs="Helvetica"/>
          <w:color w:val="31708F"/>
          <w:sz w:val="21"/>
          <w:szCs w:val="21"/>
        </w:rPr>
        <w:t>通过</w:t>
      </w:r>
      <w:hyperlink r:id="rId246" w:history="1">
        <w:r>
          <w:rPr>
            <w:rStyle w:val="a4"/>
            <w:rFonts w:ascii="Helvetica" w:hAnsi="Helvetica" w:cs="Helvetica"/>
            <w:color w:val="337AB7"/>
            <w:sz w:val="21"/>
            <w:szCs w:val="21"/>
          </w:rPr>
          <w:t>yii\web\YiiAsset</w:t>
        </w:r>
      </w:hyperlink>
      <w:r>
        <w:rPr>
          <w:rFonts w:ascii="Helvetica" w:hAnsi="Helvetica" w:cs="Helvetica"/>
          <w:color w:val="31708F"/>
          <w:sz w:val="21"/>
          <w:szCs w:val="21"/>
        </w:rPr>
        <w:t> </w:t>
      </w:r>
      <w:r>
        <w:rPr>
          <w:rFonts w:ascii="Helvetica" w:hAnsi="Helvetica" w:cs="Helvetica"/>
          <w:color w:val="31708F"/>
          <w:sz w:val="21"/>
          <w:szCs w:val="21"/>
        </w:rPr>
        <w:t>资源包注册</w:t>
      </w:r>
      <w:r>
        <w:rPr>
          <w:rFonts w:ascii="Helvetica" w:hAnsi="Helvetica" w:cs="Helvetica"/>
          <w:color w:val="31708F"/>
          <w:sz w:val="21"/>
          <w:szCs w:val="21"/>
        </w:rPr>
        <w:t>)</w:t>
      </w:r>
      <w:r>
        <w:rPr>
          <w:rFonts w:ascii="Helvetica" w:hAnsi="Helvetica" w:cs="Helvetica"/>
          <w:color w:val="31708F"/>
          <w:sz w:val="21"/>
          <w:szCs w:val="21"/>
        </w:rPr>
        <w:t>，</w:t>
      </w:r>
      <w:r>
        <w:rPr>
          <w:rFonts w:ascii="Helvetica" w:hAnsi="Helvetica" w:cs="Helvetica"/>
          <w:color w:val="31708F"/>
          <w:sz w:val="21"/>
          <w:szCs w:val="21"/>
        </w:rPr>
        <w:t xml:space="preserve"> </w:t>
      </w:r>
      <w:r>
        <w:rPr>
          <w:rFonts w:ascii="Helvetica" w:hAnsi="Helvetica" w:cs="Helvetica"/>
          <w:color w:val="31708F"/>
          <w:sz w:val="21"/>
          <w:szCs w:val="21"/>
        </w:rPr>
        <w:t>就不需要编写</w:t>
      </w:r>
      <w:r>
        <w:rPr>
          <w:rFonts w:ascii="Helvetica" w:hAnsi="Helvetica" w:cs="Helvetica"/>
          <w:color w:val="31708F"/>
          <w:sz w:val="21"/>
          <w:szCs w:val="21"/>
        </w:rPr>
        <w:t>AJAX</w:t>
      </w:r>
      <w:r>
        <w:rPr>
          <w:rFonts w:ascii="Helvetica" w:hAnsi="Helvetica" w:cs="Helvetica"/>
          <w:color w:val="31708F"/>
          <w:sz w:val="21"/>
          <w:szCs w:val="21"/>
        </w:rPr>
        <w:t>跳转的代码。</w:t>
      </w:r>
    </w:p>
    <w:p w:rsidR="00CE08D5" w:rsidRDefault="00CE08D5" w:rsidP="0024589A"/>
    <w:p w:rsidR="001B0661" w:rsidRDefault="00532160" w:rsidP="00532160">
      <w:pPr>
        <w:pStyle w:val="a9"/>
        <w:shd w:val="clear" w:color="auto" w:fill="FFFFFF"/>
        <w:spacing w:before="0" w:beforeAutospacing="0" w:after="150" w:afterAutospacing="0"/>
        <w:outlineLvl w:val="3"/>
      </w:pPr>
      <w:r>
        <w:rPr>
          <w:rFonts w:hint="eastAsia"/>
        </w:rPr>
        <w:t>4</w:t>
      </w:r>
      <w:r>
        <w:t>.5</w:t>
      </w:r>
      <w:r>
        <w:rPr>
          <w:rFonts w:hint="eastAsia"/>
        </w:rPr>
        <w:t>、</w:t>
      </w:r>
      <w:r w:rsidRPr="00532160">
        <w:rPr>
          <w:rFonts w:ascii="Helvetica" w:hAnsi="Helvetica" w:cs="Helvetica"/>
          <w:color w:val="333333"/>
          <w:sz w:val="21"/>
          <w:szCs w:val="21"/>
        </w:rPr>
        <w:t>发</w:t>
      </w:r>
      <w:r w:rsidRPr="00532160">
        <w:rPr>
          <w:rFonts w:ascii="Helvetica" w:hAnsi="Helvetica" w:cs="Helvetica" w:hint="eastAsia"/>
          <w:color w:val="333333"/>
          <w:sz w:val="21"/>
          <w:szCs w:val="21"/>
        </w:rPr>
        <w:t>送</w:t>
      </w:r>
      <w:r w:rsidRPr="00532160">
        <w:rPr>
          <w:rFonts w:ascii="Helvetica" w:hAnsi="Helvetica" w:cs="Helvetica"/>
          <w:color w:val="333333"/>
          <w:sz w:val="21"/>
          <w:szCs w:val="21"/>
        </w:rPr>
        <w:t>文件</w:t>
      </w:r>
    </w:p>
    <w:p w:rsidR="00532160" w:rsidRDefault="00532160" w:rsidP="0053216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和浏览器跳转类似，文件发送是另一个依赖指定</w:t>
      </w:r>
      <w:r>
        <w:rPr>
          <w:rFonts w:ascii="Helvetica" w:hAnsi="Helvetica" w:cs="Helvetica"/>
          <w:color w:val="333333"/>
          <w:sz w:val="21"/>
          <w:szCs w:val="21"/>
        </w:rPr>
        <w:t>HTTP</w:t>
      </w:r>
      <w:r>
        <w:rPr>
          <w:rFonts w:ascii="Helvetica" w:hAnsi="Helvetica" w:cs="Helvetica"/>
          <w:color w:val="333333"/>
          <w:sz w:val="21"/>
          <w:szCs w:val="21"/>
        </w:rPr>
        <w:t>头的功能，</w:t>
      </w:r>
      <w:r>
        <w:rPr>
          <w:rFonts w:ascii="Helvetica" w:hAnsi="Helvetica" w:cs="Helvetica"/>
          <w:color w:val="333333"/>
          <w:sz w:val="21"/>
          <w:szCs w:val="21"/>
        </w:rPr>
        <w:t xml:space="preserve"> Yii</w:t>
      </w:r>
      <w:r>
        <w:rPr>
          <w:rFonts w:ascii="Helvetica" w:hAnsi="Helvetica" w:cs="Helvetica"/>
          <w:color w:val="333333"/>
          <w:sz w:val="21"/>
          <w:szCs w:val="21"/>
        </w:rPr>
        <w:t>提供方法集合来支持各种文件发送需求，它们对</w:t>
      </w:r>
      <w:r>
        <w:rPr>
          <w:rFonts w:ascii="Helvetica" w:hAnsi="Helvetica" w:cs="Helvetica"/>
          <w:color w:val="333333"/>
          <w:sz w:val="21"/>
          <w:szCs w:val="21"/>
        </w:rPr>
        <w:t>HTTP</w:t>
      </w:r>
      <w:r>
        <w:rPr>
          <w:rFonts w:ascii="Helvetica" w:hAnsi="Helvetica" w:cs="Helvetica"/>
          <w:color w:val="333333"/>
          <w:sz w:val="21"/>
          <w:szCs w:val="21"/>
        </w:rPr>
        <w:t>头都有内置的支持。</w:t>
      </w:r>
    </w:p>
    <w:p w:rsidR="00532160" w:rsidRDefault="00532160" w:rsidP="00532160">
      <w:pPr>
        <w:widowControl/>
        <w:numPr>
          <w:ilvl w:val="0"/>
          <w:numId w:val="23"/>
        </w:numPr>
        <w:shd w:val="clear" w:color="auto" w:fill="FFFFFF"/>
        <w:spacing w:before="100" w:beforeAutospacing="1" w:after="100" w:afterAutospacing="1"/>
        <w:jc w:val="left"/>
        <w:rPr>
          <w:rFonts w:ascii="Helvetica" w:hAnsi="Helvetica" w:cs="Helvetica"/>
          <w:color w:val="333333"/>
          <w:szCs w:val="21"/>
        </w:rPr>
      </w:pPr>
    </w:p>
    <w:p w:rsidR="00532160" w:rsidRDefault="00532160" w:rsidP="00532160">
      <w:pPr>
        <w:widowControl/>
        <w:numPr>
          <w:ilvl w:val="0"/>
          <w:numId w:val="23"/>
        </w:numPr>
        <w:shd w:val="clear" w:color="auto" w:fill="FFFFFF"/>
        <w:spacing w:before="100" w:beforeAutospacing="1" w:after="100" w:afterAutospacing="1"/>
        <w:jc w:val="left"/>
        <w:rPr>
          <w:rFonts w:ascii="Helvetica" w:hAnsi="Helvetica" w:cs="Helvetica"/>
          <w:color w:val="333333"/>
          <w:szCs w:val="21"/>
        </w:rPr>
      </w:pPr>
    </w:p>
    <w:p w:rsidR="00532160" w:rsidRDefault="00532160" w:rsidP="00532160">
      <w:pPr>
        <w:widowControl/>
        <w:numPr>
          <w:ilvl w:val="0"/>
          <w:numId w:val="23"/>
        </w:numPr>
        <w:shd w:val="clear" w:color="auto" w:fill="FFFFFF"/>
        <w:spacing w:before="100" w:beforeAutospacing="1" w:after="100" w:afterAutospacing="1"/>
        <w:jc w:val="left"/>
        <w:rPr>
          <w:rFonts w:ascii="Helvetica" w:hAnsi="Helvetica" w:cs="Helvetica"/>
          <w:color w:val="333333"/>
          <w:szCs w:val="21"/>
        </w:rPr>
      </w:pPr>
    </w:p>
    <w:p w:rsidR="00532160" w:rsidRDefault="00532160" w:rsidP="0053216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这些方法都将响应对象作为返回值，如果要发送的文件非常大，应考虑使用</w:t>
      </w:r>
      <w:r>
        <w:rPr>
          <w:rFonts w:ascii="Helvetica" w:hAnsi="Helvetica" w:cs="Helvetica"/>
          <w:color w:val="333333"/>
          <w:sz w:val="21"/>
          <w:szCs w:val="21"/>
        </w:rPr>
        <w:t> </w:t>
      </w:r>
      <w:hyperlink r:id="rId247" w:anchor="sendStreamAsFile()-detail" w:history="1">
        <w:r>
          <w:rPr>
            <w:rStyle w:val="a4"/>
            <w:rFonts w:ascii="Helvetica" w:hAnsi="Helvetica" w:cs="Helvetica"/>
            <w:color w:val="337AB7"/>
            <w:sz w:val="21"/>
            <w:szCs w:val="21"/>
            <w:u w:val="none"/>
          </w:rPr>
          <w:t>yii\web\Response::sendStreamAsFile()</w:t>
        </w:r>
      </w:hyperlink>
      <w:r>
        <w:rPr>
          <w:rFonts w:ascii="Helvetica" w:hAnsi="Helvetica" w:cs="Helvetica"/>
          <w:color w:val="333333"/>
          <w:sz w:val="21"/>
          <w:szCs w:val="21"/>
        </w:rPr>
        <w:t> </w:t>
      </w:r>
      <w:r>
        <w:rPr>
          <w:rFonts w:ascii="Helvetica" w:hAnsi="Helvetica" w:cs="Helvetica"/>
          <w:color w:val="333333"/>
          <w:sz w:val="21"/>
          <w:szCs w:val="21"/>
        </w:rPr>
        <w:t>因为它更节约内存，</w:t>
      </w:r>
      <w:r>
        <w:rPr>
          <w:rFonts w:ascii="Helvetica" w:hAnsi="Helvetica" w:cs="Helvetica"/>
          <w:color w:val="333333"/>
          <w:sz w:val="21"/>
          <w:szCs w:val="21"/>
        </w:rPr>
        <w:t xml:space="preserve"> </w:t>
      </w:r>
      <w:r>
        <w:rPr>
          <w:rFonts w:ascii="Helvetica" w:hAnsi="Helvetica" w:cs="Helvetica"/>
          <w:color w:val="333333"/>
          <w:sz w:val="21"/>
          <w:szCs w:val="21"/>
        </w:rPr>
        <w:t>以下示例显示在控制器操作中如何发送文件：</w:t>
      </w:r>
    </w:p>
    <w:p w:rsidR="00532160" w:rsidRDefault="00532160" w:rsidP="0053216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actionDownload</w:t>
      </w:r>
      <w:r>
        <w:rPr>
          <w:rStyle w:val="hljs-params"/>
          <w:rFonts w:ascii="Consolas" w:hAnsi="Consolas" w:cs="Consolas"/>
          <w:color w:val="444444"/>
          <w:shd w:val="clear" w:color="auto" w:fill="F0F0F0"/>
        </w:rPr>
        <w:t>()</w:t>
      </w:r>
    </w:p>
    <w:p w:rsidR="00532160" w:rsidRDefault="00532160" w:rsidP="0053216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32160" w:rsidRDefault="00532160" w:rsidP="0053216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-&gt;response-&gt;sendFile(</w:t>
      </w:r>
      <w:r>
        <w:rPr>
          <w:rStyle w:val="hljs-string"/>
          <w:rFonts w:ascii="Consolas" w:hAnsi="Consolas" w:cs="Consolas"/>
          <w:color w:val="880000"/>
          <w:shd w:val="clear" w:color="auto" w:fill="F0F0F0"/>
        </w:rPr>
        <w:t>'path/to/file.txt'</w:t>
      </w:r>
      <w:r>
        <w:rPr>
          <w:rStyle w:val="HTML"/>
          <w:rFonts w:ascii="Consolas" w:hAnsi="Consolas" w:cs="Consolas"/>
          <w:color w:val="444444"/>
          <w:shd w:val="clear" w:color="auto" w:fill="F0F0F0"/>
        </w:rPr>
        <w:t>);</w:t>
      </w:r>
    </w:p>
    <w:p w:rsidR="00532160" w:rsidRDefault="00532160" w:rsidP="0053216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32160" w:rsidRDefault="00532160" w:rsidP="0053216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如果不是在操作方法中调用文件发送方法，在后面还应调用</w:t>
      </w:r>
      <w:r>
        <w:rPr>
          <w:rFonts w:ascii="Helvetica" w:hAnsi="Helvetica" w:cs="Helvetica"/>
          <w:color w:val="333333"/>
          <w:sz w:val="21"/>
          <w:szCs w:val="21"/>
        </w:rPr>
        <w:t> </w:t>
      </w:r>
      <w:hyperlink r:id="rId248" w:anchor="send()-detail" w:history="1">
        <w:r>
          <w:rPr>
            <w:rStyle w:val="a4"/>
            <w:rFonts w:ascii="Helvetica" w:hAnsi="Helvetica" w:cs="Helvetica"/>
            <w:color w:val="337AB7"/>
            <w:sz w:val="21"/>
            <w:szCs w:val="21"/>
            <w:u w:val="none"/>
          </w:rPr>
          <w:t>yii\web\Response::send()</w:t>
        </w:r>
      </w:hyperlink>
      <w:r>
        <w:rPr>
          <w:rFonts w:ascii="Helvetica" w:hAnsi="Helvetica" w:cs="Helvetica"/>
          <w:color w:val="333333"/>
          <w:sz w:val="21"/>
          <w:szCs w:val="21"/>
        </w:rPr>
        <w:t> </w:t>
      </w:r>
      <w:r>
        <w:rPr>
          <w:rFonts w:ascii="Helvetica" w:hAnsi="Helvetica" w:cs="Helvetica"/>
          <w:color w:val="333333"/>
          <w:sz w:val="21"/>
          <w:szCs w:val="21"/>
        </w:rPr>
        <w:t>没有其他内容追加到响应中。</w:t>
      </w:r>
    </w:p>
    <w:p w:rsidR="00532160" w:rsidRDefault="00532160" w:rsidP="0053216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-&gt;response-&gt;sendFile(</w:t>
      </w:r>
      <w:r>
        <w:rPr>
          <w:rStyle w:val="hljs-string"/>
          <w:rFonts w:ascii="Consolas" w:hAnsi="Consolas" w:cs="Consolas"/>
          <w:color w:val="880000"/>
          <w:shd w:val="clear" w:color="auto" w:fill="F0F0F0"/>
        </w:rPr>
        <w:t>'path/to/file.txt'</w:t>
      </w:r>
      <w:r>
        <w:rPr>
          <w:rStyle w:val="HTML"/>
          <w:rFonts w:ascii="Consolas" w:hAnsi="Consolas" w:cs="Consolas"/>
          <w:color w:val="444444"/>
          <w:shd w:val="clear" w:color="auto" w:fill="F0F0F0"/>
        </w:rPr>
        <w:t>)-&gt;send();</w:t>
      </w:r>
    </w:p>
    <w:p w:rsidR="00532160" w:rsidRDefault="00532160" w:rsidP="0053216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一些浏览器提供特殊的名为</w:t>
      </w:r>
      <w:r>
        <w:rPr>
          <w:rStyle w:val="ad"/>
          <w:rFonts w:ascii="Helvetica" w:hAnsi="Helvetica" w:cs="Helvetica"/>
          <w:color w:val="333333"/>
          <w:sz w:val="21"/>
          <w:szCs w:val="21"/>
        </w:rPr>
        <w:t>X-Sendfile</w:t>
      </w:r>
      <w:r>
        <w:rPr>
          <w:rFonts w:ascii="Helvetica" w:hAnsi="Helvetica" w:cs="Helvetica"/>
          <w:color w:val="333333"/>
          <w:sz w:val="21"/>
          <w:szCs w:val="21"/>
        </w:rPr>
        <w:t>的文件发送功能，</w:t>
      </w:r>
      <w:r>
        <w:rPr>
          <w:rFonts w:ascii="Helvetica" w:hAnsi="Helvetica" w:cs="Helvetica"/>
          <w:color w:val="333333"/>
          <w:sz w:val="21"/>
          <w:szCs w:val="21"/>
        </w:rPr>
        <w:t xml:space="preserve"> </w:t>
      </w:r>
      <w:r>
        <w:rPr>
          <w:rFonts w:ascii="Helvetica" w:hAnsi="Helvetica" w:cs="Helvetica"/>
          <w:color w:val="333333"/>
          <w:sz w:val="21"/>
          <w:szCs w:val="21"/>
        </w:rPr>
        <w:t>原理为将请求跳转到服务器上的文件，</w:t>
      </w:r>
      <w:r>
        <w:rPr>
          <w:rFonts w:ascii="Helvetica" w:hAnsi="Helvetica" w:cs="Helvetica"/>
          <w:color w:val="333333"/>
          <w:sz w:val="21"/>
          <w:szCs w:val="21"/>
        </w:rPr>
        <w:t xml:space="preserve"> Web</w:t>
      </w:r>
      <w:r>
        <w:rPr>
          <w:rFonts w:ascii="Helvetica" w:hAnsi="Helvetica" w:cs="Helvetica"/>
          <w:color w:val="333333"/>
          <w:sz w:val="21"/>
          <w:szCs w:val="21"/>
        </w:rPr>
        <w:t>应用可在服务器发送文件前结束，为使用该功能，</w:t>
      </w:r>
      <w:r>
        <w:rPr>
          <w:rFonts w:ascii="Helvetica" w:hAnsi="Helvetica" w:cs="Helvetica"/>
          <w:color w:val="333333"/>
          <w:sz w:val="21"/>
          <w:szCs w:val="21"/>
        </w:rPr>
        <w:t xml:space="preserve"> </w:t>
      </w:r>
      <w:r>
        <w:rPr>
          <w:rFonts w:ascii="Helvetica" w:hAnsi="Helvetica" w:cs="Helvetica"/>
          <w:color w:val="333333"/>
          <w:sz w:val="21"/>
          <w:szCs w:val="21"/>
        </w:rPr>
        <w:t>可调用</w:t>
      </w:r>
      <w:hyperlink r:id="rId249" w:anchor="xSendFile()-detail" w:history="1">
        <w:r>
          <w:rPr>
            <w:rStyle w:val="a4"/>
            <w:rFonts w:ascii="Helvetica" w:hAnsi="Helvetica" w:cs="Helvetica"/>
            <w:color w:val="337AB7"/>
            <w:sz w:val="21"/>
            <w:szCs w:val="21"/>
            <w:u w:val="none"/>
          </w:rPr>
          <w:t>yii\web\Response::xSendFile()</w:t>
        </w:r>
      </w:hyperlink>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如下简要列出一些常用</w:t>
      </w:r>
      <w:r>
        <w:rPr>
          <w:rFonts w:ascii="Helvetica" w:hAnsi="Helvetica" w:cs="Helvetica"/>
          <w:color w:val="333333"/>
          <w:sz w:val="21"/>
          <w:szCs w:val="21"/>
        </w:rPr>
        <w:t>Web</w:t>
      </w:r>
      <w:r>
        <w:rPr>
          <w:rFonts w:ascii="Helvetica" w:hAnsi="Helvetica" w:cs="Helvetica"/>
          <w:color w:val="333333"/>
          <w:sz w:val="21"/>
          <w:szCs w:val="21"/>
        </w:rPr>
        <w:t>服务器如何启用</w:t>
      </w:r>
      <w:r>
        <w:rPr>
          <w:rStyle w:val="HTML"/>
          <w:rFonts w:ascii="Consolas" w:hAnsi="Consolas" w:cs="Consolas"/>
          <w:color w:val="C7254E"/>
          <w:sz w:val="19"/>
          <w:szCs w:val="19"/>
          <w:shd w:val="clear" w:color="auto" w:fill="F9F2F4"/>
        </w:rPr>
        <w:t>X-Sendfile</w:t>
      </w:r>
      <w:r>
        <w:rPr>
          <w:rFonts w:ascii="Helvetica" w:hAnsi="Helvetica" w:cs="Helvetica"/>
          <w:color w:val="333333"/>
          <w:sz w:val="21"/>
          <w:szCs w:val="21"/>
        </w:rPr>
        <w:t> </w:t>
      </w:r>
      <w:r>
        <w:rPr>
          <w:rFonts w:ascii="Helvetica" w:hAnsi="Helvetica" w:cs="Helvetica"/>
          <w:color w:val="333333"/>
          <w:sz w:val="21"/>
          <w:szCs w:val="21"/>
        </w:rPr>
        <w:t>功能：</w:t>
      </w:r>
    </w:p>
    <w:p w:rsidR="00532160" w:rsidRDefault="00532160" w:rsidP="00532160">
      <w:pPr>
        <w:widowControl/>
        <w:numPr>
          <w:ilvl w:val="0"/>
          <w:numId w:val="24"/>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Apache: </w:t>
      </w:r>
      <w:hyperlink r:id="rId250" w:history="1">
        <w:r>
          <w:rPr>
            <w:rStyle w:val="a4"/>
            <w:rFonts w:ascii="Helvetica" w:hAnsi="Helvetica" w:cs="Helvetica"/>
            <w:color w:val="337AB7"/>
            <w:szCs w:val="21"/>
            <w:u w:val="none"/>
          </w:rPr>
          <w:t>X-Sendfile</w:t>
        </w:r>
      </w:hyperlink>
    </w:p>
    <w:p w:rsidR="00532160" w:rsidRDefault="00532160" w:rsidP="00532160">
      <w:pPr>
        <w:widowControl/>
        <w:numPr>
          <w:ilvl w:val="0"/>
          <w:numId w:val="24"/>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Lighttpd v1.4: </w:t>
      </w:r>
      <w:hyperlink r:id="rId251" w:history="1">
        <w:r>
          <w:rPr>
            <w:rStyle w:val="a4"/>
            <w:rFonts w:ascii="Helvetica" w:hAnsi="Helvetica" w:cs="Helvetica"/>
            <w:color w:val="337AB7"/>
            <w:szCs w:val="21"/>
            <w:u w:val="none"/>
          </w:rPr>
          <w:t>X-LIGHTTPD-send-file</w:t>
        </w:r>
      </w:hyperlink>
    </w:p>
    <w:p w:rsidR="00532160" w:rsidRDefault="00532160" w:rsidP="00532160">
      <w:pPr>
        <w:widowControl/>
        <w:numPr>
          <w:ilvl w:val="0"/>
          <w:numId w:val="24"/>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Lighttpd v1.5: </w:t>
      </w:r>
      <w:hyperlink r:id="rId252" w:history="1">
        <w:r>
          <w:rPr>
            <w:rStyle w:val="a4"/>
            <w:rFonts w:ascii="Helvetica" w:hAnsi="Helvetica" w:cs="Helvetica"/>
            <w:color w:val="337AB7"/>
            <w:szCs w:val="21"/>
            <w:u w:val="none"/>
          </w:rPr>
          <w:t>X-Sendfile</w:t>
        </w:r>
      </w:hyperlink>
    </w:p>
    <w:p w:rsidR="00532160" w:rsidRDefault="00532160" w:rsidP="00532160">
      <w:pPr>
        <w:widowControl/>
        <w:numPr>
          <w:ilvl w:val="0"/>
          <w:numId w:val="24"/>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Nginx: </w:t>
      </w:r>
      <w:hyperlink r:id="rId253" w:history="1">
        <w:r>
          <w:rPr>
            <w:rStyle w:val="a4"/>
            <w:rFonts w:ascii="Helvetica" w:hAnsi="Helvetica" w:cs="Helvetica"/>
            <w:color w:val="337AB7"/>
            <w:szCs w:val="21"/>
            <w:u w:val="none"/>
          </w:rPr>
          <w:t>X-Accel-Redirect</w:t>
        </w:r>
      </w:hyperlink>
    </w:p>
    <w:p w:rsidR="00532160" w:rsidRDefault="00532160" w:rsidP="00532160">
      <w:pPr>
        <w:widowControl/>
        <w:numPr>
          <w:ilvl w:val="0"/>
          <w:numId w:val="24"/>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Cherokee: </w:t>
      </w:r>
      <w:hyperlink r:id="rId254" w:anchor="x-sendfile" w:history="1">
        <w:r>
          <w:rPr>
            <w:rStyle w:val="a4"/>
            <w:rFonts w:ascii="Helvetica" w:hAnsi="Helvetica" w:cs="Helvetica"/>
            <w:color w:val="337AB7"/>
            <w:szCs w:val="21"/>
            <w:u w:val="none"/>
          </w:rPr>
          <w:t>X-Sendfile and X-Accel-Redirect</w:t>
        </w:r>
      </w:hyperlink>
    </w:p>
    <w:p w:rsidR="00532160" w:rsidRDefault="00532160" w:rsidP="0024589A"/>
    <w:p w:rsidR="00532160" w:rsidRDefault="00532160" w:rsidP="00532160">
      <w:pPr>
        <w:pStyle w:val="a9"/>
        <w:shd w:val="clear" w:color="auto" w:fill="FFFFFF"/>
        <w:spacing w:before="0" w:beforeAutospacing="0" w:after="150" w:afterAutospacing="0"/>
        <w:outlineLvl w:val="3"/>
      </w:pPr>
      <w:r>
        <w:rPr>
          <w:rFonts w:hint="eastAsia"/>
        </w:rPr>
        <w:t>4</w:t>
      </w:r>
      <w:r>
        <w:t>.6</w:t>
      </w:r>
      <w:r>
        <w:rPr>
          <w:rFonts w:hint="eastAsia"/>
        </w:rPr>
        <w:t>、</w:t>
      </w:r>
      <w:r w:rsidRPr="00532160">
        <w:rPr>
          <w:rFonts w:ascii="Helvetica" w:hAnsi="Helvetica" w:cs="Helvetica"/>
          <w:color w:val="333333"/>
          <w:sz w:val="21"/>
          <w:szCs w:val="21"/>
        </w:rPr>
        <w:t>发送响应</w:t>
      </w:r>
    </w:p>
    <w:p w:rsidR="00532160" w:rsidRDefault="00532160" w:rsidP="0053216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w:t>
      </w:r>
      <w:hyperlink r:id="rId255" w:anchor="send()-detail" w:history="1">
        <w:r>
          <w:rPr>
            <w:rStyle w:val="a4"/>
            <w:rFonts w:ascii="Helvetica" w:hAnsi="Helvetica" w:cs="Helvetica"/>
            <w:color w:val="337AB7"/>
            <w:sz w:val="21"/>
            <w:szCs w:val="21"/>
            <w:u w:val="none"/>
          </w:rPr>
          <w:t>yii\web\Response::send()</w:t>
        </w:r>
      </w:hyperlink>
      <w:r>
        <w:rPr>
          <w:rFonts w:ascii="Helvetica" w:hAnsi="Helvetica" w:cs="Helvetica"/>
          <w:color w:val="333333"/>
          <w:sz w:val="21"/>
          <w:szCs w:val="21"/>
        </w:rPr>
        <w:t> </w:t>
      </w:r>
      <w:r>
        <w:rPr>
          <w:rFonts w:ascii="Helvetica" w:hAnsi="Helvetica" w:cs="Helvetica"/>
          <w:color w:val="333333"/>
          <w:sz w:val="21"/>
          <w:szCs w:val="21"/>
        </w:rPr>
        <w:t>方法调用前响应中的内容不会发送给用户，</w:t>
      </w:r>
      <w:r>
        <w:rPr>
          <w:rFonts w:ascii="Helvetica" w:hAnsi="Helvetica" w:cs="Helvetica"/>
          <w:color w:val="333333"/>
          <w:sz w:val="21"/>
          <w:szCs w:val="21"/>
        </w:rPr>
        <w:t xml:space="preserve"> </w:t>
      </w:r>
      <w:r>
        <w:rPr>
          <w:rFonts w:ascii="Helvetica" w:hAnsi="Helvetica" w:cs="Helvetica"/>
          <w:color w:val="333333"/>
          <w:sz w:val="21"/>
          <w:szCs w:val="21"/>
        </w:rPr>
        <w:t>该方法默认在</w:t>
      </w:r>
      <w:hyperlink r:id="rId256" w:anchor="run()-detail" w:history="1">
        <w:r>
          <w:rPr>
            <w:rStyle w:val="a4"/>
            <w:rFonts w:ascii="Helvetica" w:hAnsi="Helvetica" w:cs="Helvetica"/>
            <w:color w:val="337AB7"/>
            <w:sz w:val="21"/>
            <w:szCs w:val="21"/>
            <w:u w:val="none"/>
          </w:rPr>
          <w:t>yii\base\Application::run()</w:t>
        </w:r>
      </w:hyperlink>
      <w:r>
        <w:rPr>
          <w:rFonts w:ascii="Helvetica" w:hAnsi="Helvetica" w:cs="Helvetica"/>
          <w:color w:val="333333"/>
          <w:sz w:val="21"/>
          <w:szCs w:val="21"/>
        </w:rPr>
        <w:t> </w:t>
      </w:r>
      <w:r>
        <w:rPr>
          <w:rFonts w:ascii="Helvetica" w:hAnsi="Helvetica" w:cs="Helvetica"/>
          <w:color w:val="333333"/>
          <w:sz w:val="21"/>
          <w:szCs w:val="21"/>
        </w:rPr>
        <w:t>结尾自动调用，尽管如此，可以明确调用该方法强制立即发送响应。</w:t>
      </w:r>
    </w:p>
    <w:p w:rsidR="00532160" w:rsidRDefault="00602F22" w:rsidP="00532160">
      <w:pPr>
        <w:pStyle w:val="a9"/>
        <w:shd w:val="clear" w:color="auto" w:fill="FFFFFF"/>
        <w:spacing w:before="0" w:beforeAutospacing="0" w:after="150" w:afterAutospacing="0"/>
        <w:rPr>
          <w:rFonts w:ascii="Helvetica" w:hAnsi="Helvetica" w:cs="Helvetica"/>
          <w:color w:val="333333"/>
          <w:sz w:val="21"/>
          <w:szCs w:val="21"/>
        </w:rPr>
      </w:pPr>
      <w:hyperlink r:id="rId257" w:anchor="send()-detail" w:history="1">
        <w:r w:rsidR="00532160">
          <w:rPr>
            <w:rStyle w:val="a4"/>
            <w:rFonts w:ascii="Helvetica" w:hAnsi="Helvetica" w:cs="Helvetica"/>
            <w:color w:val="337AB7"/>
            <w:sz w:val="21"/>
            <w:szCs w:val="21"/>
            <w:u w:val="none"/>
          </w:rPr>
          <w:t>yii\web\Response::send()</w:t>
        </w:r>
      </w:hyperlink>
      <w:r w:rsidR="00532160">
        <w:rPr>
          <w:rFonts w:ascii="Helvetica" w:hAnsi="Helvetica" w:cs="Helvetica"/>
          <w:color w:val="333333"/>
          <w:sz w:val="21"/>
          <w:szCs w:val="21"/>
        </w:rPr>
        <w:t> </w:t>
      </w:r>
      <w:r w:rsidR="00532160">
        <w:rPr>
          <w:rFonts w:ascii="Helvetica" w:hAnsi="Helvetica" w:cs="Helvetica"/>
          <w:color w:val="333333"/>
          <w:sz w:val="21"/>
          <w:szCs w:val="21"/>
        </w:rPr>
        <w:t>方法使用以下步骤来发送响应：</w:t>
      </w:r>
    </w:p>
    <w:p w:rsidR="00532160" w:rsidRDefault="00532160" w:rsidP="00532160">
      <w:pPr>
        <w:widowControl/>
        <w:numPr>
          <w:ilvl w:val="0"/>
          <w:numId w:val="2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触发</w:t>
      </w:r>
      <w:r>
        <w:rPr>
          <w:rFonts w:ascii="Helvetica" w:hAnsi="Helvetica" w:cs="Helvetica"/>
          <w:color w:val="333333"/>
          <w:szCs w:val="21"/>
        </w:rPr>
        <w:t> </w:t>
      </w:r>
      <w:hyperlink r:id="rId258" w:anchor="EVENT_BEFORE_SEND-detail" w:history="1">
        <w:r>
          <w:rPr>
            <w:rStyle w:val="a4"/>
            <w:rFonts w:ascii="Helvetica" w:hAnsi="Helvetica" w:cs="Helvetica"/>
            <w:color w:val="337AB7"/>
            <w:szCs w:val="21"/>
            <w:u w:val="none"/>
          </w:rPr>
          <w:t>yii\web\Response::EVENT_BEFORE_SEND</w:t>
        </w:r>
      </w:hyperlink>
      <w:r>
        <w:rPr>
          <w:rFonts w:ascii="Helvetica" w:hAnsi="Helvetica" w:cs="Helvetica"/>
          <w:color w:val="333333"/>
          <w:szCs w:val="21"/>
        </w:rPr>
        <w:t> </w:t>
      </w:r>
      <w:r>
        <w:rPr>
          <w:rFonts w:ascii="Helvetica" w:hAnsi="Helvetica" w:cs="Helvetica"/>
          <w:color w:val="333333"/>
          <w:szCs w:val="21"/>
        </w:rPr>
        <w:t>事件</w:t>
      </w:r>
      <w:r>
        <w:rPr>
          <w:rFonts w:ascii="Helvetica" w:hAnsi="Helvetica" w:cs="Helvetica"/>
          <w:color w:val="333333"/>
          <w:szCs w:val="21"/>
        </w:rPr>
        <w:t>.</w:t>
      </w:r>
    </w:p>
    <w:p w:rsidR="00532160" w:rsidRDefault="00532160" w:rsidP="00532160">
      <w:pPr>
        <w:widowControl/>
        <w:numPr>
          <w:ilvl w:val="0"/>
          <w:numId w:val="2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调用</w:t>
      </w:r>
      <w:r>
        <w:rPr>
          <w:rFonts w:ascii="Helvetica" w:hAnsi="Helvetica" w:cs="Helvetica"/>
          <w:color w:val="333333"/>
          <w:szCs w:val="21"/>
        </w:rPr>
        <w:t> </w:t>
      </w:r>
      <w:hyperlink r:id="rId259" w:anchor="prepare()-detail" w:history="1">
        <w:r>
          <w:rPr>
            <w:rStyle w:val="a4"/>
            <w:rFonts w:ascii="Helvetica" w:hAnsi="Helvetica" w:cs="Helvetica"/>
            <w:color w:val="337AB7"/>
            <w:szCs w:val="21"/>
            <w:u w:val="none"/>
          </w:rPr>
          <w:t>yii\web\Response::prepare()</w:t>
        </w:r>
      </w:hyperlink>
      <w:r>
        <w:rPr>
          <w:rFonts w:ascii="Helvetica" w:hAnsi="Helvetica" w:cs="Helvetica"/>
          <w:color w:val="333333"/>
          <w:szCs w:val="21"/>
        </w:rPr>
        <w:t> </w:t>
      </w:r>
      <w:r>
        <w:rPr>
          <w:rFonts w:ascii="Helvetica" w:hAnsi="Helvetica" w:cs="Helvetica"/>
          <w:color w:val="333333"/>
          <w:szCs w:val="21"/>
        </w:rPr>
        <w:t>来格式化</w:t>
      </w:r>
      <w:r>
        <w:rPr>
          <w:rFonts w:ascii="Helvetica" w:hAnsi="Helvetica" w:cs="Helvetica"/>
          <w:color w:val="333333"/>
          <w:szCs w:val="21"/>
        </w:rPr>
        <w:t> </w:t>
      </w:r>
      <w:hyperlink r:id="rId260" w:anchor="$data-detail" w:history="1">
        <w:r>
          <w:rPr>
            <w:rStyle w:val="a4"/>
            <w:rFonts w:ascii="Helvetica" w:hAnsi="Helvetica" w:cs="Helvetica"/>
            <w:color w:val="337AB7"/>
            <w:szCs w:val="21"/>
            <w:u w:val="none"/>
          </w:rPr>
          <w:t>response data</w:t>
        </w:r>
      </w:hyperlink>
      <w:r>
        <w:rPr>
          <w:rFonts w:ascii="Helvetica" w:hAnsi="Helvetica" w:cs="Helvetica"/>
          <w:color w:val="333333"/>
          <w:szCs w:val="21"/>
        </w:rPr>
        <w:t> </w:t>
      </w:r>
      <w:r>
        <w:rPr>
          <w:rFonts w:ascii="Helvetica" w:hAnsi="Helvetica" w:cs="Helvetica"/>
          <w:color w:val="333333"/>
          <w:szCs w:val="21"/>
        </w:rPr>
        <w:t>为</w:t>
      </w:r>
      <w:r>
        <w:rPr>
          <w:rFonts w:ascii="Helvetica" w:hAnsi="Helvetica" w:cs="Helvetica"/>
          <w:color w:val="333333"/>
          <w:szCs w:val="21"/>
        </w:rPr>
        <w:t> </w:t>
      </w:r>
      <w:hyperlink r:id="rId261" w:anchor="$content-detail" w:history="1">
        <w:r>
          <w:rPr>
            <w:rStyle w:val="a4"/>
            <w:rFonts w:ascii="Helvetica" w:hAnsi="Helvetica" w:cs="Helvetica"/>
            <w:color w:val="337AB7"/>
            <w:szCs w:val="21"/>
            <w:u w:val="none"/>
          </w:rPr>
          <w:t>response content</w:t>
        </w:r>
      </w:hyperlink>
      <w:r>
        <w:rPr>
          <w:rFonts w:ascii="Helvetica" w:hAnsi="Helvetica" w:cs="Helvetica"/>
          <w:color w:val="333333"/>
          <w:szCs w:val="21"/>
        </w:rPr>
        <w:t>.</w:t>
      </w:r>
    </w:p>
    <w:p w:rsidR="00532160" w:rsidRDefault="00532160" w:rsidP="00532160">
      <w:pPr>
        <w:widowControl/>
        <w:numPr>
          <w:ilvl w:val="0"/>
          <w:numId w:val="2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触发</w:t>
      </w:r>
      <w:r>
        <w:rPr>
          <w:rFonts w:ascii="Helvetica" w:hAnsi="Helvetica" w:cs="Helvetica"/>
          <w:color w:val="333333"/>
          <w:szCs w:val="21"/>
        </w:rPr>
        <w:t> </w:t>
      </w:r>
      <w:hyperlink r:id="rId262" w:anchor="EVENT_AFTER_PREPARE-detail" w:history="1">
        <w:r>
          <w:rPr>
            <w:rStyle w:val="a4"/>
            <w:rFonts w:ascii="Helvetica" w:hAnsi="Helvetica" w:cs="Helvetica"/>
            <w:color w:val="337AB7"/>
            <w:szCs w:val="21"/>
            <w:u w:val="none"/>
          </w:rPr>
          <w:t>yii\web\Response::EVENT_AFTER_PREPARE</w:t>
        </w:r>
      </w:hyperlink>
      <w:r>
        <w:rPr>
          <w:rFonts w:ascii="Helvetica" w:hAnsi="Helvetica" w:cs="Helvetica"/>
          <w:color w:val="333333"/>
          <w:szCs w:val="21"/>
        </w:rPr>
        <w:t> </w:t>
      </w:r>
      <w:r>
        <w:rPr>
          <w:rFonts w:ascii="Helvetica" w:hAnsi="Helvetica" w:cs="Helvetica"/>
          <w:color w:val="333333"/>
          <w:szCs w:val="21"/>
        </w:rPr>
        <w:t>事件</w:t>
      </w:r>
      <w:r>
        <w:rPr>
          <w:rFonts w:ascii="Helvetica" w:hAnsi="Helvetica" w:cs="Helvetica"/>
          <w:color w:val="333333"/>
          <w:szCs w:val="21"/>
        </w:rPr>
        <w:t>.</w:t>
      </w:r>
    </w:p>
    <w:p w:rsidR="00532160" w:rsidRDefault="00532160" w:rsidP="00532160">
      <w:pPr>
        <w:widowControl/>
        <w:numPr>
          <w:ilvl w:val="0"/>
          <w:numId w:val="2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调用</w:t>
      </w:r>
      <w:r>
        <w:rPr>
          <w:rFonts w:ascii="Helvetica" w:hAnsi="Helvetica" w:cs="Helvetica"/>
          <w:color w:val="333333"/>
          <w:szCs w:val="21"/>
        </w:rPr>
        <w:t> </w:t>
      </w:r>
      <w:hyperlink r:id="rId263" w:anchor="sendHeaders()-detail" w:history="1">
        <w:r>
          <w:rPr>
            <w:rStyle w:val="a4"/>
            <w:rFonts w:ascii="Helvetica" w:hAnsi="Helvetica" w:cs="Helvetica"/>
            <w:color w:val="337AB7"/>
            <w:szCs w:val="21"/>
            <w:u w:val="none"/>
          </w:rPr>
          <w:t>yii\web\Response::sendHeaders()</w:t>
        </w:r>
      </w:hyperlink>
      <w:r>
        <w:rPr>
          <w:rFonts w:ascii="Helvetica" w:hAnsi="Helvetica" w:cs="Helvetica"/>
          <w:color w:val="333333"/>
          <w:szCs w:val="21"/>
        </w:rPr>
        <w:t> </w:t>
      </w:r>
      <w:r>
        <w:rPr>
          <w:rFonts w:ascii="Helvetica" w:hAnsi="Helvetica" w:cs="Helvetica"/>
          <w:color w:val="333333"/>
          <w:szCs w:val="21"/>
        </w:rPr>
        <w:t>来发送注册的</w:t>
      </w:r>
      <w:r>
        <w:rPr>
          <w:rFonts w:ascii="Helvetica" w:hAnsi="Helvetica" w:cs="Helvetica"/>
          <w:color w:val="333333"/>
          <w:szCs w:val="21"/>
        </w:rPr>
        <w:t>HTTP</w:t>
      </w:r>
      <w:r>
        <w:rPr>
          <w:rFonts w:ascii="Helvetica" w:hAnsi="Helvetica" w:cs="Helvetica"/>
          <w:color w:val="333333"/>
          <w:szCs w:val="21"/>
        </w:rPr>
        <w:t>头</w:t>
      </w:r>
    </w:p>
    <w:p w:rsidR="00532160" w:rsidRDefault="00532160" w:rsidP="00532160">
      <w:pPr>
        <w:widowControl/>
        <w:numPr>
          <w:ilvl w:val="0"/>
          <w:numId w:val="2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调用</w:t>
      </w:r>
      <w:r>
        <w:rPr>
          <w:rFonts w:ascii="Helvetica" w:hAnsi="Helvetica" w:cs="Helvetica"/>
          <w:color w:val="333333"/>
          <w:szCs w:val="21"/>
        </w:rPr>
        <w:t> </w:t>
      </w:r>
      <w:hyperlink r:id="rId264" w:anchor="sendContent()-detail" w:history="1">
        <w:r>
          <w:rPr>
            <w:rStyle w:val="a4"/>
            <w:rFonts w:ascii="Helvetica" w:hAnsi="Helvetica" w:cs="Helvetica"/>
            <w:color w:val="337AB7"/>
            <w:szCs w:val="21"/>
            <w:u w:val="none"/>
          </w:rPr>
          <w:t>yii\web\Response::sendContent()</w:t>
        </w:r>
      </w:hyperlink>
      <w:r>
        <w:rPr>
          <w:rFonts w:ascii="Helvetica" w:hAnsi="Helvetica" w:cs="Helvetica"/>
          <w:color w:val="333333"/>
          <w:szCs w:val="21"/>
        </w:rPr>
        <w:t> </w:t>
      </w:r>
      <w:r>
        <w:rPr>
          <w:rFonts w:ascii="Helvetica" w:hAnsi="Helvetica" w:cs="Helvetica"/>
          <w:color w:val="333333"/>
          <w:szCs w:val="21"/>
        </w:rPr>
        <w:t>来发送响应主体内容</w:t>
      </w:r>
    </w:p>
    <w:p w:rsidR="00532160" w:rsidRDefault="00532160" w:rsidP="00532160">
      <w:pPr>
        <w:widowControl/>
        <w:numPr>
          <w:ilvl w:val="0"/>
          <w:numId w:val="2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触发</w:t>
      </w:r>
      <w:r>
        <w:rPr>
          <w:rFonts w:ascii="Helvetica" w:hAnsi="Helvetica" w:cs="Helvetica"/>
          <w:color w:val="333333"/>
          <w:szCs w:val="21"/>
        </w:rPr>
        <w:t> </w:t>
      </w:r>
      <w:hyperlink r:id="rId265" w:anchor="EVENT_AFTER_SEND-detail" w:history="1">
        <w:r>
          <w:rPr>
            <w:rStyle w:val="a4"/>
            <w:rFonts w:ascii="Helvetica" w:hAnsi="Helvetica" w:cs="Helvetica"/>
            <w:color w:val="337AB7"/>
            <w:szCs w:val="21"/>
            <w:u w:val="none"/>
          </w:rPr>
          <w:t>yii\web\Response::EVENT_AFTER_SEND</w:t>
        </w:r>
      </w:hyperlink>
      <w:r>
        <w:rPr>
          <w:rFonts w:ascii="Helvetica" w:hAnsi="Helvetica" w:cs="Helvetica"/>
          <w:color w:val="333333"/>
          <w:szCs w:val="21"/>
        </w:rPr>
        <w:t> </w:t>
      </w:r>
      <w:r>
        <w:rPr>
          <w:rFonts w:ascii="Helvetica" w:hAnsi="Helvetica" w:cs="Helvetica"/>
          <w:color w:val="333333"/>
          <w:szCs w:val="21"/>
        </w:rPr>
        <w:t>事件</w:t>
      </w:r>
      <w:r>
        <w:rPr>
          <w:rFonts w:ascii="Helvetica" w:hAnsi="Helvetica" w:cs="Helvetica"/>
          <w:color w:val="333333"/>
          <w:szCs w:val="21"/>
        </w:rPr>
        <w:t>.</w:t>
      </w:r>
    </w:p>
    <w:p w:rsidR="00532160" w:rsidRDefault="00532160" w:rsidP="0053216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一旦</w:t>
      </w:r>
      <w:hyperlink r:id="rId266" w:anchor="send()-detail" w:history="1">
        <w:r>
          <w:rPr>
            <w:rStyle w:val="a4"/>
            <w:rFonts w:ascii="Helvetica" w:hAnsi="Helvetica" w:cs="Helvetica"/>
            <w:color w:val="337AB7"/>
            <w:sz w:val="21"/>
            <w:szCs w:val="21"/>
            <w:u w:val="none"/>
          </w:rPr>
          <w:t>yii\web\Response::send()</w:t>
        </w:r>
      </w:hyperlink>
      <w:r>
        <w:rPr>
          <w:rFonts w:ascii="Helvetica" w:hAnsi="Helvetica" w:cs="Helvetica"/>
          <w:color w:val="333333"/>
          <w:sz w:val="21"/>
          <w:szCs w:val="21"/>
        </w:rPr>
        <w:t> </w:t>
      </w:r>
      <w:r>
        <w:rPr>
          <w:rFonts w:ascii="Helvetica" w:hAnsi="Helvetica" w:cs="Helvetica"/>
          <w:color w:val="333333"/>
          <w:sz w:val="21"/>
          <w:szCs w:val="21"/>
        </w:rPr>
        <w:t>方法被执行后，其他地方调用该方法会被忽略，</w:t>
      </w:r>
      <w:r>
        <w:rPr>
          <w:rFonts w:ascii="Helvetica" w:hAnsi="Helvetica" w:cs="Helvetica"/>
          <w:color w:val="333333"/>
          <w:sz w:val="21"/>
          <w:szCs w:val="21"/>
        </w:rPr>
        <w:t xml:space="preserve"> </w:t>
      </w:r>
      <w:r>
        <w:rPr>
          <w:rFonts w:ascii="Helvetica" w:hAnsi="Helvetica" w:cs="Helvetica"/>
          <w:color w:val="333333"/>
          <w:sz w:val="21"/>
          <w:szCs w:val="21"/>
        </w:rPr>
        <w:t>这意味着一旦响应发出后，就不能再追加其他内容。</w:t>
      </w:r>
    </w:p>
    <w:p w:rsidR="00532160" w:rsidRDefault="00532160" w:rsidP="0053216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如你所见</w:t>
      </w:r>
      <w:hyperlink r:id="rId267" w:anchor="send()-detail" w:history="1">
        <w:r>
          <w:rPr>
            <w:rStyle w:val="a4"/>
            <w:rFonts w:ascii="Helvetica" w:hAnsi="Helvetica" w:cs="Helvetica"/>
            <w:color w:val="337AB7"/>
            <w:sz w:val="21"/>
            <w:szCs w:val="21"/>
            <w:u w:val="none"/>
          </w:rPr>
          <w:t>yii\web\Response::send()</w:t>
        </w:r>
      </w:hyperlink>
      <w:r>
        <w:rPr>
          <w:rFonts w:ascii="Helvetica" w:hAnsi="Helvetica" w:cs="Helvetica"/>
          <w:color w:val="333333"/>
          <w:sz w:val="21"/>
          <w:szCs w:val="21"/>
        </w:rPr>
        <w:t> </w:t>
      </w:r>
      <w:r>
        <w:rPr>
          <w:rFonts w:ascii="Helvetica" w:hAnsi="Helvetica" w:cs="Helvetica"/>
          <w:color w:val="333333"/>
          <w:sz w:val="21"/>
          <w:szCs w:val="21"/>
        </w:rPr>
        <w:t>触发了几个实用的事件，</w:t>
      </w:r>
      <w:r>
        <w:rPr>
          <w:rFonts w:ascii="Helvetica" w:hAnsi="Helvetica" w:cs="Helvetica"/>
          <w:color w:val="333333"/>
          <w:sz w:val="21"/>
          <w:szCs w:val="21"/>
        </w:rPr>
        <w:t xml:space="preserve"> </w:t>
      </w:r>
      <w:r>
        <w:rPr>
          <w:rFonts w:ascii="Helvetica" w:hAnsi="Helvetica" w:cs="Helvetica"/>
          <w:color w:val="333333"/>
          <w:sz w:val="21"/>
          <w:szCs w:val="21"/>
        </w:rPr>
        <w:t>通过响应这些事件可调整或包装响应。</w:t>
      </w:r>
    </w:p>
    <w:p w:rsidR="00532160" w:rsidRDefault="00532160" w:rsidP="0024589A"/>
    <w:p w:rsidR="005E523A" w:rsidRPr="005E523A" w:rsidRDefault="005E523A" w:rsidP="005E523A">
      <w:pPr>
        <w:pStyle w:val="3"/>
        <w:pBdr>
          <w:bottom w:val="single" w:sz="6" w:space="10" w:color="EEEEEE"/>
        </w:pBdr>
        <w:shd w:val="clear" w:color="auto" w:fill="FFFFFF"/>
        <w:spacing w:before="60" w:after="150"/>
        <w:rPr>
          <w:rFonts w:ascii="Helvetica" w:hAnsi="Helvetica" w:cs="Helvetica"/>
          <w:b w:val="0"/>
          <w:bCs w:val="0"/>
          <w:color w:val="333333"/>
          <w:sz w:val="28"/>
          <w:szCs w:val="42"/>
        </w:rPr>
      </w:pPr>
      <w:r w:rsidRPr="005E523A">
        <w:rPr>
          <w:rFonts w:ascii="Helvetica" w:hAnsi="Helvetica" w:cs="Helvetica"/>
          <w:b w:val="0"/>
          <w:bCs w:val="0"/>
          <w:color w:val="333333"/>
          <w:sz w:val="28"/>
          <w:szCs w:val="42"/>
        </w:rPr>
        <w:t>5</w:t>
      </w:r>
      <w:r w:rsidRPr="005E523A">
        <w:rPr>
          <w:rFonts w:ascii="Helvetica" w:hAnsi="Helvetica" w:cs="Helvetica" w:hint="eastAsia"/>
          <w:b w:val="0"/>
          <w:bCs w:val="0"/>
          <w:color w:val="333333"/>
          <w:sz w:val="28"/>
          <w:szCs w:val="42"/>
        </w:rPr>
        <w:t>、</w:t>
      </w:r>
      <w:r w:rsidRPr="005E523A">
        <w:rPr>
          <w:rFonts w:ascii="Helvetica" w:hAnsi="Helvetica" w:cs="Helvetica"/>
          <w:b w:val="0"/>
          <w:bCs w:val="0"/>
          <w:color w:val="333333"/>
          <w:sz w:val="28"/>
          <w:szCs w:val="42"/>
        </w:rPr>
        <w:t xml:space="preserve">Sessions </w:t>
      </w:r>
      <w:r w:rsidRPr="005E523A">
        <w:rPr>
          <w:rFonts w:ascii="Helvetica" w:hAnsi="Helvetica" w:cs="Helvetica"/>
          <w:b w:val="0"/>
          <w:bCs w:val="0"/>
          <w:color w:val="333333"/>
          <w:sz w:val="28"/>
          <w:szCs w:val="42"/>
        </w:rPr>
        <w:t>和</w:t>
      </w:r>
      <w:r w:rsidRPr="005E523A">
        <w:rPr>
          <w:rFonts w:ascii="Helvetica" w:hAnsi="Helvetica" w:cs="Helvetica"/>
          <w:b w:val="0"/>
          <w:bCs w:val="0"/>
          <w:color w:val="333333"/>
          <w:sz w:val="28"/>
          <w:szCs w:val="42"/>
        </w:rPr>
        <w:t xml:space="preserve"> Cookies</w:t>
      </w:r>
    </w:p>
    <w:p w:rsidR="005E523A" w:rsidRDefault="00602F22" w:rsidP="005E523A">
      <w:pPr>
        <w:widowControl/>
        <w:numPr>
          <w:ilvl w:val="0"/>
          <w:numId w:val="26"/>
        </w:numPr>
        <w:shd w:val="clear" w:color="auto" w:fill="FFFFFF"/>
        <w:spacing w:before="100" w:beforeAutospacing="1" w:after="100" w:afterAutospacing="1"/>
        <w:jc w:val="left"/>
        <w:rPr>
          <w:rFonts w:ascii="Helvetica" w:hAnsi="Helvetica" w:cs="Helvetica"/>
          <w:color w:val="333333"/>
          <w:szCs w:val="21"/>
        </w:rPr>
      </w:pPr>
      <w:hyperlink r:id="rId268" w:anchor="sessions" w:history="1">
        <w:r w:rsidR="005E523A">
          <w:rPr>
            <w:rStyle w:val="a4"/>
            <w:rFonts w:ascii="Helvetica" w:hAnsi="Helvetica" w:cs="Helvetica"/>
            <w:color w:val="337AB7"/>
            <w:szCs w:val="21"/>
            <w:u w:val="none"/>
          </w:rPr>
          <w:t>Sessions</w:t>
        </w:r>
      </w:hyperlink>
    </w:p>
    <w:p w:rsidR="005E523A" w:rsidRDefault="00602F22" w:rsidP="005E523A">
      <w:pPr>
        <w:widowControl/>
        <w:numPr>
          <w:ilvl w:val="0"/>
          <w:numId w:val="26"/>
        </w:numPr>
        <w:shd w:val="clear" w:color="auto" w:fill="FFFFFF"/>
        <w:spacing w:before="100" w:beforeAutospacing="1" w:after="100" w:afterAutospacing="1"/>
        <w:jc w:val="left"/>
        <w:rPr>
          <w:rFonts w:ascii="Helvetica" w:hAnsi="Helvetica" w:cs="Helvetica"/>
          <w:color w:val="333333"/>
          <w:szCs w:val="21"/>
        </w:rPr>
      </w:pPr>
      <w:hyperlink r:id="rId269" w:anchor="cookies" w:history="1">
        <w:r w:rsidR="005E523A">
          <w:rPr>
            <w:rStyle w:val="a4"/>
            <w:rFonts w:ascii="Helvetica" w:hAnsi="Helvetica" w:cs="Helvetica"/>
            <w:color w:val="337AB7"/>
            <w:szCs w:val="21"/>
            <w:u w:val="none"/>
          </w:rPr>
          <w:t>Cookies</w:t>
        </w:r>
      </w:hyperlink>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Sessions </w:t>
      </w:r>
      <w:r>
        <w:rPr>
          <w:rFonts w:ascii="Helvetica" w:hAnsi="Helvetica" w:cs="Helvetica"/>
          <w:color w:val="333333"/>
          <w:sz w:val="21"/>
          <w:szCs w:val="21"/>
        </w:rPr>
        <w:t>和</w:t>
      </w:r>
      <w:r>
        <w:rPr>
          <w:rFonts w:ascii="Helvetica" w:hAnsi="Helvetica" w:cs="Helvetica"/>
          <w:color w:val="333333"/>
          <w:sz w:val="21"/>
          <w:szCs w:val="21"/>
        </w:rPr>
        <w:t xml:space="preserve"> cookies </w:t>
      </w:r>
      <w:r>
        <w:rPr>
          <w:rFonts w:ascii="Helvetica" w:hAnsi="Helvetica" w:cs="Helvetica"/>
          <w:color w:val="333333"/>
          <w:sz w:val="21"/>
          <w:szCs w:val="21"/>
        </w:rPr>
        <w:t>允许数据在多次请求中保持，</w:t>
      </w:r>
      <w:r>
        <w:rPr>
          <w:rFonts w:ascii="Helvetica" w:hAnsi="Helvetica" w:cs="Helvetica"/>
          <w:color w:val="333333"/>
          <w:sz w:val="21"/>
          <w:szCs w:val="21"/>
        </w:rPr>
        <w:t xml:space="preserve"> </w:t>
      </w:r>
      <w:r>
        <w:rPr>
          <w:rFonts w:ascii="Helvetica" w:hAnsi="Helvetica" w:cs="Helvetica"/>
          <w:color w:val="333333"/>
          <w:sz w:val="21"/>
          <w:szCs w:val="21"/>
        </w:rPr>
        <w:t>在纯</w:t>
      </w:r>
      <w:r>
        <w:rPr>
          <w:rFonts w:ascii="Helvetica" w:hAnsi="Helvetica" w:cs="Helvetica"/>
          <w:color w:val="333333"/>
          <w:sz w:val="21"/>
          <w:szCs w:val="21"/>
        </w:rPr>
        <w:t xml:space="preserve"> PHP </w:t>
      </w:r>
      <w:r>
        <w:rPr>
          <w:rFonts w:ascii="Helvetica" w:hAnsi="Helvetica" w:cs="Helvetica"/>
          <w:color w:val="333333"/>
          <w:sz w:val="21"/>
          <w:szCs w:val="21"/>
        </w:rPr>
        <w:t>中，可以分别使用全局变量</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$_SESSION</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$_COOKIE</w:t>
      </w:r>
      <w:r>
        <w:rPr>
          <w:rFonts w:ascii="Helvetica" w:hAnsi="Helvetica" w:cs="Helvetica"/>
          <w:color w:val="333333"/>
          <w:sz w:val="21"/>
          <w:szCs w:val="21"/>
        </w:rPr>
        <w:t> </w:t>
      </w:r>
      <w:r>
        <w:rPr>
          <w:rFonts w:ascii="Helvetica" w:hAnsi="Helvetica" w:cs="Helvetica"/>
          <w:color w:val="333333"/>
          <w:sz w:val="21"/>
          <w:szCs w:val="21"/>
        </w:rPr>
        <w:t>来访问，</w:t>
      </w:r>
      <w:r>
        <w:rPr>
          <w:rFonts w:ascii="Helvetica" w:hAnsi="Helvetica" w:cs="Helvetica"/>
          <w:color w:val="333333"/>
          <w:sz w:val="21"/>
          <w:szCs w:val="21"/>
        </w:rPr>
        <w:t xml:space="preserve">Yii </w:t>
      </w:r>
      <w:r>
        <w:rPr>
          <w:rFonts w:ascii="Helvetica" w:hAnsi="Helvetica" w:cs="Helvetica"/>
          <w:color w:val="333333"/>
          <w:sz w:val="21"/>
          <w:szCs w:val="21"/>
        </w:rPr>
        <w:t>将</w:t>
      </w:r>
      <w:r>
        <w:rPr>
          <w:rFonts w:ascii="Helvetica" w:hAnsi="Helvetica" w:cs="Helvetica"/>
          <w:color w:val="333333"/>
          <w:sz w:val="21"/>
          <w:szCs w:val="21"/>
        </w:rPr>
        <w:t xml:space="preserve"> session </w:t>
      </w:r>
      <w:r>
        <w:rPr>
          <w:rFonts w:ascii="Helvetica" w:hAnsi="Helvetica" w:cs="Helvetica"/>
          <w:color w:val="333333"/>
          <w:sz w:val="21"/>
          <w:szCs w:val="21"/>
        </w:rPr>
        <w:t>和</w:t>
      </w:r>
      <w:r>
        <w:rPr>
          <w:rFonts w:ascii="Helvetica" w:hAnsi="Helvetica" w:cs="Helvetica"/>
          <w:color w:val="333333"/>
          <w:sz w:val="21"/>
          <w:szCs w:val="21"/>
        </w:rPr>
        <w:t xml:space="preserve"> cookie </w:t>
      </w:r>
      <w:r>
        <w:rPr>
          <w:rFonts w:ascii="Helvetica" w:hAnsi="Helvetica" w:cs="Helvetica"/>
          <w:color w:val="333333"/>
          <w:sz w:val="21"/>
          <w:szCs w:val="21"/>
        </w:rPr>
        <w:t>封装成对象并增加一些功能，</w:t>
      </w:r>
      <w:r>
        <w:rPr>
          <w:rFonts w:ascii="Helvetica" w:hAnsi="Helvetica" w:cs="Helvetica"/>
          <w:color w:val="333333"/>
          <w:sz w:val="21"/>
          <w:szCs w:val="21"/>
        </w:rPr>
        <w:t xml:space="preserve"> </w:t>
      </w:r>
      <w:r>
        <w:rPr>
          <w:rFonts w:ascii="Helvetica" w:hAnsi="Helvetica" w:cs="Helvetica"/>
          <w:color w:val="333333"/>
          <w:sz w:val="21"/>
          <w:szCs w:val="21"/>
        </w:rPr>
        <w:t>可通过面向对象方式访问它们。</w:t>
      </w:r>
    </w:p>
    <w:p w:rsidR="005E523A" w:rsidRDefault="005E523A" w:rsidP="005E523A">
      <w:pPr>
        <w:pStyle w:val="4"/>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rPr>
        <w:t>Sessions</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和</w:t>
      </w:r>
      <w:r>
        <w:rPr>
          <w:rFonts w:ascii="Helvetica" w:hAnsi="Helvetica" w:cs="Helvetica"/>
          <w:color w:val="333333"/>
          <w:sz w:val="21"/>
          <w:szCs w:val="21"/>
        </w:rPr>
        <w:t> </w:t>
      </w:r>
      <w:hyperlink r:id="rId270" w:history="1">
        <w:r>
          <w:rPr>
            <w:rStyle w:val="a4"/>
            <w:rFonts w:ascii="Helvetica" w:hAnsi="Helvetica" w:cs="Helvetica"/>
            <w:color w:val="337AB7"/>
            <w:sz w:val="21"/>
            <w:szCs w:val="21"/>
            <w:u w:val="none"/>
          </w:rPr>
          <w:t>请求</w:t>
        </w:r>
      </w:hyperlink>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hyperlink r:id="rId271" w:history="1">
        <w:r>
          <w:rPr>
            <w:rStyle w:val="a4"/>
            <w:rFonts w:ascii="Helvetica" w:hAnsi="Helvetica" w:cs="Helvetica"/>
            <w:color w:val="337AB7"/>
            <w:sz w:val="21"/>
            <w:szCs w:val="21"/>
            <w:u w:val="none"/>
          </w:rPr>
          <w:t>响应</w:t>
        </w:r>
      </w:hyperlink>
      <w:r>
        <w:rPr>
          <w:rFonts w:ascii="Helvetica" w:hAnsi="Helvetica" w:cs="Helvetica"/>
          <w:color w:val="333333"/>
          <w:sz w:val="21"/>
          <w:szCs w:val="21"/>
        </w:rPr>
        <w:t>类似，</w:t>
      </w:r>
      <w:r>
        <w:rPr>
          <w:rFonts w:ascii="Helvetica" w:hAnsi="Helvetica" w:cs="Helvetica"/>
          <w:color w:val="333333"/>
          <w:sz w:val="21"/>
          <w:szCs w:val="21"/>
        </w:rPr>
        <w:t xml:space="preserve"> </w:t>
      </w:r>
      <w:r>
        <w:rPr>
          <w:rFonts w:ascii="Helvetica" w:hAnsi="Helvetica" w:cs="Helvetica"/>
          <w:color w:val="333333"/>
          <w:sz w:val="21"/>
          <w:szCs w:val="21"/>
        </w:rPr>
        <w:t>默认可通过为</w:t>
      </w:r>
      <w:r>
        <w:rPr>
          <w:rFonts w:ascii="Helvetica" w:hAnsi="Helvetica" w:cs="Helvetica"/>
          <w:color w:val="333333"/>
          <w:sz w:val="21"/>
          <w:szCs w:val="21"/>
        </w:rPr>
        <w:t> </w:t>
      </w:r>
      <w:hyperlink r:id="rId272" w:history="1">
        <w:r>
          <w:rPr>
            <w:rStyle w:val="a4"/>
            <w:rFonts w:ascii="Helvetica" w:hAnsi="Helvetica" w:cs="Helvetica"/>
            <w:color w:val="337AB7"/>
            <w:sz w:val="21"/>
            <w:szCs w:val="21"/>
            <w:u w:val="none"/>
          </w:rPr>
          <w:t>yii\web\Session</w:t>
        </w:r>
      </w:hyperlink>
      <w:r>
        <w:rPr>
          <w:rFonts w:ascii="Helvetica" w:hAnsi="Helvetica" w:cs="Helvetica"/>
          <w:color w:val="333333"/>
          <w:sz w:val="21"/>
          <w:szCs w:val="21"/>
        </w:rPr>
        <w:t> </w:t>
      </w:r>
      <w:r>
        <w:rPr>
          <w:rFonts w:ascii="Helvetica" w:hAnsi="Helvetica" w:cs="Helvetica"/>
          <w:color w:val="333333"/>
          <w:sz w:val="21"/>
          <w:szCs w:val="21"/>
        </w:rPr>
        <w:t>实例的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session</w:t>
      </w:r>
      <w:r>
        <w:rPr>
          <w:rFonts w:ascii="Helvetica" w:hAnsi="Helvetica" w:cs="Helvetica"/>
          <w:color w:val="333333"/>
          <w:sz w:val="21"/>
          <w:szCs w:val="21"/>
        </w:rPr>
        <w:t> </w:t>
      </w:r>
      <w:hyperlink r:id="rId273" w:history="1">
        <w:r>
          <w:rPr>
            <w:rStyle w:val="a4"/>
            <w:rFonts w:ascii="Helvetica" w:hAnsi="Helvetica" w:cs="Helvetica"/>
            <w:color w:val="337AB7"/>
            <w:sz w:val="21"/>
            <w:szCs w:val="21"/>
            <w:u w:val="none"/>
          </w:rPr>
          <w:t>应用组件</w:t>
        </w:r>
      </w:hyperlink>
      <w:r>
        <w:rPr>
          <w:rFonts w:ascii="Helvetica" w:hAnsi="Helvetica" w:cs="Helvetica"/>
          <w:color w:val="333333"/>
          <w:sz w:val="21"/>
          <w:szCs w:val="21"/>
        </w:rPr>
        <w:t> </w:t>
      </w:r>
      <w:r>
        <w:rPr>
          <w:rFonts w:ascii="Helvetica" w:hAnsi="Helvetica" w:cs="Helvetica"/>
          <w:color w:val="333333"/>
          <w:sz w:val="21"/>
          <w:szCs w:val="21"/>
        </w:rPr>
        <w:t>来访问</w:t>
      </w:r>
      <w:r>
        <w:rPr>
          <w:rFonts w:ascii="Helvetica" w:hAnsi="Helvetica" w:cs="Helvetica"/>
          <w:color w:val="333333"/>
          <w:sz w:val="21"/>
          <w:szCs w:val="21"/>
        </w:rPr>
        <w:t xml:space="preserve"> sessions</w:t>
      </w:r>
      <w:r>
        <w:rPr>
          <w:rFonts w:ascii="Helvetica" w:hAnsi="Helvetica" w:cs="Helvetica"/>
          <w:color w:val="333333"/>
          <w:sz w:val="21"/>
          <w:szCs w:val="21"/>
        </w:rPr>
        <w:t>。</w:t>
      </w:r>
    </w:p>
    <w:p w:rsidR="005E523A" w:rsidRPr="006B16DD" w:rsidRDefault="005E523A" w:rsidP="005E523A">
      <w:pPr>
        <w:pStyle w:val="5"/>
        <w:shd w:val="clear" w:color="auto" w:fill="FFFFFF"/>
        <w:spacing w:before="300" w:after="150"/>
        <w:rPr>
          <w:rFonts w:ascii="Helvetica" w:hAnsi="Helvetica" w:cs="Helvetica"/>
          <w:b w:val="0"/>
          <w:bCs w:val="0"/>
          <w:color w:val="333333"/>
          <w:sz w:val="24"/>
          <w:szCs w:val="30"/>
        </w:rPr>
      </w:pPr>
      <w:r w:rsidRPr="006B16DD">
        <w:rPr>
          <w:rFonts w:ascii="Helvetica" w:hAnsi="Helvetica" w:cs="Helvetica"/>
          <w:b w:val="0"/>
          <w:bCs w:val="0"/>
          <w:color w:val="333333"/>
          <w:sz w:val="24"/>
          <w:szCs w:val="30"/>
        </w:rPr>
        <w:t>开启和关闭</w:t>
      </w:r>
      <w:r w:rsidRPr="006B16DD">
        <w:rPr>
          <w:rFonts w:ascii="Helvetica" w:hAnsi="Helvetica" w:cs="Helvetica"/>
          <w:b w:val="0"/>
          <w:bCs w:val="0"/>
          <w:color w:val="333333"/>
          <w:sz w:val="24"/>
          <w:szCs w:val="30"/>
        </w:rPr>
        <w:t xml:space="preserve"> Sessions</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可使用以下代码来开启和关闭</w:t>
      </w:r>
      <w:r>
        <w:rPr>
          <w:rFonts w:ascii="Helvetica" w:hAnsi="Helvetica" w:cs="Helvetica"/>
          <w:color w:val="333333"/>
          <w:sz w:val="21"/>
          <w:szCs w:val="21"/>
        </w:rPr>
        <w:t xml:space="preserve"> session</w:t>
      </w:r>
      <w:r>
        <w:rPr>
          <w:rFonts w:ascii="Helvetica" w:hAnsi="Helvetica" w:cs="Helvetica"/>
          <w:color w:val="333333"/>
          <w:sz w:val="21"/>
          <w:szCs w:val="21"/>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-&gt;session;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检查</w:t>
      </w:r>
      <w:r>
        <w:rPr>
          <w:rStyle w:val="hljs-comment"/>
          <w:rFonts w:ascii="Consolas" w:hAnsi="Consolas" w:cs="Consolas"/>
          <w:color w:val="888888"/>
          <w:shd w:val="clear" w:color="auto" w:fill="F0F0F0"/>
        </w:rPr>
        <w:t>session</w:t>
      </w:r>
      <w:r>
        <w:rPr>
          <w:rStyle w:val="hljs-comment"/>
          <w:rFonts w:ascii="Consolas" w:hAnsi="Consolas" w:cs="Consolas"/>
          <w:color w:val="888888"/>
          <w:shd w:val="clear" w:color="auto" w:fill="F0F0F0"/>
        </w:rPr>
        <w:t>是否开启</w:t>
      </w:r>
      <w:r>
        <w:rPr>
          <w:rStyle w:val="hljs-comment"/>
          <w:rFonts w:ascii="Consolas" w:hAnsi="Consolas" w:cs="Consolas"/>
          <w:color w:val="888888"/>
          <w:shd w:val="clear" w:color="auto" w:fill="F0F0F0"/>
        </w:rPr>
        <w:t xml:space="preserve">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-&gt;isActive)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开启</w:t>
      </w:r>
      <w:r>
        <w:rPr>
          <w:rStyle w:val="hljs-comment"/>
          <w:rFonts w:ascii="Consolas" w:hAnsi="Consolas" w:cs="Consolas"/>
          <w:color w:val="888888"/>
          <w:shd w:val="clear" w:color="auto" w:fill="F0F0F0"/>
        </w:rPr>
        <w:t>session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-&gt;open();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关闭</w:t>
      </w:r>
      <w:r>
        <w:rPr>
          <w:rStyle w:val="hljs-comment"/>
          <w:rFonts w:ascii="Consolas" w:hAnsi="Consolas" w:cs="Consolas"/>
          <w:color w:val="888888"/>
          <w:shd w:val="clear" w:color="auto" w:fill="F0F0F0"/>
        </w:rPr>
        <w:t>session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-&gt;close();</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销毁</w:t>
      </w:r>
      <w:r>
        <w:rPr>
          <w:rStyle w:val="hljs-comment"/>
          <w:rFonts w:ascii="Consolas" w:hAnsi="Consolas" w:cs="Consolas"/>
          <w:color w:val="888888"/>
          <w:shd w:val="clear" w:color="auto" w:fill="F0F0F0"/>
        </w:rPr>
        <w:t>session</w:t>
      </w:r>
      <w:r>
        <w:rPr>
          <w:rStyle w:val="hljs-comment"/>
          <w:rFonts w:ascii="Consolas" w:hAnsi="Consolas" w:cs="Consolas"/>
          <w:color w:val="888888"/>
          <w:shd w:val="clear" w:color="auto" w:fill="F0F0F0"/>
        </w:rPr>
        <w:t>中所有已注册的数据</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-&gt;destroy();</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多次调用</w:t>
      </w:r>
      <w:hyperlink r:id="rId274" w:anchor="open()-detail" w:history="1">
        <w:r>
          <w:rPr>
            <w:rStyle w:val="a4"/>
            <w:rFonts w:ascii="Helvetica" w:hAnsi="Helvetica" w:cs="Helvetica"/>
            <w:color w:val="337AB7"/>
            <w:sz w:val="21"/>
            <w:szCs w:val="21"/>
            <w:u w:val="none"/>
          </w:rPr>
          <w:t>open()</w:t>
        </w:r>
      </w:hyperlink>
      <w:r>
        <w:rPr>
          <w:rFonts w:ascii="Helvetica" w:hAnsi="Helvetica" w:cs="Helvetica"/>
          <w:color w:val="333333"/>
          <w:sz w:val="21"/>
          <w:szCs w:val="21"/>
        </w:rPr>
        <w:t> </w:t>
      </w:r>
      <w:r>
        <w:rPr>
          <w:rFonts w:ascii="Helvetica" w:hAnsi="Helvetica" w:cs="Helvetica"/>
          <w:color w:val="333333"/>
          <w:sz w:val="21"/>
          <w:szCs w:val="21"/>
        </w:rPr>
        <w:t>和</w:t>
      </w:r>
      <w:hyperlink r:id="rId275" w:anchor="close()-detail" w:history="1">
        <w:r>
          <w:rPr>
            <w:rStyle w:val="a4"/>
            <w:rFonts w:ascii="Helvetica" w:hAnsi="Helvetica" w:cs="Helvetica"/>
            <w:color w:val="337AB7"/>
            <w:sz w:val="21"/>
            <w:szCs w:val="21"/>
            <w:u w:val="none"/>
          </w:rPr>
          <w:t>close()</w:t>
        </w:r>
      </w:hyperlink>
      <w:r>
        <w:rPr>
          <w:rFonts w:ascii="Helvetica" w:hAnsi="Helvetica" w:cs="Helvetica"/>
          <w:color w:val="333333"/>
          <w:sz w:val="21"/>
          <w:szCs w:val="21"/>
        </w:rPr>
        <w:t> </w:t>
      </w:r>
      <w:r>
        <w:rPr>
          <w:rFonts w:ascii="Helvetica" w:hAnsi="Helvetica" w:cs="Helvetica"/>
          <w:color w:val="333333"/>
          <w:sz w:val="21"/>
          <w:szCs w:val="21"/>
        </w:rPr>
        <w:t>方法并不会产生错误，</w:t>
      </w:r>
      <w:r>
        <w:rPr>
          <w:rFonts w:ascii="Helvetica" w:hAnsi="Helvetica" w:cs="Helvetica"/>
          <w:color w:val="333333"/>
          <w:sz w:val="21"/>
          <w:szCs w:val="21"/>
        </w:rPr>
        <w:t xml:space="preserve"> </w:t>
      </w:r>
      <w:r>
        <w:rPr>
          <w:rFonts w:ascii="Helvetica" w:hAnsi="Helvetica" w:cs="Helvetica"/>
          <w:color w:val="333333"/>
          <w:sz w:val="21"/>
          <w:szCs w:val="21"/>
        </w:rPr>
        <w:t>因为方法内部会先检查</w:t>
      </w:r>
      <w:r>
        <w:rPr>
          <w:rFonts w:ascii="Helvetica" w:hAnsi="Helvetica" w:cs="Helvetica"/>
          <w:color w:val="333333"/>
          <w:sz w:val="21"/>
          <w:szCs w:val="21"/>
        </w:rPr>
        <w:t>session</w:t>
      </w:r>
      <w:r>
        <w:rPr>
          <w:rFonts w:ascii="Helvetica" w:hAnsi="Helvetica" w:cs="Helvetica"/>
          <w:color w:val="333333"/>
          <w:sz w:val="21"/>
          <w:szCs w:val="21"/>
        </w:rPr>
        <w:t>是否已经开启。</w:t>
      </w:r>
    </w:p>
    <w:p w:rsidR="005E523A" w:rsidRPr="006B16DD" w:rsidRDefault="005E523A" w:rsidP="005E523A">
      <w:pPr>
        <w:pStyle w:val="5"/>
        <w:shd w:val="clear" w:color="auto" w:fill="FFFFFF"/>
        <w:spacing w:before="300" w:after="150"/>
        <w:rPr>
          <w:rFonts w:ascii="Helvetica" w:hAnsi="Helvetica" w:cs="Helvetica"/>
          <w:b w:val="0"/>
          <w:bCs w:val="0"/>
          <w:color w:val="333333"/>
          <w:sz w:val="24"/>
          <w:szCs w:val="30"/>
        </w:rPr>
      </w:pPr>
      <w:r w:rsidRPr="006B16DD">
        <w:rPr>
          <w:rFonts w:ascii="Helvetica" w:hAnsi="Helvetica" w:cs="Helvetica"/>
          <w:b w:val="0"/>
          <w:bCs w:val="0"/>
          <w:color w:val="333333"/>
          <w:sz w:val="24"/>
          <w:szCs w:val="30"/>
        </w:rPr>
        <w:t>访问</w:t>
      </w:r>
      <w:r w:rsidRPr="006B16DD">
        <w:rPr>
          <w:rFonts w:ascii="Helvetica" w:hAnsi="Helvetica" w:cs="Helvetica"/>
          <w:b w:val="0"/>
          <w:bCs w:val="0"/>
          <w:color w:val="333333"/>
          <w:sz w:val="24"/>
          <w:szCs w:val="30"/>
        </w:rPr>
        <w:t xml:space="preserve"> Session </w:t>
      </w:r>
      <w:r w:rsidRPr="006B16DD">
        <w:rPr>
          <w:rFonts w:ascii="Helvetica" w:hAnsi="Helvetica" w:cs="Helvetica"/>
          <w:b w:val="0"/>
          <w:bCs w:val="0"/>
          <w:color w:val="333333"/>
          <w:sz w:val="24"/>
          <w:szCs w:val="30"/>
        </w:rPr>
        <w:t>数据</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可使用如下方式访问</w:t>
      </w:r>
      <w:r>
        <w:rPr>
          <w:rFonts w:ascii="Helvetica" w:hAnsi="Helvetica" w:cs="Helvetica"/>
          <w:color w:val="333333"/>
          <w:sz w:val="21"/>
          <w:szCs w:val="21"/>
        </w:rPr>
        <w:t>session</w:t>
      </w:r>
      <w:r>
        <w:rPr>
          <w:rFonts w:ascii="Helvetica" w:hAnsi="Helvetica" w:cs="Helvetica"/>
          <w:color w:val="333333"/>
          <w:sz w:val="21"/>
          <w:szCs w:val="21"/>
        </w:rPr>
        <w:t>中的数据：</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-&gt;session;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获取</w:t>
      </w:r>
      <w:r>
        <w:rPr>
          <w:rStyle w:val="hljs-comment"/>
          <w:rFonts w:ascii="Consolas" w:hAnsi="Consolas" w:cs="Consolas"/>
          <w:color w:val="888888"/>
          <w:shd w:val="clear" w:color="auto" w:fill="F0F0F0"/>
        </w:rPr>
        <w:t>session</w:t>
      </w:r>
      <w:r>
        <w:rPr>
          <w:rStyle w:val="hljs-comment"/>
          <w:rFonts w:ascii="Consolas" w:hAnsi="Consolas" w:cs="Consolas"/>
          <w:color w:val="888888"/>
          <w:shd w:val="clear" w:color="auto" w:fill="F0F0F0"/>
        </w:rPr>
        <w:t>中的变量值，以下用法是相同的：</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$language</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-&gt;get(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$language</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$language</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isset</w:t>
      </w:r>
      <w:r>
        <w:rPr>
          <w:rStyle w:val="HTML"/>
          <w:rFonts w:ascii="Consolas" w:hAnsi="Consolas" w:cs="Consolas"/>
          <w:color w:val="444444"/>
          <w:shd w:val="clear" w:color="auto" w:fill="F0F0F0"/>
        </w:rPr>
        <w:t>(</w:t>
      </w:r>
      <w:r>
        <w:rPr>
          <w:rStyle w:val="hljs-variable"/>
          <w:rFonts w:ascii="Consolas" w:hAnsi="Consolas" w:cs="Consolas"/>
          <w:color w:val="BC6060"/>
          <w:shd w:val="clear" w:color="auto" w:fill="F0F0F0"/>
        </w:rPr>
        <w:t>$_SESSION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$_SESSION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null</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设置一个</w:t>
      </w:r>
      <w:r>
        <w:rPr>
          <w:rStyle w:val="hljs-comment"/>
          <w:rFonts w:ascii="Consolas" w:hAnsi="Consolas" w:cs="Consolas"/>
          <w:color w:val="888888"/>
          <w:shd w:val="clear" w:color="auto" w:fill="F0F0F0"/>
        </w:rPr>
        <w:t>session</w:t>
      </w:r>
      <w:r>
        <w:rPr>
          <w:rStyle w:val="hljs-comment"/>
          <w:rFonts w:ascii="Consolas" w:hAnsi="Consolas" w:cs="Consolas"/>
          <w:color w:val="888888"/>
          <w:shd w:val="clear" w:color="auto" w:fill="F0F0F0"/>
        </w:rPr>
        <w:t>变量，以下用法是相同的：</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-&gt;set(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'en-US'</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'en-US'</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$_SESSION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'en-US'</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删除一个</w:t>
      </w:r>
      <w:r>
        <w:rPr>
          <w:rStyle w:val="hljs-comment"/>
          <w:rFonts w:ascii="Consolas" w:hAnsi="Consolas" w:cs="Consolas"/>
          <w:color w:val="888888"/>
          <w:shd w:val="clear" w:color="auto" w:fill="F0F0F0"/>
        </w:rPr>
        <w:t>session</w:t>
      </w:r>
      <w:r>
        <w:rPr>
          <w:rStyle w:val="hljs-comment"/>
          <w:rFonts w:ascii="Consolas" w:hAnsi="Consolas" w:cs="Consolas"/>
          <w:color w:val="888888"/>
          <w:shd w:val="clear" w:color="auto" w:fill="F0F0F0"/>
        </w:rPr>
        <w:t>变量，以下用法是相同的：</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-&gt;remove(</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unset</w:t>
      </w:r>
      <w:r>
        <w:rPr>
          <w:rStyle w:val="HTML"/>
          <w:rFonts w:ascii="Consolas" w:hAnsi="Consolas" w:cs="Consolas"/>
          <w:color w:val="444444"/>
          <w:shd w:val="clear" w:color="auto" w:fill="F0F0F0"/>
        </w:rPr>
        <w:t>(</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unset</w:t>
      </w:r>
      <w:r>
        <w:rPr>
          <w:rStyle w:val="HTML"/>
          <w:rFonts w:ascii="Consolas" w:hAnsi="Consolas" w:cs="Consolas"/>
          <w:color w:val="444444"/>
          <w:shd w:val="clear" w:color="auto" w:fill="F0F0F0"/>
        </w:rPr>
        <w:t>(</w:t>
      </w:r>
      <w:r>
        <w:rPr>
          <w:rStyle w:val="hljs-variable"/>
          <w:rFonts w:ascii="Consolas" w:hAnsi="Consolas" w:cs="Consolas"/>
          <w:color w:val="BC6060"/>
          <w:shd w:val="clear" w:color="auto" w:fill="F0F0F0"/>
        </w:rPr>
        <w:t>$_SESSION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检查</w:t>
      </w:r>
      <w:r>
        <w:rPr>
          <w:rStyle w:val="hljs-comment"/>
          <w:rFonts w:ascii="Consolas" w:hAnsi="Consolas" w:cs="Consolas"/>
          <w:color w:val="888888"/>
          <w:shd w:val="clear" w:color="auto" w:fill="F0F0F0"/>
        </w:rPr>
        <w:t>session</w:t>
      </w:r>
      <w:r>
        <w:rPr>
          <w:rStyle w:val="hljs-comment"/>
          <w:rFonts w:ascii="Consolas" w:hAnsi="Consolas" w:cs="Consolas"/>
          <w:color w:val="888888"/>
          <w:shd w:val="clear" w:color="auto" w:fill="F0F0F0"/>
        </w:rPr>
        <w:t>变量是否已存在，以下用法是相同的：</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-&gt;has(</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isset</w:t>
      </w:r>
      <w:r>
        <w:rPr>
          <w:rStyle w:val="HTML"/>
          <w:rFonts w:ascii="Consolas" w:hAnsi="Consolas" w:cs="Consolas"/>
          <w:color w:val="444444"/>
          <w:shd w:val="clear" w:color="auto" w:fill="F0F0F0"/>
        </w:rPr>
        <w:t>(</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isset</w:t>
      </w:r>
      <w:r>
        <w:rPr>
          <w:rStyle w:val="HTML"/>
          <w:rFonts w:ascii="Consolas" w:hAnsi="Consolas" w:cs="Consolas"/>
          <w:color w:val="444444"/>
          <w:shd w:val="clear" w:color="auto" w:fill="F0F0F0"/>
        </w:rPr>
        <w:t>(</w:t>
      </w:r>
      <w:r>
        <w:rPr>
          <w:rStyle w:val="hljs-variable"/>
          <w:rFonts w:ascii="Consolas" w:hAnsi="Consolas" w:cs="Consolas"/>
          <w:color w:val="BC6060"/>
          <w:shd w:val="clear" w:color="auto" w:fill="F0F0F0"/>
        </w:rPr>
        <w:t>$_SESSION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遍历所有</w:t>
      </w:r>
      <w:r>
        <w:rPr>
          <w:rStyle w:val="hljs-comment"/>
          <w:rFonts w:ascii="Consolas" w:hAnsi="Consolas" w:cs="Consolas"/>
          <w:color w:val="888888"/>
          <w:shd w:val="clear" w:color="auto" w:fill="F0F0F0"/>
        </w:rPr>
        <w:t>session</w:t>
      </w:r>
      <w:r>
        <w:rPr>
          <w:rStyle w:val="hljs-comment"/>
          <w:rFonts w:ascii="Consolas" w:hAnsi="Consolas" w:cs="Consolas"/>
          <w:color w:val="888888"/>
          <w:shd w:val="clear" w:color="auto" w:fill="F0F0F0"/>
        </w:rPr>
        <w:t>变量，以下用法是相同的：</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foreach</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as</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$name</w:t>
      </w:r>
      <w:r>
        <w:rPr>
          <w:rStyle w:val="HTML"/>
          <w:rFonts w:ascii="Consolas" w:hAnsi="Consolas" w:cs="Consolas"/>
          <w:color w:val="444444"/>
          <w:shd w:val="clear" w:color="auto" w:fill="F0F0F0"/>
        </w:rPr>
        <w:t xml:space="preserve"> =&gt; </w:t>
      </w:r>
      <w:r>
        <w:rPr>
          <w:rStyle w:val="hljs-variable"/>
          <w:rFonts w:ascii="Consolas" w:hAnsi="Consolas" w:cs="Consolas"/>
          <w:color w:val="BC6060"/>
          <w:shd w:val="clear" w:color="auto" w:fill="F0F0F0"/>
        </w:rPr>
        <w:t>$value</w:t>
      </w:r>
      <w:r>
        <w:rPr>
          <w:rStyle w:val="HTML"/>
          <w:rFonts w:ascii="Consolas" w:hAnsi="Consolas" w:cs="Consolas"/>
          <w:color w:val="444444"/>
          <w:shd w:val="clear" w:color="auto" w:fill="F0F0F0"/>
        </w:rPr>
        <w: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foreach</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$_SESSION</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as</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$name</w:t>
      </w:r>
      <w:r>
        <w:rPr>
          <w:rStyle w:val="HTML"/>
          <w:rFonts w:ascii="Consolas" w:hAnsi="Consolas" w:cs="Consolas"/>
          <w:color w:val="444444"/>
          <w:shd w:val="clear" w:color="auto" w:fill="F0F0F0"/>
        </w:rPr>
        <w:t xml:space="preserve"> =&gt; </w:t>
      </w:r>
      <w:r>
        <w:rPr>
          <w:rStyle w:val="hljs-variable"/>
          <w:rFonts w:ascii="Consolas" w:hAnsi="Consolas" w:cs="Consolas"/>
          <w:color w:val="BC6060"/>
          <w:shd w:val="clear" w:color="auto" w:fill="F0F0F0"/>
        </w:rPr>
        <w:t>$value</w:t>
      </w:r>
      <w:r>
        <w:rPr>
          <w:rStyle w:val="HTML"/>
          <w:rFonts w:ascii="Consolas" w:hAnsi="Consolas" w:cs="Consolas"/>
          <w:color w:val="444444"/>
          <w:shd w:val="clear" w:color="auto" w:fill="F0F0F0"/>
        </w:rPr>
        <w:t>) ...</w:t>
      </w:r>
    </w:p>
    <w:p w:rsidR="005E523A" w:rsidRDefault="005E523A" w:rsidP="005E523A">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rPr>
        <w:t>信息：</w:t>
      </w:r>
      <w:r>
        <w:rPr>
          <w:rFonts w:ascii="Helvetica" w:hAnsi="Helvetica" w:cs="Helvetica"/>
          <w:color w:val="31708F"/>
          <w:sz w:val="21"/>
          <w:szCs w:val="21"/>
        </w:rPr>
        <w:t>当使用</w:t>
      </w:r>
      <w:r>
        <w:rPr>
          <w:rFonts w:ascii="Helvetica" w:hAnsi="Helvetica" w:cs="Helvetica"/>
          <w:color w:val="31708F"/>
          <w:sz w:val="21"/>
          <w:szCs w:val="21"/>
        </w:rPr>
        <w:t> </w:t>
      </w:r>
      <w:r>
        <w:rPr>
          <w:rStyle w:val="HTML"/>
          <w:rFonts w:ascii="Consolas" w:hAnsi="Consolas" w:cs="Consolas"/>
          <w:color w:val="C7254E"/>
          <w:sz w:val="19"/>
          <w:szCs w:val="19"/>
          <w:shd w:val="clear" w:color="auto" w:fill="F9F2F4"/>
        </w:rPr>
        <w:t>session</w:t>
      </w:r>
      <w:r>
        <w:rPr>
          <w:rFonts w:ascii="Helvetica" w:hAnsi="Helvetica" w:cs="Helvetica"/>
          <w:color w:val="31708F"/>
          <w:sz w:val="21"/>
          <w:szCs w:val="21"/>
        </w:rPr>
        <w:t> </w:t>
      </w:r>
      <w:r>
        <w:rPr>
          <w:rFonts w:ascii="Helvetica" w:hAnsi="Helvetica" w:cs="Helvetica"/>
          <w:color w:val="31708F"/>
          <w:sz w:val="21"/>
          <w:szCs w:val="21"/>
        </w:rPr>
        <w:t>组件访问</w:t>
      </w:r>
      <w:r>
        <w:rPr>
          <w:rFonts w:ascii="Helvetica" w:hAnsi="Helvetica" w:cs="Helvetica"/>
          <w:color w:val="31708F"/>
          <w:sz w:val="21"/>
          <w:szCs w:val="21"/>
        </w:rPr>
        <w:t xml:space="preserve"> session </w:t>
      </w:r>
      <w:r>
        <w:rPr>
          <w:rFonts w:ascii="Helvetica" w:hAnsi="Helvetica" w:cs="Helvetica"/>
          <w:color w:val="31708F"/>
          <w:sz w:val="21"/>
          <w:szCs w:val="21"/>
        </w:rPr>
        <w:t>数据时候，</w:t>
      </w:r>
      <w:r>
        <w:rPr>
          <w:rFonts w:ascii="Helvetica" w:hAnsi="Helvetica" w:cs="Helvetica"/>
          <w:color w:val="31708F"/>
          <w:sz w:val="21"/>
          <w:szCs w:val="21"/>
        </w:rPr>
        <w:t xml:space="preserve"> </w:t>
      </w:r>
      <w:r>
        <w:rPr>
          <w:rFonts w:ascii="Helvetica" w:hAnsi="Helvetica" w:cs="Helvetica"/>
          <w:color w:val="31708F"/>
          <w:sz w:val="21"/>
          <w:szCs w:val="21"/>
        </w:rPr>
        <w:t>如果</w:t>
      </w:r>
      <w:r>
        <w:rPr>
          <w:rFonts w:ascii="Helvetica" w:hAnsi="Helvetica" w:cs="Helvetica"/>
          <w:color w:val="31708F"/>
          <w:sz w:val="21"/>
          <w:szCs w:val="21"/>
        </w:rPr>
        <w:t xml:space="preserve"> session </w:t>
      </w:r>
      <w:r>
        <w:rPr>
          <w:rFonts w:ascii="Helvetica" w:hAnsi="Helvetica" w:cs="Helvetica"/>
          <w:color w:val="31708F"/>
          <w:sz w:val="21"/>
          <w:szCs w:val="21"/>
        </w:rPr>
        <w:t>没有开启会自动开启，</w:t>
      </w:r>
      <w:r>
        <w:rPr>
          <w:rFonts w:ascii="Helvetica" w:hAnsi="Helvetica" w:cs="Helvetica"/>
          <w:color w:val="31708F"/>
          <w:sz w:val="21"/>
          <w:szCs w:val="21"/>
        </w:rPr>
        <w:t xml:space="preserve"> </w:t>
      </w:r>
      <w:r>
        <w:rPr>
          <w:rFonts w:ascii="Helvetica" w:hAnsi="Helvetica" w:cs="Helvetica"/>
          <w:color w:val="31708F"/>
          <w:sz w:val="21"/>
          <w:szCs w:val="21"/>
        </w:rPr>
        <w:t>这和通过</w:t>
      </w:r>
      <w:r>
        <w:rPr>
          <w:rFonts w:ascii="Helvetica" w:hAnsi="Helvetica" w:cs="Helvetica"/>
          <w:color w:val="31708F"/>
          <w:sz w:val="21"/>
          <w:szCs w:val="21"/>
        </w:rPr>
        <w:t> </w:t>
      </w:r>
      <w:r>
        <w:rPr>
          <w:rStyle w:val="HTML"/>
          <w:rFonts w:ascii="Consolas" w:hAnsi="Consolas" w:cs="Consolas"/>
          <w:color w:val="C7254E"/>
          <w:sz w:val="19"/>
          <w:szCs w:val="19"/>
          <w:shd w:val="clear" w:color="auto" w:fill="F9F2F4"/>
        </w:rPr>
        <w:t>$_SESSION</w:t>
      </w:r>
      <w:r>
        <w:rPr>
          <w:rFonts w:ascii="Helvetica" w:hAnsi="Helvetica" w:cs="Helvetica"/>
          <w:color w:val="31708F"/>
          <w:sz w:val="21"/>
          <w:szCs w:val="21"/>
        </w:rPr>
        <w:t> </w:t>
      </w:r>
      <w:r>
        <w:rPr>
          <w:rFonts w:ascii="Helvetica" w:hAnsi="Helvetica" w:cs="Helvetica"/>
          <w:color w:val="31708F"/>
          <w:sz w:val="21"/>
          <w:szCs w:val="21"/>
        </w:rPr>
        <w:t>不同，</w:t>
      </w:r>
      <w:r>
        <w:rPr>
          <w:rStyle w:val="HTML"/>
          <w:rFonts w:ascii="Consolas" w:hAnsi="Consolas" w:cs="Consolas"/>
          <w:color w:val="C7254E"/>
          <w:sz w:val="19"/>
          <w:szCs w:val="19"/>
          <w:shd w:val="clear" w:color="auto" w:fill="F9F2F4"/>
        </w:rPr>
        <w:t>$_SESSION</w:t>
      </w:r>
      <w:r>
        <w:rPr>
          <w:rFonts w:ascii="Helvetica" w:hAnsi="Helvetica" w:cs="Helvetica"/>
          <w:color w:val="31708F"/>
          <w:sz w:val="21"/>
          <w:szCs w:val="21"/>
        </w:rPr>
        <w:t> </w:t>
      </w:r>
      <w:r>
        <w:rPr>
          <w:rFonts w:ascii="Helvetica" w:hAnsi="Helvetica" w:cs="Helvetica"/>
          <w:color w:val="31708F"/>
          <w:sz w:val="21"/>
          <w:szCs w:val="21"/>
        </w:rPr>
        <w:t>要求先执行</w:t>
      </w:r>
      <w:r>
        <w:rPr>
          <w:rFonts w:ascii="Helvetica" w:hAnsi="Helvetica" w:cs="Helvetica"/>
          <w:color w:val="31708F"/>
          <w:sz w:val="21"/>
          <w:szCs w:val="21"/>
        </w:rPr>
        <w:t> </w:t>
      </w:r>
      <w:r>
        <w:rPr>
          <w:rStyle w:val="HTML"/>
          <w:rFonts w:ascii="Consolas" w:hAnsi="Consolas" w:cs="Consolas"/>
          <w:color w:val="C7254E"/>
          <w:sz w:val="19"/>
          <w:szCs w:val="19"/>
          <w:shd w:val="clear" w:color="auto" w:fill="F9F2F4"/>
        </w:rPr>
        <w:t>session_start()</w:t>
      </w:r>
      <w:r>
        <w:rPr>
          <w:rFonts w:ascii="Helvetica" w:hAnsi="Helvetica" w:cs="Helvetica"/>
          <w:color w:val="31708F"/>
          <w:sz w:val="21"/>
          <w:szCs w:val="21"/>
        </w:rPr>
        <w:t>。</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当</w:t>
      </w:r>
      <w:r>
        <w:rPr>
          <w:rFonts w:ascii="Helvetica" w:hAnsi="Helvetica" w:cs="Helvetica"/>
          <w:color w:val="333333"/>
          <w:sz w:val="21"/>
          <w:szCs w:val="21"/>
        </w:rPr>
        <w:t xml:space="preserve"> session </w:t>
      </w:r>
      <w:r>
        <w:rPr>
          <w:rFonts w:ascii="Helvetica" w:hAnsi="Helvetica" w:cs="Helvetica"/>
          <w:color w:val="333333"/>
          <w:sz w:val="21"/>
          <w:szCs w:val="21"/>
        </w:rPr>
        <w:t>数据为数组时，</w:t>
      </w:r>
      <w:r>
        <w:rPr>
          <w:rStyle w:val="HTML"/>
          <w:rFonts w:ascii="Consolas" w:hAnsi="Consolas" w:cs="Consolas"/>
          <w:color w:val="C7254E"/>
          <w:sz w:val="19"/>
          <w:szCs w:val="19"/>
          <w:shd w:val="clear" w:color="auto" w:fill="F9F2F4"/>
        </w:rPr>
        <w:t>session</w:t>
      </w:r>
      <w:r>
        <w:rPr>
          <w:rFonts w:ascii="Helvetica" w:hAnsi="Helvetica" w:cs="Helvetica"/>
          <w:color w:val="333333"/>
          <w:sz w:val="21"/>
          <w:szCs w:val="21"/>
        </w:rPr>
        <w:t> </w:t>
      </w:r>
      <w:r>
        <w:rPr>
          <w:rFonts w:ascii="Helvetica" w:hAnsi="Helvetica" w:cs="Helvetica"/>
          <w:color w:val="333333"/>
          <w:sz w:val="21"/>
          <w:szCs w:val="21"/>
        </w:rPr>
        <w:t>组件会限制你直接修改数据中的单元项，</w:t>
      </w:r>
      <w:r>
        <w:rPr>
          <w:rFonts w:ascii="Helvetica" w:hAnsi="Helvetica" w:cs="Helvetica"/>
          <w:color w:val="333333"/>
          <w:sz w:val="21"/>
          <w:szCs w:val="21"/>
        </w:rPr>
        <w:t xml:space="preserve"> </w:t>
      </w:r>
      <w:r>
        <w:rPr>
          <w:rFonts w:ascii="Helvetica" w:hAnsi="Helvetica" w:cs="Helvetica"/>
          <w:color w:val="333333"/>
          <w:sz w:val="21"/>
          <w:szCs w:val="21"/>
        </w:rPr>
        <w:t>例如：</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-&gt;session;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如下代码不会生效</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'number'</w:t>
      </w:r>
      <w:r>
        <w:rPr>
          <w:rStyle w:val="HTML"/>
          <w:rFonts w:ascii="Consolas" w:hAnsi="Consolas" w:cs="Consolas"/>
          <w:color w:val="444444"/>
          <w:shd w:val="clear" w:color="auto" w:fill="F0F0F0"/>
        </w:rPr>
        <w:t xml:space="preserve">] = </w:t>
      </w:r>
      <w:r>
        <w:rPr>
          <w:rStyle w:val="hljs-number"/>
          <w:rFonts w:ascii="Consolas" w:hAnsi="Consolas" w:cs="Consolas"/>
          <w:color w:val="880000"/>
          <w:shd w:val="clear" w:color="auto" w:fill="F0F0F0"/>
        </w:rPr>
        <w:t>5</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'lifetime'</w:t>
      </w:r>
      <w:r>
        <w:rPr>
          <w:rStyle w:val="HTML"/>
          <w:rFonts w:ascii="Consolas" w:hAnsi="Consolas" w:cs="Consolas"/>
          <w:color w:val="444444"/>
          <w:shd w:val="clear" w:color="auto" w:fill="F0F0F0"/>
        </w:rPr>
        <w:t xml:space="preserve">] = </w:t>
      </w:r>
      <w:r>
        <w:rPr>
          <w:rStyle w:val="hljs-number"/>
          <w:rFonts w:ascii="Consolas" w:hAnsi="Consolas" w:cs="Consolas"/>
          <w:color w:val="880000"/>
          <w:shd w:val="clear" w:color="auto" w:fill="F0F0F0"/>
        </w:rPr>
        <w:t>3600</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如下代码会生效：</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w:t>
      </w:r>
      <w:r>
        <w:rPr>
          <w:rStyle w:val="HTML"/>
          <w:rFonts w:ascii="Consolas" w:hAnsi="Consolas" w:cs="Consolas"/>
          <w:color w:val="444444"/>
          <w:shd w:val="clear" w:color="auto" w:fill="F0F0F0"/>
        </w:rPr>
        <w:t>] =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'number'</w:t>
      </w:r>
      <w:r>
        <w:rPr>
          <w:rStyle w:val="HTML"/>
          <w:rFonts w:ascii="Consolas" w:hAnsi="Consolas" w:cs="Consolas"/>
          <w:color w:val="444444"/>
          <w:shd w:val="clear" w:color="auto" w:fill="F0F0F0"/>
        </w:rPr>
        <w:t xml:space="preserve"> =&gt; </w:t>
      </w:r>
      <w:r>
        <w:rPr>
          <w:rStyle w:val="hljs-number"/>
          <w:rFonts w:ascii="Consolas" w:hAnsi="Consolas" w:cs="Consolas"/>
          <w:color w:val="880000"/>
          <w:shd w:val="clear" w:color="auto" w:fill="F0F0F0"/>
        </w:rPr>
        <w:t>5</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'lifetime'</w:t>
      </w:r>
      <w:r>
        <w:rPr>
          <w:rStyle w:val="HTML"/>
          <w:rFonts w:ascii="Consolas" w:hAnsi="Consolas" w:cs="Consolas"/>
          <w:color w:val="444444"/>
          <w:shd w:val="clear" w:color="auto" w:fill="F0F0F0"/>
        </w:rPr>
        <w:t xml:space="preserve"> =&gt; </w:t>
      </w:r>
      <w:r>
        <w:rPr>
          <w:rStyle w:val="hljs-number"/>
          <w:rFonts w:ascii="Consolas" w:hAnsi="Consolas" w:cs="Consolas"/>
          <w:color w:val="880000"/>
          <w:shd w:val="clear" w:color="auto" w:fill="F0F0F0"/>
        </w:rPr>
        <w:t>3600</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如下代码也会生效：</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echo</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'lifetime'</w:t>
      </w:r>
      <w:r>
        <w:rPr>
          <w:rStyle w:val="HTML"/>
          <w:rFonts w:ascii="Consolas" w:hAnsi="Consolas" w:cs="Consolas"/>
          <w:color w:val="444444"/>
          <w:shd w:val="clear" w:color="auto" w:fill="F0F0F0"/>
        </w:rPr>
        <w:t>];</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可使用以下任意一个变通方法来解决这个问题：</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-&gt;session;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直接使用</w:t>
      </w:r>
      <w:r>
        <w:rPr>
          <w:rStyle w:val="hljs-comment"/>
          <w:rFonts w:ascii="Consolas" w:hAnsi="Consolas" w:cs="Consolas"/>
          <w:color w:val="888888"/>
          <w:shd w:val="clear" w:color="auto" w:fill="F0F0F0"/>
        </w:rPr>
        <w:t>$_SESSION (</w:t>
      </w:r>
      <w:r>
        <w:rPr>
          <w:rStyle w:val="hljs-comment"/>
          <w:rFonts w:ascii="Consolas" w:hAnsi="Consolas" w:cs="Consolas"/>
          <w:color w:val="888888"/>
          <w:shd w:val="clear" w:color="auto" w:fill="F0F0F0"/>
        </w:rPr>
        <w:t>确保</w:t>
      </w:r>
      <w:r>
        <w:rPr>
          <w:rStyle w:val="hljs-comment"/>
          <w:rFonts w:ascii="Consolas" w:hAnsi="Consolas" w:cs="Consolas"/>
          <w:color w:val="888888"/>
          <w:shd w:val="clear" w:color="auto" w:fill="F0F0F0"/>
        </w:rPr>
        <w:t xml:space="preserve">Yii::$app-&gt;session-&gt;open() </w:t>
      </w:r>
      <w:r>
        <w:rPr>
          <w:rStyle w:val="hljs-comment"/>
          <w:rFonts w:ascii="Consolas" w:hAnsi="Consolas" w:cs="Consolas"/>
          <w:color w:val="888888"/>
          <w:shd w:val="clear" w:color="auto" w:fill="F0F0F0"/>
        </w:rPr>
        <w:t>已经调用</w:t>
      </w:r>
      <w:r>
        <w:rPr>
          <w:rStyle w:val="hljs-comment"/>
          <w:rFonts w:ascii="Consolas" w:hAnsi="Consolas" w:cs="Consolas"/>
          <w:color w:val="888888"/>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$_SESSION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'number'</w:t>
      </w:r>
      <w:r>
        <w:rPr>
          <w:rStyle w:val="HTML"/>
          <w:rFonts w:ascii="Consolas" w:hAnsi="Consolas" w:cs="Consolas"/>
          <w:color w:val="444444"/>
          <w:shd w:val="clear" w:color="auto" w:fill="F0F0F0"/>
        </w:rPr>
        <w:t xml:space="preserve">] = </w:t>
      </w:r>
      <w:r>
        <w:rPr>
          <w:rStyle w:val="hljs-number"/>
          <w:rFonts w:ascii="Consolas" w:hAnsi="Consolas" w:cs="Consolas"/>
          <w:color w:val="880000"/>
          <w:shd w:val="clear" w:color="auto" w:fill="F0F0F0"/>
        </w:rPr>
        <w:t>5</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$_SESSION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'lifetime'</w:t>
      </w:r>
      <w:r>
        <w:rPr>
          <w:rStyle w:val="HTML"/>
          <w:rFonts w:ascii="Consolas" w:hAnsi="Consolas" w:cs="Consolas"/>
          <w:color w:val="444444"/>
          <w:shd w:val="clear" w:color="auto" w:fill="F0F0F0"/>
        </w:rPr>
        <w:t xml:space="preserve">] = </w:t>
      </w:r>
      <w:r>
        <w:rPr>
          <w:rStyle w:val="hljs-number"/>
          <w:rFonts w:ascii="Consolas" w:hAnsi="Consolas" w:cs="Consolas"/>
          <w:color w:val="880000"/>
          <w:shd w:val="clear" w:color="auto" w:fill="F0F0F0"/>
        </w:rPr>
        <w:t>3600</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先获取</w:t>
      </w:r>
      <w:r>
        <w:rPr>
          <w:rStyle w:val="hljs-comment"/>
          <w:rFonts w:ascii="Consolas" w:hAnsi="Consolas" w:cs="Consolas"/>
          <w:color w:val="888888"/>
          <w:shd w:val="clear" w:color="auto" w:fill="F0F0F0"/>
        </w:rPr>
        <w:t>session</w:t>
      </w:r>
      <w:r>
        <w:rPr>
          <w:rStyle w:val="hljs-comment"/>
          <w:rFonts w:ascii="Consolas" w:hAnsi="Consolas" w:cs="Consolas"/>
          <w:color w:val="888888"/>
          <w:shd w:val="clear" w:color="auto" w:fill="F0F0F0"/>
        </w:rPr>
        <w:t>数据到一个数组，修改数组的值，然后保存数组到</w:t>
      </w:r>
      <w:r>
        <w:rPr>
          <w:rStyle w:val="hljs-comment"/>
          <w:rFonts w:ascii="Consolas" w:hAnsi="Consolas" w:cs="Consolas"/>
          <w:color w:val="888888"/>
          <w:shd w:val="clear" w:color="auto" w:fill="F0F0F0"/>
        </w:rPr>
        <w:t>session</w:t>
      </w:r>
      <w:r>
        <w:rPr>
          <w:rStyle w:val="hljs-comment"/>
          <w:rFonts w:ascii="Consolas" w:hAnsi="Consolas" w:cs="Consolas"/>
          <w:color w:val="888888"/>
          <w:shd w:val="clear" w:color="auto" w:fill="F0F0F0"/>
        </w:rPr>
        <w:t>中</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$captcha</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$captcha</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'number'</w:t>
      </w:r>
      <w:r>
        <w:rPr>
          <w:rStyle w:val="HTML"/>
          <w:rFonts w:ascii="Consolas" w:hAnsi="Consolas" w:cs="Consolas"/>
          <w:color w:val="444444"/>
          <w:shd w:val="clear" w:color="auto" w:fill="F0F0F0"/>
        </w:rPr>
        <w:t xml:space="preserve">] = </w:t>
      </w:r>
      <w:r>
        <w:rPr>
          <w:rStyle w:val="hljs-number"/>
          <w:rFonts w:ascii="Consolas" w:hAnsi="Consolas" w:cs="Consolas"/>
          <w:color w:val="880000"/>
          <w:shd w:val="clear" w:color="auto" w:fill="F0F0F0"/>
        </w:rPr>
        <w:t>5</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$captcha</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'lifetime'</w:t>
      </w:r>
      <w:r>
        <w:rPr>
          <w:rStyle w:val="HTML"/>
          <w:rFonts w:ascii="Consolas" w:hAnsi="Consolas" w:cs="Consolas"/>
          <w:color w:val="444444"/>
          <w:shd w:val="clear" w:color="auto" w:fill="F0F0F0"/>
        </w:rPr>
        <w:t xml:space="preserve">] = </w:t>
      </w:r>
      <w:r>
        <w:rPr>
          <w:rStyle w:val="hljs-number"/>
          <w:rFonts w:ascii="Consolas" w:hAnsi="Consolas" w:cs="Consolas"/>
          <w:color w:val="880000"/>
          <w:shd w:val="clear" w:color="auto" w:fill="F0F0F0"/>
        </w:rPr>
        <w:t>3600</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$captcha</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使用</w:t>
      </w:r>
      <w:r>
        <w:rPr>
          <w:rStyle w:val="hljs-comment"/>
          <w:rFonts w:ascii="Consolas" w:hAnsi="Consolas" w:cs="Consolas"/>
          <w:color w:val="888888"/>
          <w:shd w:val="clear" w:color="auto" w:fill="F0F0F0"/>
        </w:rPr>
        <w:t xml:space="preserve">ArrayObject </w:t>
      </w:r>
      <w:r>
        <w:rPr>
          <w:rStyle w:val="hljs-comment"/>
          <w:rFonts w:ascii="Consolas" w:hAnsi="Consolas" w:cs="Consolas"/>
          <w:color w:val="888888"/>
          <w:shd w:val="clear" w:color="auto" w:fill="F0F0F0"/>
        </w:rPr>
        <w:t>数组对象代替数组</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\ArrayObject;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'number'</w:t>
      </w:r>
      <w:r>
        <w:rPr>
          <w:rStyle w:val="HTML"/>
          <w:rFonts w:ascii="Consolas" w:hAnsi="Consolas" w:cs="Consolas"/>
          <w:color w:val="444444"/>
          <w:shd w:val="clear" w:color="auto" w:fill="F0F0F0"/>
        </w:rPr>
        <w:t xml:space="preserve">] = </w:t>
      </w:r>
      <w:r>
        <w:rPr>
          <w:rStyle w:val="hljs-number"/>
          <w:rFonts w:ascii="Consolas" w:hAnsi="Consolas" w:cs="Consolas"/>
          <w:color w:val="880000"/>
          <w:shd w:val="clear" w:color="auto" w:fill="F0F0F0"/>
        </w:rPr>
        <w:t>5</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'lifetime'</w:t>
      </w:r>
      <w:r>
        <w:rPr>
          <w:rStyle w:val="HTML"/>
          <w:rFonts w:ascii="Consolas" w:hAnsi="Consolas" w:cs="Consolas"/>
          <w:color w:val="444444"/>
          <w:shd w:val="clear" w:color="auto" w:fill="F0F0F0"/>
        </w:rPr>
        <w:t xml:space="preserve">] = </w:t>
      </w:r>
      <w:r>
        <w:rPr>
          <w:rStyle w:val="hljs-number"/>
          <w:rFonts w:ascii="Consolas" w:hAnsi="Consolas" w:cs="Consolas"/>
          <w:color w:val="880000"/>
          <w:shd w:val="clear" w:color="auto" w:fill="F0F0F0"/>
        </w:rPr>
        <w:t>3600</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使用带通用前缀的键来存储数组</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'captcha.number'</w:t>
      </w:r>
      <w:r>
        <w:rPr>
          <w:rStyle w:val="HTML"/>
          <w:rFonts w:ascii="Consolas" w:hAnsi="Consolas" w:cs="Consolas"/>
          <w:color w:val="444444"/>
          <w:shd w:val="clear" w:color="auto" w:fill="F0F0F0"/>
        </w:rPr>
        <w:t xml:space="preserve">] = </w:t>
      </w:r>
      <w:r>
        <w:rPr>
          <w:rStyle w:val="hljs-number"/>
          <w:rFonts w:ascii="Consolas" w:hAnsi="Consolas" w:cs="Consolas"/>
          <w:color w:val="880000"/>
          <w:shd w:val="clear" w:color="auto" w:fill="F0F0F0"/>
        </w:rPr>
        <w:t>5</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'captcha.lifetime'</w:t>
      </w:r>
      <w:r>
        <w:rPr>
          <w:rStyle w:val="HTML"/>
          <w:rFonts w:ascii="Consolas" w:hAnsi="Consolas" w:cs="Consolas"/>
          <w:color w:val="444444"/>
          <w:shd w:val="clear" w:color="auto" w:fill="F0F0F0"/>
        </w:rPr>
        <w:t xml:space="preserve">] = </w:t>
      </w:r>
      <w:r>
        <w:rPr>
          <w:rStyle w:val="hljs-number"/>
          <w:rFonts w:ascii="Consolas" w:hAnsi="Consolas" w:cs="Consolas"/>
          <w:color w:val="880000"/>
          <w:shd w:val="clear" w:color="auto" w:fill="F0F0F0"/>
        </w:rPr>
        <w:t>3600</w:t>
      </w:r>
      <w:r>
        <w:rPr>
          <w:rStyle w:val="HTML"/>
          <w:rFonts w:ascii="Consolas" w:hAnsi="Consolas" w:cs="Consolas"/>
          <w:color w:val="444444"/>
          <w:shd w:val="clear" w:color="auto" w:fill="F0F0F0"/>
        </w:rPr>
        <w:t>;</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为更好的性能和可读性，推荐最后一种方案，</w:t>
      </w:r>
      <w:r>
        <w:rPr>
          <w:rFonts w:ascii="Helvetica" w:hAnsi="Helvetica" w:cs="Helvetica"/>
          <w:color w:val="333333"/>
          <w:sz w:val="21"/>
          <w:szCs w:val="21"/>
        </w:rPr>
        <w:t xml:space="preserve"> </w:t>
      </w:r>
      <w:r>
        <w:rPr>
          <w:rFonts w:ascii="Helvetica" w:hAnsi="Helvetica" w:cs="Helvetica"/>
          <w:color w:val="333333"/>
          <w:sz w:val="21"/>
          <w:szCs w:val="21"/>
        </w:rPr>
        <w:t>也就是不用存储</w:t>
      </w:r>
      <w:r>
        <w:rPr>
          <w:rFonts w:ascii="Helvetica" w:hAnsi="Helvetica" w:cs="Helvetica"/>
          <w:color w:val="333333"/>
          <w:sz w:val="21"/>
          <w:szCs w:val="21"/>
        </w:rPr>
        <w:t xml:space="preserve"> session </w:t>
      </w:r>
      <w:r>
        <w:rPr>
          <w:rFonts w:ascii="Helvetica" w:hAnsi="Helvetica" w:cs="Helvetica"/>
          <w:color w:val="333333"/>
          <w:sz w:val="21"/>
          <w:szCs w:val="21"/>
        </w:rPr>
        <w:t>变量为数组，</w:t>
      </w:r>
      <w:r>
        <w:rPr>
          <w:rFonts w:ascii="Helvetica" w:hAnsi="Helvetica" w:cs="Helvetica"/>
          <w:color w:val="333333"/>
          <w:sz w:val="21"/>
          <w:szCs w:val="21"/>
        </w:rPr>
        <w:t xml:space="preserve"> </w:t>
      </w:r>
      <w:r>
        <w:rPr>
          <w:rFonts w:ascii="Helvetica" w:hAnsi="Helvetica" w:cs="Helvetica"/>
          <w:color w:val="333333"/>
          <w:sz w:val="21"/>
          <w:szCs w:val="21"/>
        </w:rPr>
        <w:t>而是将每个数组项变成有相同键前缀的</w:t>
      </w:r>
      <w:r>
        <w:rPr>
          <w:rFonts w:ascii="Helvetica" w:hAnsi="Helvetica" w:cs="Helvetica"/>
          <w:color w:val="333333"/>
          <w:sz w:val="21"/>
          <w:szCs w:val="21"/>
        </w:rPr>
        <w:t xml:space="preserve"> session </w:t>
      </w:r>
      <w:r>
        <w:rPr>
          <w:rFonts w:ascii="Helvetica" w:hAnsi="Helvetica" w:cs="Helvetica"/>
          <w:color w:val="333333"/>
          <w:sz w:val="21"/>
          <w:szCs w:val="21"/>
        </w:rPr>
        <w:t>变量。</w:t>
      </w:r>
    </w:p>
    <w:p w:rsidR="005E523A" w:rsidRPr="006B16DD" w:rsidRDefault="005E523A" w:rsidP="005E523A">
      <w:pPr>
        <w:pStyle w:val="5"/>
        <w:shd w:val="clear" w:color="auto" w:fill="FFFFFF"/>
        <w:spacing w:before="300" w:after="150"/>
        <w:rPr>
          <w:rFonts w:ascii="Helvetica" w:hAnsi="Helvetica" w:cs="Helvetica"/>
          <w:b w:val="0"/>
          <w:bCs w:val="0"/>
          <w:color w:val="333333"/>
          <w:sz w:val="24"/>
          <w:szCs w:val="30"/>
        </w:rPr>
      </w:pPr>
      <w:r w:rsidRPr="006B16DD">
        <w:rPr>
          <w:rFonts w:ascii="Helvetica" w:hAnsi="Helvetica" w:cs="Helvetica"/>
          <w:b w:val="0"/>
          <w:bCs w:val="0"/>
          <w:color w:val="333333"/>
          <w:sz w:val="24"/>
          <w:szCs w:val="30"/>
        </w:rPr>
        <w:t>自定义</w:t>
      </w:r>
      <w:r w:rsidRPr="006B16DD">
        <w:rPr>
          <w:rFonts w:ascii="Helvetica" w:hAnsi="Helvetica" w:cs="Helvetica"/>
          <w:b w:val="0"/>
          <w:bCs w:val="0"/>
          <w:color w:val="333333"/>
          <w:sz w:val="24"/>
          <w:szCs w:val="30"/>
        </w:rPr>
        <w:t>Session</w:t>
      </w:r>
      <w:r w:rsidRPr="006B16DD">
        <w:rPr>
          <w:rFonts w:ascii="Helvetica" w:hAnsi="Helvetica" w:cs="Helvetica"/>
          <w:b w:val="0"/>
          <w:bCs w:val="0"/>
          <w:color w:val="333333"/>
          <w:sz w:val="24"/>
          <w:szCs w:val="30"/>
        </w:rPr>
        <w:t>存储</w:t>
      </w:r>
    </w:p>
    <w:p w:rsidR="005E523A" w:rsidRDefault="00602F22" w:rsidP="005E523A">
      <w:pPr>
        <w:pStyle w:val="a9"/>
        <w:shd w:val="clear" w:color="auto" w:fill="FFFFFF"/>
        <w:spacing w:before="0" w:beforeAutospacing="0" w:after="150" w:afterAutospacing="0"/>
        <w:rPr>
          <w:rFonts w:ascii="Helvetica" w:hAnsi="Helvetica" w:cs="Helvetica"/>
          <w:color w:val="333333"/>
          <w:sz w:val="21"/>
          <w:szCs w:val="21"/>
        </w:rPr>
      </w:pPr>
      <w:hyperlink r:id="rId276" w:history="1">
        <w:r w:rsidR="005E523A">
          <w:rPr>
            <w:rStyle w:val="a4"/>
            <w:rFonts w:ascii="Helvetica" w:hAnsi="Helvetica" w:cs="Helvetica"/>
            <w:color w:val="337AB7"/>
            <w:sz w:val="21"/>
            <w:szCs w:val="21"/>
            <w:u w:val="none"/>
          </w:rPr>
          <w:t>yii\web\Session</w:t>
        </w:r>
      </w:hyperlink>
      <w:r w:rsidR="005E523A">
        <w:rPr>
          <w:rFonts w:ascii="Helvetica" w:hAnsi="Helvetica" w:cs="Helvetica"/>
          <w:color w:val="333333"/>
          <w:sz w:val="21"/>
          <w:szCs w:val="21"/>
        </w:rPr>
        <w:t> </w:t>
      </w:r>
      <w:r w:rsidR="005E523A">
        <w:rPr>
          <w:rFonts w:ascii="Helvetica" w:hAnsi="Helvetica" w:cs="Helvetica"/>
          <w:color w:val="333333"/>
          <w:sz w:val="21"/>
          <w:szCs w:val="21"/>
        </w:rPr>
        <w:t>类默认存储</w:t>
      </w:r>
      <w:r w:rsidR="005E523A">
        <w:rPr>
          <w:rFonts w:ascii="Helvetica" w:hAnsi="Helvetica" w:cs="Helvetica"/>
          <w:color w:val="333333"/>
          <w:sz w:val="21"/>
          <w:szCs w:val="21"/>
        </w:rPr>
        <w:t xml:space="preserve"> session </w:t>
      </w:r>
      <w:r w:rsidR="005E523A">
        <w:rPr>
          <w:rFonts w:ascii="Helvetica" w:hAnsi="Helvetica" w:cs="Helvetica"/>
          <w:color w:val="333333"/>
          <w:sz w:val="21"/>
          <w:szCs w:val="21"/>
        </w:rPr>
        <w:t>数据为文件到服务器上，</w:t>
      </w:r>
      <w:r w:rsidR="005E523A">
        <w:rPr>
          <w:rFonts w:ascii="Helvetica" w:hAnsi="Helvetica" w:cs="Helvetica"/>
          <w:color w:val="333333"/>
          <w:sz w:val="21"/>
          <w:szCs w:val="21"/>
        </w:rPr>
        <w:t xml:space="preserve"> Yii </w:t>
      </w:r>
      <w:r w:rsidR="005E523A">
        <w:rPr>
          <w:rFonts w:ascii="Helvetica" w:hAnsi="Helvetica" w:cs="Helvetica"/>
          <w:color w:val="333333"/>
          <w:sz w:val="21"/>
          <w:szCs w:val="21"/>
        </w:rPr>
        <w:t>提供以下</w:t>
      </w:r>
      <w:r w:rsidR="005E523A">
        <w:rPr>
          <w:rFonts w:ascii="Helvetica" w:hAnsi="Helvetica" w:cs="Helvetica"/>
          <w:color w:val="333333"/>
          <w:sz w:val="21"/>
          <w:szCs w:val="21"/>
        </w:rPr>
        <w:t xml:space="preserve"> session </w:t>
      </w:r>
      <w:r w:rsidR="005E523A">
        <w:rPr>
          <w:rFonts w:ascii="Helvetica" w:hAnsi="Helvetica" w:cs="Helvetica"/>
          <w:color w:val="333333"/>
          <w:sz w:val="21"/>
          <w:szCs w:val="21"/>
        </w:rPr>
        <w:t>类实现不同的</w:t>
      </w:r>
      <w:r w:rsidR="005E523A">
        <w:rPr>
          <w:rFonts w:ascii="Helvetica" w:hAnsi="Helvetica" w:cs="Helvetica"/>
          <w:color w:val="333333"/>
          <w:sz w:val="21"/>
          <w:szCs w:val="21"/>
        </w:rPr>
        <w:t xml:space="preserve"> session </w:t>
      </w:r>
      <w:r w:rsidR="005E523A">
        <w:rPr>
          <w:rFonts w:ascii="Helvetica" w:hAnsi="Helvetica" w:cs="Helvetica"/>
          <w:color w:val="333333"/>
          <w:sz w:val="21"/>
          <w:szCs w:val="21"/>
        </w:rPr>
        <w:t>存储方式：</w:t>
      </w:r>
    </w:p>
    <w:p w:rsidR="005E523A" w:rsidRDefault="00602F22" w:rsidP="005E523A">
      <w:pPr>
        <w:widowControl/>
        <w:numPr>
          <w:ilvl w:val="0"/>
          <w:numId w:val="27"/>
        </w:numPr>
        <w:shd w:val="clear" w:color="auto" w:fill="FFFFFF"/>
        <w:spacing w:before="100" w:beforeAutospacing="1" w:after="100" w:afterAutospacing="1"/>
        <w:jc w:val="left"/>
        <w:rPr>
          <w:rFonts w:ascii="Helvetica" w:hAnsi="Helvetica" w:cs="Helvetica"/>
          <w:color w:val="333333"/>
          <w:szCs w:val="21"/>
        </w:rPr>
      </w:pPr>
      <w:hyperlink r:id="rId277" w:history="1">
        <w:r w:rsidR="005E523A">
          <w:rPr>
            <w:rStyle w:val="a4"/>
            <w:rFonts w:ascii="Helvetica" w:hAnsi="Helvetica" w:cs="Helvetica"/>
            <w:color w:val="337AB7"/>
            <w:szCs w:val="21"/>
            <w:u w:val="none"/>
          </w:rPr>
          <w:t>yii\web\DbSession</w:t>
        </w:r>
      </w:hyperlink>
      <w:r w:rsidR="005E523A">
        <w:rPr>
          <w:rFonts w:ascii="Helvetica" w:hAnsi="Helvetica" w:cs="Helvetica"/>
          <w:color w:val="333333"/>
          <w:szCs w:val="21"/>
        </w:rPr>
        <w:t>：存储</w:t>
      </w:r>
      <w:r w:rsidR="005E523A">
        <w:rPr>
          <w:rFonts w:ascii="Helvetica" w:hAnsi="Helvetica" w:cs="Helvetica"/>
          <w:color w:val="333333"/>
          <w:szCs w:val="21"/>
        </w:rPr>
        <w:t xml:space="preserve"> session </w:t>
      </w:r>
      <w:r w:rsidR="005E523A">
        <w:rPr>
          <w:rFonts w:ascii="Helvetica" w:hAnsi="Helvetica" w:cs="Helvetica"/>
          <w:color w:val="333333"/>
          <w:szCs w:val="21"/>
        </w:rPr>
        <w:t>数据在数据表中</w:t>
      </w:r>
    </w:p>
    <w:p w:rsidR="005E523A" w:rsidRDefault="00602F22" w:rsidP="005E523A">
      <w:pPr>
        <w:widowControl/>
        <w:numPr>
          <w:ilvl w:val="0"/>
          <w:numId w:val="27"/>
        </w:numPr>
        <w:shd w:val="clear" w:color="auto" w:fill="FFFFFF"/>
        <w:spacing w:before="100" w:beforeAutospacing="1" w:after="100" w:afterAutospacing="1"/>
        <w:jc w:val="left"/>
        <w:rPr>
          <w:rFonts w:ascii="Helvetica" w:hAnsi="Helvetica" w:cs="Helvetica"/>
          <w:color w:val="333333"/>
          <w:szCs w:val="21"/>
        </w:rPr>
      </w:pPr>
      <w:hyperlink r:id="rId278" w:history="1">
        <w:r w:rsidR="005E523A">
          <w:rPr>
            <w:rStyle w:val="a4"/>
            <w:rFonts w:ascii="Helvetica" w:hAnsi="Helvetica" w:cs="Helvetica"/>
            <w:color w:val="337AB7"/>
            <w:szCs w:val="21"/>
            <w:u w:val="none"/>
          </w:rPr>
          <w:t>yii\web\CacheSession</w:t>
        </w:r>
      </w:hyperlink>
      <w:r w:rsidR="005E523A">
        <w:rPr>
          <w:rFonts w:ascii="Helvetica" w:hAnsi="Helvetica" w:cs="Helvetica"/>
          <w:color w:val="333333"/>
          <w:szCs w:val="21"/>
        </w:rPr>
        <w:t>：存储</w:t>
      </w:r>
      <w:r w:rsidR="005E523A">
        <w:rPr>
          <w:rFonts w:ascii="Helvetica" w:hAnsi="Helvetica" w:cs="Helvetica"/>
          <w:color w:val="333333"/>
          <w:szCs w:val="21"/>
        </w:rPr>
        <w:t xml:space="preserve"> session </w:t>
      </w:r>
      <w:r w:rsidR="005E523A">
        <w:rPr>
          <w:rFonts w:ascii="Helvetica" w:hAnsi="Helvetica" w:cs="Helvetica"/>
          <w:color w:val="333333"/>
          <w:szCs w:val="21"/>
        </w:rPr>
        <w:t>数据到缓存中，缓存和配置中的</w:t>
      </w:r>
      <w:hyperlink r:id="rId279" w:anchor="cache-components" w:history="1">
        <w:r w:rsidR="005E523A">
          <w:rPr>
            <w:rStyle w:val="a4"/>
            <w:rFonts w:ascii="Helvetica" w:hAnsi="Helvetica" w:cs="Helvetica"/>
            <w:color w:val="337AB7"/>
            <w:szCs w:val="21"/>
            <w:u w:val="none"/>
          </w:rPr>
          <w:t>缓存组件</w:t>
        </w:r>
      </w:hyperlink>
      <w:r w:rsidR="005E523A">
        <w:rPr>
          <w:rFonts w:ascii="Helvetica" w:hAnsi="Helvetica" w:cs="Helvetica"/>
          <w:color w:val="333333"/>
          <w:szCs w:val="21"/>
        </w:rPr>
        <w:t>相关</w:t>
      </w:r>
    </w:p>
    <w:p w:rsidR="005E523A" w:rsidRDefault="005E523A" w:rsidP="005E523A">
      <w:pPr>
        <w:widowControl/>
        <w:numPr>
          <w:ilvl w:val="0"/>
          <w:numId w:val="27"/>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yii\redis\Session</w:t>
      </w:r>
      <w:r>
        <w:rPr>
          <w:rFonts w:ascii="Helvetica" w:hAnsi="Helvetica" w:cs="Helvetica"/>
          <w:color w:val="333333"/>
          <w:szCs w:val="21"/>
        </w:rPr>
        <w:t>：存储</w:t>
      </w:r>
      <w:r>
        <w:rPr>
          <w:rFonts w:ascii="Helvetica" w:hAnsi="Helvetica" w:cs="Helvetica"/>
          <w:color w:val="333333"/>
          <w:szCs w:val="21"/>
        </w:rPr>
        <w:t xml:space="preserve"> session </w:t>
      </w:r>
      <w:r>
        <w:rPr>
          <w:rFonts w:ascii="Helvetica" w:hAnsi="Helvetica" w:cs="Helvetica"/>
          <w:color w:val="333333"/>
          <w:szCs w:val="21"/>
        </w:rPr>
        <w:t>数据到以</w:t>
      </w:r>
      <w:r>
        <w:rPr>
          <w:rFonts w:ascii="Helvetica" w:hAnsi="Helvetica" w:cs="Helvetica"/>
          <w:color w:val="333333"/>
          <w:szCs w:val="21"/>
        </w:rPr>
        <w:t> </w:t>
      </w:r>
      <w:hyperlink r:id="rId280" w:history="1">
        <w:r>
          <w:rPr>
            <w:rStyle w:val="a4"/>
            <w:rFonts w:ascii="Helvetica" w:hAnsi="Helvetica" w:cs="Helvetica"/>
            <w:color w:val="337AB7"/>
            <w:szCs w:val="21"/>
            <w:u w:val="none"/>
          </w:rPr>
          <w:t>redis</w:t>
        </w:r>
      </w:hyperlink>
      <w:r>
        <w:rPr>
          <w:rFonts w:ascii="Helvetica" w:hAnsi="Helvetica" w:cs="Helvetica"/>
          <w:color w:val="333333"/>
          <w:szCs w:val="21"/>
        </w:rPr>
        <w:t> </w:t>
      </w:r>
      <w:r>
        <w:rPr>
          <w:rFonts w:ascii="Helvetica" w:hAnsi="Helvetica" w:cs="Helvetica"/>
          <w:color w:val="333333"/>
          <w:szCs w:val="21"/>
        </w:rPr>
        <w:t>作为存储媒介中</w:t>
      </w:r>
    </w:p>
    <w:p w:rsidR="005E523A" w:rsidRDefault="005E523A" w:rsidP="005E523A">
      <w:pPr>
        <w:widowControl/>
        <w:numPr>
          <w:ilvl w:val="0"/>
          <w:numId w:val="27"/>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yii\mongodb\Session</w:t>
      </w:r>
      <w:r>
        <w:rPr>
          <w:rFonts w:ascii="Helvetica" w:hAnsi="Helvetica" w:cs="Helvetica"/>
          <w:color w:val="333333"/>
          <w:szCs w:val="21"/>
        </w:rPr>
        <w:t>：存储</w:t>
      </w:r>
      <w:r>
        <w:rPr>
          <w:rFonts w:ascii="Helvetica" w:hAnsi="Helvetica" w:cs="Helvetica"/>
          <w:color w:val="333333"/>
          <w:szCs w:val="21"/>
        </w:rPr>
        <w:t xml:space="preserve"> session </w:t>
      </w:r>
      <w:r>
        <w:rPr>
          <w:rFonts w:ascii="Helvetica" w:hAnsi="Helvetica" w:cs="Helvetica"/>
          <w:color w:val="333333"/>
          <w:szCs w:val="21"/>
        </w:rPr>
        <w:t>数据到</w:t>
      </w:r>
      <w:r>
        <w:rPr>
          <w:rFonts w:ascii="Helvetica" w:hAnsi="Helvetica" w:cs="Helvetica"/>
          <w:color w:val="333333"/>
          <w:szCs w:val="21"/>
        </w:rPr>
        <w:t> </w:t>
      </w:r>
      <w:hyperlink r:id="rId281" w:history="1">
        <w:r>
          <w:rPr>
            <w:rStyle w:val="a4"/>
            <w:rFonts w:ascii="Helvetica" w:hAnsi="Helvetica" w:cs="Helvetica"/>
            <w:color w:val="337AB7"/>
            <w:szCs w:val="21"/>
            <w:u w:val="none"/>
          </w:rPr>
          <w:t>MongoDB</w:t>
        </w:r>
      </w:hyperlink>
      <w:r>
        <w:rPr>
          <w:rFonts w:ascii="Helvetica" w:hAnsi="Helvetica" w:cs="Helvetica"/>
          <w:color w:val="333333"/>
          <w:szCs w:val="21"/>
        </w:rPr>
        <w:t>。</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所有这些</w:t>
      </w:r>
      <w:r>
        <w:rPr>
          <w:rFonts w:ascii="Helvetica" w:hAnsi="Helvetica" w:cs="Helvetica"/>
          <w:color w:val="333333"/>
          <w:sz w:val="21"/>
          <w:szCs w:val="21"/>
        </w:rPr>
        <w:t>session</w:t>
      </w:r>
      <w:r>
        <w:rPr>
          <w:rFonts w:ascii="Helvetica" w:hAnsi="Helvetica" w:cs="Helvetica"/>
          <w:color w:val="333333"/>
          <w:sz w:val="21"/>
          <w:szCs w:val="21"/>
        </w:rPr>
        <w:t>类支持相同的</w:t>
      </w:r>
      <w:r>
        <w:rPr>
          <w:rFonts w:ascii="Helvetica" w:hAnsi="Helvetica" w:cs="Helvetica"/>
          <w:color w:val="333333"/>
          <w:sz w:val="21"/>
          <w:szCs w:val="21"/>
        </w:rPr>
        <w:t>API</w:t>
      </w:r>
      <w:r>
        <w:rPr>
          <w:rFonts w:ascii="Helvetica" w:hAnsi="Helvetica" w:cs="Helvetica"/>
          <w:color w:val="333333"/>
          <w:sz w:val="21"/>
          <w:szCs w:val="21"/>
        </w:rPr>
        <w:t>方法集，因此，</w:t>
      </w:r>
      <w:r>
        <w:rPr>
          <w:rFonts w:ascii="Helvetica" w:hAnsi="Helvetica" w:cs="Helvetica"/>
          <w:color w:val="333333"/>
          <w:sz w:val="21"/>
          <w:szCs w:val="21"/>
        </w:rPr>
        <w:t xml:space="preserve"> </w:t>
      </w:r>
      <w:r>
        <w:rPr>
          <w:rFonts w:ascii="Helvetica" w:hAnsi="Helvetica" w:cs="Helvetica"/>
          <w:color w:val="333333"/>
          <w:sz w:val="21"/>
          <w:szCs w:val="21"/>
        </w:rPr>
        <w:t>切换到不同的</w:t>
      </w:r>
      <w:r>
        <w:rPr>
          <w:rFonts w:ascii="Helvetica" w:hAnsi="Helvetica" w:cs="Helvetica"/>
          <w:color w:val="333333"/>
          <w:sz w:val="21"/>
          <w:szCs w:val="21"/>
        </w:rPr>
        <w:t>session</w:t>
      </w:r>
      <w:r>
        <w:rPr>
          <w:rFonts w:ascii="Helvetica" w:hAnsi="Helvetica" w:cs="Helvetica"/>
          <w:color w:val="333333"/>
          <w:sz w:val="21"/>
          <w:szCs w:val="21"/>
        </w:rPr>
        <w:t>存储介质不需要修改项目使用</w:t>
      </w:r>
      <w:r>
        <w:rPr>
          <w:rFonts w:ascii="Helvetica" w:hAnsi="Helvetica" w:cs="Helvetica"/>
          <w:color w:val="333333"/>
          <w:sz w:val="21"/>
          <w:szCs w:val="21"/>
        </w:rPr>
        <w:t>session</w:t>
      </w:r>
      <w:r>
        <w:rPr>
          <w:rFonts w:ascii="Helvetica" w:hAnsi="Helvetica" w:cs="Helvetica"/>
          <w:color w:val="333333"/>
          <w:sz w:val="21"/>
          <w:szCs w:val="21"/>
        </w:rPr>
        <w:t>的代码。</w:t>
      </w:r>
    </w:p>
    <w:p w:rsidR="005E523A" w:rsidRDefault="005E523A" w:rsidP="005E523A">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rPr>
        <w:t>注意：</w:t>
      </w:r>
      <w:r>
        <w:rPr>
          <w:rFonts w:ascii="Helvetica" w:hAnsi="Helvetica" w:cs="Helvetica"/>
          <w:color w:val="8A6D3B"/>
          <w:sz w:val="21"/>
          <w:szCs w:val="21"/>
        </w:rPr>
        <w:t>如果通过</w:t>
      </w:r>
      <w:r>
        <w:rPr>
          <w:rStyle w:val="HTML"/>
          <w:rFonts w:ascii="Consolas" w:hAnsi="Consolas" w:cs="Consolas"/>
          <w:color w:val="C7254E"/>
          <w:sz w:val="19"/>
          <w:szCs w:val="19"/>
          <w:shd w:val="clear" w:color="auto" w:fill="F9F2F4"/>
        </w:rPr>
        <w:t>$_SESSION</w:t>
      </w:r>
      <w:r>
        <w:rPr>
          <w:rFonts w:ascii="Helvetica" w:hAnsi="Helvetica" w:cs="Helvetica"/>
          <w:color w:val="8A6D3B"/>
          <w:sz w:val="21"/>
          <w:szCs w:val="21"/>
        </w:rPr>
        <w:t>访问使用自定义存储介质的</w:t>
      </w:r>
      <w:r>
        <w:rPr>
          <w:rFonts w:ascii="Helvetica" w:hAnsi="Helvetica" w:cs="Helvetica"/>
          <w:color w:val="8A6D3B"/>
          <w:sz w:val="21"/>
          <w:szCs w:val="21"/>
        </w:rPr>
        <w:t>session</w:t>
      </w:r>
      <w:r>
        <w:rPr>
          <w:rFonts w:ascii="Helvetica" w:hAnsi="Helvetica" w:cs="Helvetica"/>
          <w:color w:val="8A6D3B"/>
          <w:sz w:val="21"/>
          <w:szCs w:val="21"/>
        </w:rPr>
        <w:t>，</w:t>
      </w:r>
      <w:r>
        <w:rPr>
          <w:rFonts w:ascii="Helvetica" w:hAnsi="Helvetica" w:cs="Helvetica"/>
          <w:color w:val="8A6D3B"/>
          <w:sz w:val="21"/>
          <w:szCs w:val="21"/>
        </w:rPr>
        <w:t xml:space="preserve"> </w:t>
      </w:r>
      <w:r>
        <w:rPr>
          <w:rFonts w:ascii="Helvetica" w:hAnsi="Helvetica" w:cs="Helvetica"/>
          <w:color w:val="8A6D3B"/>
          <w:sz w:val="21"/>
          <w:szCs w:val="21"/>
        </w:rPr>
        <w:t>需要确保</w:t>
      </w:r>
      <w:r>
        <w:rPr>
          <w:rFonts w:ascii="Helvetica" w:hAnsi="Helvetica" w:cs="Helvetica"/>
          <w:color w:val="8A6D3B"/>
          <w:sz w:val="21"/>
          <w:szCs w:val="21"/>
        </w:rPr>
        <w:t>session</w:t>
      </w:r>
      <w:r>
        <w:rPr>
          <w:rFonts w:ascii="Helvetica" w:hAnsi="Helvetica" w:cs="Helvetica"/>
          <w:color w:val="8A6D3B"/>
          <w:sz w:val="21"/>
          <w:szCs w:val="21"/>
        </w:rPr>
        <w:t>已经用</w:t>
      </w:r>
      <w:hyperlink r:id="rId282" w:anchor="open()-detail" w:history="1">
        <w:r>
          <w:rPr>
            <w:rStyle w:val="a4"/>
            <w:rFonts w:ascii="Helvetica" w:hAnsi="Helvetica" w:cs="Helvetica"/>
            <w:color w:val="337AB7"/>
            <w:sz w:val="21"/>
            <w:szCs w:val="21"/>
            <w:u w:val="none"/>
          </w:rPr>
          <w:t>yii\web\Session::open()</w:t>
        </w:r>
      </w:hyperlink>
      <w:r>
        <w:rPr>
          <w:rFonts w:ascii="Helvetica" w:hAnsi="Helvetica" w:cs="Helvetica"/>
          <w:color w:val="8A6D3B"/>
          <w:sz w:val="21"/>
          <w:szCs w:val="21"/>
        </w:rPr>
        <w:t> </w:t>
      </w:r>
      <w:r>
        <w:rPr>
          <w:rFonts w:ascii="Helvetica" w:hAnsi="Helvetica" w:cs="Helvetica"/>
          <w:color w:val="8A6D3B"/>
          <w:sz w:val="21"/>
          <w:szCs w:val="21"/>
        </w:rPr>
        <w:t>开启，</w:t>
      </w:r>
      <w:r>
        <w:rPr>
          <w:rFonts w:ascii="Helvetica" w:hAnsi="Helvetica" w:cs="Helvetica"/>
          <w:color w:val="8A6D3B"/>
          <w:sz w:val="21"/>
          <w:szCs w:val="21"/>
        </w:rPr>
        <w:t xml:space="preserve"> </w:t>
      </w:r>
      <w:r>
        <w:rPr>
          <w:rFonts w:ascii="Helvetica" w:hAnsi="Helvetica" w:cs="Helvetica"/>
          <w:color w:val="8A6D3B"/>
          <w:sz w:val="21"/>
          <w:szCs w:val="21"/>
        </w:rPr>
        <w:t>这是因为在该方法中注册自定义</w:t>
      </w:r>
      <w:r>
        <w:rPr>
          <w:rFonts w:ascii="Helvetica" w:hAnsi="Helvetica" w:cs="Helvetica"/>
          <w:color w:val="8A6D3B"/>
          <w:sz w:val="21"/>
          <w:szCs w:val="21"/>
        </w:rPr>
        <w:t>session</w:t>
      </w:r>
      <w:r>
        <w:rPr>
          <w:rFonts w:ascii="Helvetica" w:hAnsi="Helvetica" w:cs="Helvetica"/>
          <w:color w:val="8A6D3B"/>
          <w:sz w:val="21"/>
          <w:szCs w:val="21"/>
        </w:rPr>
        <w:t>存储处理器。</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学习如何配置和使用这些组件类请参考它们的</w:t>
      </w:r>
      <w:r>
        <w:rPr>
          <w:rFonts w:ascii="Helvetica" w:hAnsi="Helvetica" w:cs="Helvetica"/>
          <w:color w:val="333333"/>
          <w:sz w:val="21"/>
          <w:szCs w:val="21"/>
        </w:rPr>
        <w:t>API</w:t>
      </w:r>
      <w:r>
        <w:rPr>
          <w:rFonts w:ascii="Helvetica" w:hAnsi="Helvetica" w:cs="Helvetica"/>
          <w:color w:val="333333"/>
          <w:sz w:val="21"/>
          <w:szCs w:val="21"/>
        </w:rPr>
        <w:t>文档，如下为一个示例</w:t>
      </w:r>
      <w:r>
        <w:rPr>
          <w:rFonts w:ascii="Helvetica" w:hAnsi="Helvetica" w:cs="Helvetica"/>
          <w:color w:val="333333"/>
          <w:sz w:val="21"/>
          <w:szCs w:val="21"/>
        </w:rPr>
        <w:t xml:space="preserve"> </w:t>
      </w:r>
      <w:r>
        <w:rPr>
          <w:rFonts w:ascii="Helvetica" w:hAnsi="Helvetica" w:cs="Helvetica"/>
          <w:color w:val="333333"/>
          <w:sz w:val="21"/>
          <w:szCs w:val="21"/>
        </w:rPr>
        <w:t>显示如何在应用配置中配置</w:t>
      </w:r>
      <w:hyperlink r:id="rId283" w:history="1">
        <w:r>
          <w:rPr>
            <w:rStyle w:val="a4"/>
            <w:rFonts w:ascii="Helvetica" w:hAnsi="Helvetica" w:cs="Helvetica"/>
            <w:color w:val="337AB7"/>
            <w:sz w:val="21"/>
            <w:szCs w:val="21"/>
            <w:u w:val="none"/>
          </w:rPr>
          <w:t>yii\web\DbSession</w:t>
        </w:r>
      </w:hyperlink>
      <w:r>
        <w:rPr>
          <w:rFonts w:ascii="Helvetica" w:hAnsi="Helvetica" w:cs="Helvetica"/>
          <w:color w:val="333333"/>
          <w:sz w:val="21"/>
          <w:szCs w:val="21"/>
        </w:rPr>
        <w:t>将数据表作为</w:t>
      </w:r>
      <w:r>
        <w:rPr>
          <w:rFonts w:ascii="Helvetica" w:hAnsi="Helvetica" w:cs="Helvetica"/>
          <w:color w:val="333333"/>
          <w:sz w:val="21"/>
          <w:szCs w:val="21"/>
        </w:rPr>
        <w:t xml:space="preserve"> session </w:t>
      </w:r>
      <w:r>
        <w:rPr>
          <w:rFonts w:ascii="Helvetica" w:hAnsi="Helvetica" w:cs="Helvetica"/>
          <w:color w:val="333333"/>
          <w:sz w:val="21"/>
          <w:szCs w:val="21"/>
        </w:rPr>
        <w:t>存储介质。</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'session'</w:t>
      </w:r>
      <w:r>
        <w:rPr>
          <w:rStyle w:val="HTML"/>
          <w:rFonts w:ascii="Consolas" w:hAnsi="Consolas" w:cs="Consolas"/>
          <w:color w:val="444444"/>
          <w:shd w:val="clear" w:color="auto" w:fill="F0F0F0"/>
        </w:rPr>
        <w:t xml:space="preserve"> =&gt;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'yii\web\DbSession'</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'db' =&gt; 'mydb',  // </w:t>
      </w:r>
      <w:r>
        <w:rPr>
          <w:rStyle w:val="hljs-comment"/>
          <w:rFonts w:ascii="Consolas" w:hAnsi="Consolas" w:cs="Consolas"/>
          <w:color w:val="888888"/>
          <w:shd w:val="clear" w:color="auto" w:fill="F0F0F0"/>
        </w:rPr>
        <w:t>数据库连接的应用组件</w:t>
      </w:r>
      <w:r>
        <w:rPr>
          <w:rStyle w:val="hljs-comment"/>
          <w:rFonts w:ascii="Consolas" w:hAnsi="Consolas" w:cs="Consolas"/>
          <w:color w:val="888888"/>
          <w:shd w:val="clear" w:color="auto" w:fill="F0F0F0"/>
        </w:rPr>
        <w:t>ID</w:t>
      </w:r>
      <w:r>
        <w:rPr>
          <w:rStyle w:val="hljs-comment"/>
          <w:rFonts w:ascii="Consolas" w:hAnsi="Consolas" w:cs="Consolas"/>
          <w:color w:val="888888"/>
          <w:shd w:val="clear" w:color="auto" w:fill="F0F0F0"/>
        </w:rPr>
        <w:t>，默认为</w:t>
      </w:r>
      <w:r>
        <w:rPr>
          <w:rStyle w:val="hljs-comment"/>
          <w:rFonts w:ascii="Consolas" w:hAnsi="Consolas" w:cs="Consolas"/>
          <w:color w:val="888888"/>
          <w:shd w:val="clear" w:color="auto" w:fill="F0F0F0"/>
        </w:rPr>
        <w:t>'db'.</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xml:space="preserve">// 'sessionTable' =&gt; 'my_session', // session </w:t>
      </w:r>
      <w:r>
        <w:rPr>
          <w:rStyle w:val="hljs-comment"/>
          <w:rFonts w:ascii="Consolas" w:hAnsi="Consolas" w:cs="Consolas"/>
          <w:color w:val="888888"/>
          <w:shd w:val="clear" w:color="auto" w:fill="F0F0F0"/>
        </w:rPr>
        <w:t>数据表名，默认为</w:t>
      </w:r>
      <w:r>
        <w:rPr>
          <w:rStyle w:val="hljs-comment"/>
          <w:rFonts w:ascii="Consolas" w:hAnsi="Consolas" w:cs="Consolas"/>
          <w:color w:val="888888"/>
          <w:shd w:val="clear" w:color="auto" w:fill="F0F0F0"/>
        </w:rPr>
        <w:t>'session'.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也需要创建如下数据库表来存储</w:t>
      </w:r>
      <w:r>
        <w:rPr>
          <w:rFonts w:ascii="Helvetica" w:hAnsi="Helvetica" w:cs="Helvetica"/>
          <w:color w:val="333333"/>
          <w:sz w:val="21"/>
          <w:szCs w:val="21"/>
        </w:rPr>
        <w:t xml:space="preserve"> session </w:t>
      </w:r>
      <w:r>
        <w:rPr>
          <w:rFonts w:ascii="Helvetica" w:hAnsi="Helvetica" w:cs="Helvetica"/>
          <w:color w:val="333333"/>
          <w:sz w:val="21"/>
          <w:szCs w:val="21"/>
        </w:rPr>
        <w:t>数据：</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operator"/>
          <w:rFonts w:ascii="Consolas" w:hAnsi="Consolas" w:cs="Consolas"/>
          <w:color w:val="444444"/>
          <w:shd w:val="clear" w:color="auto" w:fill="F0F0F0"/>
        </w:rPr>
      </w:pPr>
      <w:r>
        <w:rPr>
          <w:rStyle w:val="hljs-keyword"/>
          <w:rFonts w:ascii="Consolas" w:hAnsi="Consolas" w:cs="Consolas"/>
          <w:b/>
          <w:bCs/>
          <w:color w:val="444444"/>
          <w:shd w:val="clear" w:color="auto" w:fill="F0F0F0"/>
        </w:rPr>
        <w:t>CREATE</w:t>
      </w:r>
      <w:r>
        <w:rPr>
          <w:rStyle w:val="hljs-operator"/>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TABLE</w:t>
      </w:r>
      <w:r>
        <w:rPr>
          <w:rStyle w:val="hljs-operator"/>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session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operator"/>
          <w:rFonts w:ascii="Consolas" w:hAnsi="Consolas" w:cs="Consolas"/>
          <w:color w:val="444444"/>
          <w:shd w:val="clear" w:color="auto" w:fill="F0F0F0"/>
        </w:rPr>
      </w:pPr>
      <w:r>
        <w:rPr>
          <w:rStyle w:val="hljs-operator"/>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operator"/>
          <w:rFonts w:ascii="Consolas" w:hAnsi="Consolas" w:cs="Consolas"/>
          <w:color w:val="444444"/>
          <w:shd w:val="clear" w:color="auto" w:fill="F0F0F0"/>
        </w:rPr>
      </w:pPr>
      <w:r>
        <w:rPr>
          <w:rStyle w:val="hljs-operator"/>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id</w:t>
      </w:r>
      <w:r>
        <w:rPr>
          <w:rStyle w:val="hljs-operator"/>
          <w:rFonts w:ascii="Consolas" w:hAnsi="Consolas" w:cs="Consolas"/>
          <w:color w:val="444444"/>
          <w:shd w:val="clear" w:color="auto" w:fill="F0F0F0"/>
        </w:rPr>
        <w:t xml:space="preserve"> </w:t>
      </w:r>
      <w:r>
        <w:rPr>
          <w:rStyle w:val="hljs-builtin"/>
          <w:rFonts w:ascii="Consolas" w:hAnsi="Consolas" w:cs="Consolas"/>
          <w:color w:val="397300"/>
          <w:shd w:val="clear" w:color="auto" w:fill="F0F0F0"/>
        </w:rPr>
        <w:t>CHAR</w:t>
      </w:r>
      <w:r>
        <w:rPr>
          <w:rStyle w:val="hljs-operator"/>
          <w:rFonts w:ascii="Consolas" w:hAnsi="Consolas" w:cs="Consolas"/>
          <w:color w:val="444444"/>
          <w:shd w:val="clear" w:color="auto" w:fill="F0F0F0"/>
        </w:rPr>
        <w:t>(</w:t>
      </w:r>
      <w:r>
        <w:rPr>
          <w:rStyle w:val="hljs-number"/>
          <w:rFonts w:ascii="Consolas" w:hAnsi="Consolas" w:cs="Consolas"/>
          <w:color w:val="880000"/>
          <w:shd w:val="clear" w:color="auto" w:fill="F0F0F0"/>
        </w:rPr>
        <w:t>40</w:t>
      </w:r>
      <w:r>
        <w:rPr>
          <w:rStyle w:val="hljs-operator"/>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NOT</w:t>
      </w:r>
      <w:r>
        <w:rPr>
          <w:rStyle w:val="hljs-operator"/>
          <w:rFonts w:ascii="Consolas" w:hAnsi="Consolas" w:cs="Consolas"/>
          <w:color w:val="444444"/>
          <w:shd w:val="clear" w:color="auto" w:fill="F0F0F0"/>
        </w:rPr>
        <w:t xml:space="preserve"> </w:t>
      </w:r>
      <w:r>
        <w:rPr>
          <w:rStyle w:val="hljs-literal"/>
          <w:rFonts w:ascii="Consolas" w:hAnsi="Consolas" w:cs="Consolas"/>
          <w:color w:val="78A960"/>
          <w:shd w:val="clear" w:color="auto" w:fill="F0F0F0"/>
        </w:rPr>
        <w:t>NULL</w:t>
      </w:r>
      <w:r>
        <w:rPr>
          <w:rStyle w:val="hljs-operator"/>
          <w:rFonts w:ascii="Consolas" w:hAnsi="Consolas" w:cs="Consolas"/>
          <w:color w:val="444444"/>
          <w:shd w:val="clear" w:color="auto" w:fill="F0F0F0"/>
        </w:rPr>
        <w:t xml:space="preserve"> PRIMARY </w:t>
      </w:r>
      <w:r>
        <w:rPr>
          <w:rStyle w:val="hljs-keyword"/>
          <w:rFonts w:ascii="Consolas" w:hAnsi="Consolas" w:cs="Consolas"/>
          <w:b/>
          <w:bCs/>
          <w:color w:val="444444"/>
          <w:shd w:val="clear" w:color="auto" w:fill="F0F0F0"/>
        </w:rPr>
        <w:t>KEY</w:t>
      </w:r>
      <w:r>
        <w:rPr>
          <w:rStyle w:val="hljs-operator"/>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operator"/>
          <w:rFonts w:ascii="Consolas" w:hAnsi="Consolas" w:cs="Consolas"/>
          <w:color w:val="444444"/>
          <w:shd w:val="clear" w:color="auto" w:fill="F0F0F0"/>
        </w:rPr>
      </w:pPr>
      <w:r>
        <w:rPr>
          <w:rStyle w:val="hljs-operator"/>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expire</w:t>
      </w:r>
      <w:r>
        <w:rPr>
          <w:rStyle w:val="hljs-operator"/>
          <w:rFonts w:ascii="Consolas" w:hAnsi="Consolas" w:cs="Consolas"/>
          <w:color w:val="444444"/>
          <w:shd w:val="clear" w:color="auto" w:fill="F0F0F0"/>
        </w:rPr>
        <w:t xml:space="preserve"> </w:t>
      </w:r>
      <w:r>
        <w:rPr>
          <w:rStyle w:val="hljs-builtin"/>
          <w:rFonts w:ascii="Consolas" w:hAnsi="Consolas" w:cs="Consolas"/>
          <w:color w:val="397300"/>
          <w:shd w:val="clear" w:color="auto" w:fill="F0F0F0"/>
        </w:rPr>
        <w:t>INTEGER</w:t>
      </w:r>
      <w:r>
        <w:rPr>
          <w:rStyle w:val="hljs-operator"/>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operator"/>
          <w:rFonts w:ascii="Consolas" w:hAnsi="Consolas" w:cs="Consolas"/>
          <w:color w:val="444444"/>
          <w:shd w:val="clear" w:color="auto" w:fill="F0F0F0"/>
        </w:rPr>
      </w:pPr>
      <w:r>
        <w:rPr>
          <w:rStyle w:val="hljs-operator"/>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data</w:t>
      </w:r>
      <w:r>
        <w:rPr>
          <w:rStyle w:val="hljs-operator"/>
          <w:rFonts w:ascii="Consolas" w:hAnsi="Consolas" w:cs="Consolas"/>
          <w:color w:val="444444"/>
          <w:shd w:val="clear" w:color="auto" w:fill="F0F0F0"/>
        </w:rPr>
        <w:t xml:space="preserve"> </w:t>
      </w:r>
      <w:r>
        <w:rPr>
          <w:rStyle w:val="hljs-builtin"/>
          <w:rFonts w:ascii="Consolas" w:hAnsi="Consolas" w:cs="Consolas"/>
          <w:color w:val="397300"/>
          <w:shd w:val="clear" w:color="auto" w:fill="F0F0F0"/>
        </w:rPr>
        <w:t>BLOB</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operator"/>
          <w:rFonts w:ascii="Consolas" w:hAnsi="Consolas" w:cs="Consolas"/>
          <w:color w:val="444444"/>
          <w:shd w:val="clear" w:color="auto" w:fill="F0F0F0"/>
        </w:rPr>
      </w:pPr>
      <w:r>
        <w:rPr>
          <w:rStyle w:val="hljs-operator"/>
          <w:rFonts w:ascii="Consolas" w:hAnsi="Consolas" w:cs="Consolas"/>
          <w:color w:val="444444"/>
          <w:shd w:val="clear" w:color="auto" w:fill="F0F0F0"/>
        </w:rPr>
        <w:t>)</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其中</w:t>
      </w:r>
      <w:r>
        <w:rPr>
          <w:rFonts w:ascii="Helvetica" w:hAnsi="Helvetica" w:cs="Helvetica"/>
          <w:color w:val="333333"/>
          <w:sz w:val="21"/>
          <w:szCs w:val="21"/>
        </w:rPr>
        <w:t xml:space="preserve"> 'BLOB' </w:t>
      </w:r>
      <w:r>
        <w:rPr>
          <w:rFonts w:ascii="Helvetica" w:hAnsi="Helvetica" w:cs="Helvetica"/>
          <w:color w:val="333333"/>
          <w:sz w:val="21"/>
          <w:szCs w:val="21"/>
        </w:rPr>
        <w:t>对应你选择的数据库管理系统的</w:t>
      </w:r>
      <w:r>
        <w:rPr>
          <w:rFonts w:ascii="Helvetica" w:hAnsi="Helvetica" w:cs="Helvetica"/>
          <w:color w:val="333333"/>
          <w:sz w:val="21"/>
          <w:szCs w:val="21"/>
        </w:rPr>
        <w:t xml:space="preserve"> BLOB-type </w:t>
      </w:r>
      <w:r>
        <w:rPr>
          <w:rFonts w:ascii="Helvetica" w:hAnsi="Helvetica" w:cs="Helvetica"/>
          <w:color w:val="333333"/>
          <w:sz w:val="21"/>
          <w:szCs w:val="21"/>
        </w:rPr>
        <w:t>类型，以下一些常用数据库管理系统的</w:t>
      </w:r>
      <w:r>
        <w:rPr>
          <w:rFonts w:ascii="Helvetica" w:hAnsi="Helvetica" w:cs="Helvetica"/>
          <w:color w:val="333333"/>
          <w:sz w:val="21"/>
          <w:szCs w:val="21"/>
        </w:rPr>
        <w:t xml:space="preserve"> BLOB </w:t>
      </w:r>
      <w:r>
        <w:rPr>
          <w:rFonts w:ascii="Helvetica" w:hAnsi="Helvetica" w:cs="Helvetica"/>
          <w:color w:val="333333"/>
          <w:sz w:val="21"/>
          <w:szCs w:val="21"/>
        </w:rPr>
        <w:t>类型：</w:t>
      </w:r>
    </w:p>
    <w:p w:rsidR="005E523A" w:rsidRDefault="005E523A" w:rsidP="005E523A">
      <w:pPr>
        <w:widowControl/>
        <w:numPr>
          <w:ilvl w:val="0"/>
          <w:numId w:val="28"/>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MySQL: LONGBLOB</w:t>
      </w:r>
    </w:p>
    <w:p w:rsidR="005E523A" w:rsidRDefault="005E523A" w:rsidP="005E523A">
      <w:pPr>
        <w:widowControl/>
        <w:numPr>
          <w:ilvl w:val="0"/>
          <w:numId w:val="28"/>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PostgreSQL: BYTEA</w:t>
      </w:r>
    </w:p>
    <w:p w:rsidR="005E523A" w:rsidRDefault="005E523A" w:rsidP="005E523A">
      <w:pPr>
        <w:widowControl/>
        <w:numPr>
          <w:ilvl w:val="0"/>
          <w:numId w:val="28"/>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MSSQL: BLOB</w:t>
      </w:r>
    </w:p>
    <w:p w:rsidR="005E523A" w:rsidRDefault="005E523A" w:rsidP="005E523A">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rPr>
        <w:t>注意：</w:t>
      </w:r>
      <w:r>
        <w:rPr>
          <w:rFonts w:ascii="Helvetica" w:hAnsi="Helvetica" w:cs="Helvetica"/>
          <w:color w:val="8A6D3B"/>
          <w:sz w:val="21"/>
          <w:szCs w:val="21"/>
        </w:rPr>
        <w:t>根据</w:t>
      </w:r>
      <w:r>
        <w:rPr>
          <w:rFonts w:ascii="Helvetica" w:hAnsi="Helvetica" w:cs="Helvetica"/>
          <w:color w:val="8A6D3B"/>
          <w:sz w:val="21"/>
          <w:szCs w:val="21"/>
        </w:rPr>
        <w:t xml:space="preserve"> php.ini </w:t>
      </w:r>
      <w:r>
        <w:rPr>
          <w:rFonts w:ascii="Helvetica" w:hAnsi="Helvetica" w:cs="Helvetica"/>
          <w:color w:val="8A6D3B"/>
          <w:sz w:val="21"/>
          <w:szCs w:val="21"/>
        </w:rPr>
        <w:t>设置的</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session.hash_function</w:t>
      </w:r>
      <w:r>
        <w:rPr>
          <w:rFonts w:ascii="Helvetica" w:hAnsi="Helvetica" w:cs="Helvetica"/>
          <w:color w:val="8A6D3B"/>
          <w:sz w:val="21"/>
          <w:szCs w:val="21"/>
        </w:rPr>
        <w:t>，你需要调整</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id</w:t>
      </w:r>
      <w:r>
        <w:rPr>
          <w:rFonts w:ascii="Helvetica" w:hAnsi="Helvetica" w:cs="Helvetica"/>
          <w:color w:val="8A6D3B"/>
          <w:sz w:val="21"/>
          <w:szCs w:val="21"/>
        </w:rPr>
        <w:t> </w:t>
      </w:r>
      <w:r>
        <w:rPr>
          <w:rFonts w:ascii="Helvetica" w:hAnsi="Helvetica" w:cs="Helvetica"/>
          <w:color w:val="8A6D3B"/>
          <w:sz w:val="21"/>
          <w:szCs w:val="21"/>
        </w:rPr>
        <w:t>列的长度，</w:t>
      </w:r>
      <w:r>
        <w:rPr>
          <w:rFonts w:ascii="Helvetica" w:hAnsi="Helvetica" w:cs="Helvetica"/>
          <w:color w:val="8A6D3B"/>
          <w:sz w:val="21"/>
          <w:szCs w:val="21"/>
        </w:rPr>
        <w:t xml:space="preserve"> </w:t>
      </w:r>
      <w:r>
        <w:rPr>
          <w:rFonts w:ascii="Helvetica" w:hAnsi="Helvetica" w:cs="Helvetica"/>
          <w:color w:val="8A6D3B"/>
          <w:sz w:val="21"/>
          <w:szCs w:val="21"/>
        </w:rPr>
        <w:t>例如，如果</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session.hash_function=sha256</w:t>
      </w:r>
      <w:r>
        <w:rPr>
          <w:rFonts w:ascii="Helvetica" w:hAnsi="Helvetica" w:cs="Helvetica"/>
          <w:color w:val="8A6D3B"/>
          <w:sz w:val="21"/>
          <w:szCs w:val="21"/>
        </w:rPr>
        <w:t>，</w:t>
      </w:r>
      <w:r>
        <w:rPr>
          <w:rFonts w:ascii="Helvetica" w:hAnsi="Helvetica" w:cs="Helvetica"/>
          <w:color w:val="8A6D3B"/>
          <w:sz w:val="21"/>
          <w:szCs w:val="21"/>
        </w:rPr>
        <w:t xml:space="preserve"> </w:t>
      </w:r>
      <w:r>
        <w:rPr>
          <w:rFonts w:ascii="Helvetica" w:hAnsi="Helvetica" w:cs="Helvetica"/>
          <w:color w:val="8A6D3B"/>
          <w:sz w:val="21"/>
          <w:szCs w:val="21"/>
        </w:rPr>
        <w:t>应使用长度为</w:t>
      </w:r>
      <w:r>
        <w:rPr>
          <w:rFonts w:ascii="Helvetica" w:hAnsi="Helvetica" w:cs="Helvetica"/>
          <w:color w:val="8A6D3B"/>
          <w:sz w:val="21"/>
          <w:szCs w:val="21"/>
        </w:rPr>
        <w:t xml:space="preserve"> 64 </w:t>
      </w:r>
      <w:r>
        <w:rPr>
          <w:rFonts w:ascii="Helvetica" w:hAnsi="Helvetica" w:cs="Helvetica"/>
          <w:color w:val="8A6D3B"/>
          <w:sz w:val="21"/>
          <w:szCs w:val="21"/>
        </w:rPr>
        <w:t>而不是</w:t>
      </w:r>
      <w:r>
        <w:rPr>
          <w:rFonts w:ascii="Helvetica" w:hAnsi="Helvetica" w:cs="Helvetica"/>
          <w:color w:val="8A6D3B"/>
          <w:sz w:val="21"/>
          <w:szCs w:val="21"/>
        </w:rPr>
        <w:t xml:space="preserve"> 40 </w:t>
      </w:r>
      <w:r>
        <w:rPr>
          <w:rFonts w:ascii="Helvetica" w:hAnsi="Helvetica" w:cs="Helvetica"/>
          <w:color w:val="8A6D3B"/>
          <w:sz w:val="21"/>
          <w:szCs w:val="21"/>
        </w:rPr>
        <w:t>的</w:t>
      </w:r>
      <w:r>
        <w:rPr>
          <w:rFonts w:ascii="Helvetica" w:hAnsi="Helvetica" w:cs="Helvetica"/>
          <w:color w:val="8A6D3B"/>
          <w:sz w:val="21"/>
          <w:szCs w:val="21"/>
        </w:rPr>
        <w:t xml:space="preserve"> char </w:t>
      </w:r>
      <w:r>
        <w:rPr>
          <w:rFonts w:ascii="Helvetica" w:hAnsi="Helvetica" w:cs="Helvetica"/>
          <w:color w:val="8A6D3B"/>
          <w:sz w:val="21"/>
          <w:szCs w:val="21"/>
        </w:rPr>
        <w:t>类型。</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或者，可以通过以下迁移完成：</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preprocessor"/>
          <w:rFonts w:ascii="Consolas" w:hAnsi="Consolas" w:cs="Consolas"/>
          <w:color w:val="444444"/>
          <w:shd w:val="clear" w:color="auto" w:fill="F0F0F0"/>
        </w:rPr>
        <w:t>&lt;?php</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db</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Migration</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class"/>
          <w:rFonts w:ascii="Consolas" w:hAnsi="Consolas" w:cs="Consolas"/>
          <w:color w:val="444444"/>
          <w:shd w:val="clear" w:color="auto" w:fill="F0F0F0"/>
        </w:rPr>
      </w:pPr>
      <w:r>
        <w:rPr>
          <w:rStyle w:val="hljs-keyword"/>
          <w:rFonts w:ascii="Consolas" w:hAnsi="Consolas" w:cs="Consolas"/>
          <w:b/>
          <w:bCs/>
          <w:color w:val="444444"/>
          <w:shd w:val="clear" w:color="auto" w:fill="F0F0F0"/>
        </w:rPr>
        <w:t>class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m170529_050554_create_table_session</w:t>
      </w:r>
      <w:r>
        <w:rPr>
          <w:rStyle w:val="hljs-class"/>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extends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Migration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up</w:t>
      </w:r>
      <w:r>
        <w:rPr>
          <w:rStyle w:val="hljs-params"/>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-&gt;createTable(</w:t>
      </w:r>
      <w:r>
        <w:rPr>
          <w:rStyle w:val="hljs-string"/>
          <w:rFonts w:ascii="Consolas" w:hAnsi="Consolas" w:cs="Consolas"/>
          <w:color w:val="880000"/>
          <w:shd w:val="clear" w:color="auto" w:fill="F0F0F0"/>
        </w:rPr>
        <w:t>'{{%session}}'</w:t>
      </w:r>
      <w:r>
        <w:rPr>
          <w:rStyle w:val="HTML"/>
          <w:rFonts w:ascii="Consolas" w:hAnsi="Consolas" w:cs="Consolas"/>
          <w:color w:val="444444"/>
          <w:shd w:val="clear" w:color="auto" w:fill="F0F0F0"/>
        </w:rPr>
        <w: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'id'</w:t>
      </w:r>
      <w:r>
        <w:rPr>
          <w:rStyle w:val="HTML"/>
          <w:rFonts w:ascii="Consolas" w:hAnsi="Consolas" w:cs="Consolas"/>
          <w:color w:val="444444"/>
          <w:shd w:val="clear" w:color="auto" w:fill="F0F0F0"/>
        </w:rPr>
        <w:t xml:space="preserve"> =&gt;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-&gt;char(</w:t>
      </w:r>
      <w:r>
        <w:rPr>
          <w:rStyle w:val="hljs-number"/>
          <w:rFonts w:ascii="Consolas" w:hAnsi="Consolas" w:cs="Consolas"/>
          <w:color w:val="880000"/>
          <w:shd w:val="clear" w:color="auto" w:fill="F0F0F0"/>
        </w:rPr>
        <w:t>64</w:t>
      </w:r>
      <w:r>
        <w:rPr>
          <w:rStyle w:val="HTML"/>
          <w:rFonts w:ascii="Consolas" w:hAnsi="Consolas" w:cs="Consolas"/>
          <w:color w:val="444444"/>
          <w:shd w:val="clear" w:color="auto" w:fill="F0F0F0"/>
        </w:rPr>
        <w:t>)-&gt;notNull(),</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'expire'</w:t>
      </w:r>
      <w:r>
        <w:rPr>
          <w:rStyle w:val="HTML"/>
          <w:rFonts w:ascii="Consolas" w:hAnsi="Consolas" w:cs="Consolas"/>
          <w:color w:val="444444"/>
          <w:shd w:val="clear" w:color="auto" w:fill="F0F0F0"/>
        </w:rPr>
        <w:t xml:space="preserve"> =&gt;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-&gt;integer(),</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'data'</w:t>
      </w:r>
      <w:r>
        <w:rPr>
          <w:rStyle w:val="HTML"/>
          <w:rFonts w:ascii="Consolas" w:hAnsi="Consolas" w:cs="Consolas"/>
          <w:color w:val="444444"/>
          <w:shd w:val="clear" w:color="auto" w:fill="F0F0F0"/>
        </w:rPr>
        <w:t xml:space="preserve"> =&gt;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-&gt;binary()</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-&gt;addPrimaryKey(</w:t>
      </w:r>
      <w:r>
        <w:rPr>
          <w:rStyle w:val="hljs-string"/>
          <w:rFonts w:ascii="Consolas" w:hAnsi="Consolas" w:cs="Consolas"/>
          <w:color w:val="880000"/>
          <w:shd w:val="clear" w:color="auto" w:fill="F0F0F0"/>
        </w:rPr>
        <w:t>'pk-id'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'{{%session}}'</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'id'</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down</w:t>
      </w:r>
      <w:r>
        <w:rPr>
          <w:rStyle w:val="hljs-params"/>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-&gt;dropTable(</w:t>
      </w:r>
      <w:r>
        <w:rPr>
          <w:rStyle w:val="hljs-string"/>
          <w:rFonts w:ascii="Consolas" w:hAnsi="Consolas" w:cs="Consolas"/>
          <w:color w:val="880000"/>
          <w:shd w:val="clear" w:color="auto" w:fill="F0F0F0"/>
        </w:rPr>
        <w:t>'{{%session}}'</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E523A" w:rsidRPr="006B16DD" w:rsidRDefault="005E523A" w:rsidP="005E523A">
      <w:pPr>
        <w:pStyle w:val="5"/>
        <w:shd w:val="clear" w:color="auto" w:fill="FFFFFF"/>
        <w:spacing w:before="300" w:after="150"/>
        <w:rPr>
          <w:rFonts w:ascii="Helvetica" w:hAnsi="Helvetica" w:cs="Helvetica"/>
          <w:b w:val="0"/>
          <w:bCs w:val="0"/>
          <w:color w:val="333333"/>
          <w:sz w:val="24"/>
          <w:szCs w:val="30"/>
        </w:rPr>
      </w:pPr>
      <w:r w:rsidRPr="006B16DD">
        <w:rPr>
          <w:rFonts w:ascii="Helvetica" w:hAnsi="Helvetica" w:cs="Helvetica"/>
          <w:b w:val="0"/>
          <w:bCs w:val="0"/>
          <w:color w:val="333333"/>
          <w:sz w:val="24"/>
          <w:szCs w:val="30"/>
        </w:rPr>
        <w:t xml:space="preserve">Flash </w:t>
      </w:r>
      <w:r w:rsidRPr="006B16DD">
        <w:rPr>
          <w:rFonts w:ascii="Helvetica" w:hAnsi="Helvetica" w:cs="Helvetica"/>
          <w:b w:val="0"/>
          <w:bCs w:val="0"/>
          <w:color w:val="333333"/>
          <w:sz w:val="24"/>
          <w:szCs w:val="30"/>
        </w:rPr>
        <w:t>数据</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Flash</w:t>
      </w:r>
      <w:r>
        <w:rPr>
          <w:rFonts w:ascii="Helvetica" w:hAnsi="Helvetica" w:cs="Helvetica"/>
          <w:color w:val="333333"/>
          <w:sz w:val="21"/>
          <w:szCs w:val="21"/>
        </w:rPr>
        <w:t>数据是一种特别的</w:t>
      </w:r>
      <w:r>
        <w:rPr>
          <w:rFonts w:ascii="Helvetica" w:hAnsi="Helvetica" w:cs="Helvetica"/>
          <w:color w:val="333333"/>
          <w:sz w:val="21"/>
          <w:szCs w:val="21"/>
        </w:rPr>
        <w:t xml:space="preserve"> session </w:t>
      </w:r>
      <w:r>
        <w:rPr>
          <w:rFonts w:ascii="Helvetica" w:hAnsi="Helvetica" w:cs="Helvetica"/>
          <w:color w:val="333333"/>
          <w:sz w:val="21"/>
          <w:szCs w:val="21"/>
        </w:rPr>
        <w:t>数据，它一旦在某个请求中设置后，</w:t>
      </w:r>
      <w:r>
        <w:rPr>
          <w:rFonts w:ascii="Helvetica" w:hAnsi="Helvetica" w:cs="Helvetica"/>
          <w:color w:val="333333"/>
          <w:sz w:val="21"/>
          <w:szCs w:val="21"/>
        </w:rPr>
        <w:t xml:space="preserve"> </w:t>
      </w:r>
      <w:r>
        <w:rPr>
          <w:rFonts w:ascii="Helvetica" w:hAnsi="Helvetica" w:cs="Helvetica"/>
          <w:color w:val="333333"/>
          <w:sz w:val="21"/>
          <w:szCs w:val="21"/>
        </w:rPr>
        <w:t>只会在下次请求中有效，然后该数据就会自动被删除。</w:t>
      </w:r>
      <w:r>
        <w:rPr>
          <w:rFonts w:ascii="Helvetica" w:hAnsi="Helvetica" w:cs="Helvetica"/>
          <w:color w:val="333333"/>
          <w:sz w:val="21"/>
          <w:szCs w:val="21"/>
        </w:rPr>
        <w:t xml:space="preserve"> </w:t>
      </w:r>
      <w:r>
        <w:rPr>
          <w:rFonts w:ascii="Helvetica" w:hAnsi="Helvetica" w:cs="Helvetica"/>
          <w:color w:val="333333"/>
          <w:sz w:val="21"/>
          <w:szCs w:val="21"/>
        </w:rPr>
        <w:t>常用于实现只需显示给终端用户一次的信息，</w:t>
      </w:r>
      <w:r>
        <w:rPr>
          <w:rFonts w:ascii="Helvetica" w:hAnsi="Helvetica" w:cs="Helvetica"/>
          <w:color w:val="333333"/>
          <w:sz w:val="21"/>
          <w:szCs w:val="21"/>
        </w:rPr>
        <w:t xml:space="preserve"> </w:t>
      </w:r>
      <w:r>
        <w:rPr>
          <w:rFonts w:ascii="Helvetica" w:hAnsi="Helvetica" w:cs="Helvetica"/>
          <w:color w:val="333333"/>
          <w:sz w:val="21"/>
          <w:szCs w:val="21"/>
        </w:rPr>
        <w:t>如用户提交一个表单后显示确认信息。</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可通过</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session</w:t>
      </w:r>
      <w:r>
        <w:rPr>
          <w:rFonts w:ascii="Helvetica" w:hAnsi="Helvetica" w:cs="Helvetica"/>
          <w:color w:val="333333"/>
          <w:sz w:val="21"/>
          <w:szCs w:val="21"/>
        </w:rPr>
        <w:t> </w:t>
      </w:r>
      <w:r>
        <w:rPr>
          <w:rFonts w:ascii="Helvetica" w:hAnsi="Helvetica" w:cs="Helvetica"/>
          <w:color w:val="333333"/>
          <w:sz w:val="21"/>
          <w:szCs w:val="21"/>
        </w:rPr>
        <w:t>应用组件设置或访问</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session</w:t>
      </w:r>
      <w:r>
        <w:rPr>
          <w:rFonts w:ascii="Helvetica" w:hAnsi="Helvetica" w:cs="Helvetica"/>
          <w:color w:val="333333"/>
          <w:sz w:val="21"/>
          <w:szCs w:val="21"/>
        </w:rPr>
        <w:t>，例如：</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-&gt;session;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请求</w:t>
      </w:r>
      <w:r>
        <w:rPr>
          <w:rStyle w:val="hljs-comment"/>
          <w:rFonts w:ascii="Consolas" w:hAnsi="Consolas" w:cs="Consolas"/>
          <w:color w:val="888888"/>
          <w:shd w:val="clear" w:color="auto" w:fill="F0F0F0"/>
        </w:rPr>
        <w:t xml:space="preserve"> #1</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设置一个名为</w:t>
      </w:r>
      <w:r>
        <w:rPr>
          <w:rStyle w:val="hljs-comment"/>
          <w:rFonts w:ascii="Consolas" w:hAnsi="Consolas" w:cs="Consolas"/>
          <w:color w:val="888888"/>
          <w:shd w:val="clear" w:color="auto" w:fill="F0F0F0"/>
        </w:rPr>
        <w:t xml:space="preserve">"postDeleted" flash </w:t>
      </w:r>
      <w:r>
        <w:rPr>
          <w:rStyle w:val="hljs-comment"/>
          <w:rFonts w:ascii="Consolas" w:hAnsi="Consolas" w:cs="Consolas"/>
          <w:color w:val="888888"/>
          <w:shd w:val="clear" w:color="auto" w:fill="F0F0F0"/>
        </w:rPr>
        <w:t>信息</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-&gt;setFlash(</w:t>
      </w:r>
      <w:r>
        <w:rPr>
          <w:rStyle w:val="hljs-string"/>
          <w:rFonts w:ascii="Consolas" w:hAnsi="Consolas" w:cs="Consolas"/>
          <w:color w:val="880000"/>
          <w:shd w:val="clear" w:color="auto" w:fill="F0F0F0"/>
        </w:rPr>
        <w:t>'postDeleted'</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'You have successfully deleted your post.'</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请求</w:t>
      </w:r>
      <w:r>
        <w:rPr>
          <w:rStyle w:val="hljs-comment"/>
          <w:rFonts w:ascii="Consolas" w:hAnsi="Consolas" w:cs="Consolas"/>
          <w:color w:val="888888"/>
          <w:shd w:val="clear" w:color="auto" w:fill="F0F0F0"/>
        </w:rPr>
        <w:t xml:space="preserve"> #2</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显示名为</w:t>
      </w:r>
      <w:r>
        <w:rPr>
          <w:rStyle w:val="hljs-comment"/>
          <w:rFonts w:ascii="Consolas" w:hAnsi="Consolas" w:cs="Consolas"/>
          <w:color w:val="888888"/>
          <w:shd w:val="clear" w:color="auto" w:fill="F0F0F0"/>
        </w:rPr>
        <w:t xml:space="preserve">"postDeleted" flash </w:t>
      </w:r>
      <w:r>
        <w:rPr>
          <w:rStyle w:val="hljs-comment"/>
          <w:rFonts w:ascii="Consolas" w:hAnsi="Consolas" w:cs="Consolas"/>
          <w:color w:val="888888"/>
          <w:shd w:val="clear" w:color="auto" w:fill="F0F0F0"/>
        </w:rPr>
        <w:t>信息</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echo</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-&gt;getFlash(</w:t>
      </w:r>
      <w:r>
        <w:rPr>
          <w:rStyle w:val="hljs-string"/>
          <w:rFonts w:ascii="Consolas" w:hAnsi="Consolas" w:cs="Consolas"/>
          <w:color w:val="880000"/>
          <w:shd w:val="clear" w:color="auto" w:fill="F0F0F0"/>
        </w:rPr>
        <w:t>'postDeleted'</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请求</w:t>
      </w:r>
      <w:r>
        <w:rPr>
          <w:rStyle w:val="hljs-comment"/>
          <w:rFonts w:ascii="Consolas" w:hAnsi="Consolas" w:cs="Consolas"/>
          <w:color w:val="888888"/>
          <w:shd w:val="clear" w:color="auto" w:fill="F0F0F0"/>
        </w:rPr>
        <w:t xml:space="preserve"> #3</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$result </w:t>
      </w:r>
      <w:r>
        <w:rPr>
          <w:rStyle w:val="hljs-comment"/>
          <w:rFonts w:ascii="Consolas" w:hAnsi="Consolas" w:cs="Consolas"/>
          <w:color w:val="888888"/>
          <w:shd w:val="clear" w:color="auto" w:fill="F0F0F0"/>
        </w:rPr>
        <w:t>为</w:t>
      </w:r>
      <w:r>
        <w:rPr>
          <w:rStyle w:val="hljs-comment"/>
          <w:rFonts w:ascii="Consolas" w:hAnsi="Consolas" w:cs="Consolas"/>
          <w:color w:val="888888"/>
          <w:shd w:val="clear" w:color="auto" w:fill="F0F0F0"/>
        </w:rPr>
        <w:t xml:space="preserve"> false</w:t>
      </w:r>
      <w:r>
        <w:rPr>
          <w:rStyle w:val="hljs-comment"/>
          <w:rFonts w:ascii="Consolas" w:hAnsi="Consolas" w:cs="Consolas"/>
          <w:color w:val="888888"/>
          <w:shd w:val="clear" w:color="auto" w:fill="F0F0F0"/>
        </w:rPr>
        <w:t>，因为</w:t>
      </w:r>
      <w:r>
        <w:rPr>
          <w:rStyle w:val="hljs-comment"/>
          <w:rFonts w:ascii="Consolas" w:hAnsi="Consolas" w:cs="Consolas"/>
          <w:color w:val="888888"/>
          <w:shd w:val="clear" w:color="auto" w:fill="F0F0F0"/>
        </w:rPr>
        <w:t>flash</w:t>
      </w:r>
      <w:r>
        <w:rPr>
          <w:rStyle w:val="hljs-comment"/>
          <w:rFonts w:ascii="Consolas" w:hAnsi="Consolas" w:cs="Consolas"/>
          <w:color w:val="888888"/>
          <w:shd w:val="clear" w:color="auto" w:fill="F0F0F0"/>
        </w:rPr>
        <w:t>信息已被自动删除</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$result</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-&gt;hasFlash(</w:t>
      </w:r>
      <w:r>
        <w:rPr>
          <w:rStyle w:val="hljs-string"/>
          <w:rFonts w:ascii="Consolas" w:hAnsi="Consolas" w:cs="Consolas"/>
          <w:color w:val="880000"/>
          <w:shd w:val="clear" w:color="auto" w:fill="F0F0F0"/>
        </w:rPr>
        <w:t>'postDeleted'</w:t>
      </w:r>
      <w:r>
        <w:rPr>
          <w:rStyle w:val="HTML"/>
          <w:rFonts w:ascii="Consolas" w:hAnsi="Consolas" w:cs="Consolas"/>
          <w:color w:val="444444"/>
          <w:shd w:val="clear" w:color="auto" w:fill="F0F0F0"/>
        </w:rPr>
        <w:t>);</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和普通</w:t>
      </w:r>
      <w:r>
        <w:rPr>
          <w:rFonts w:ascii="Helvetica" w:hAnsi="Helvetica" w:cs="Helvetica"/>
          <w:color w:val="333333"/>
          <w:sz w:val="21"/>
          <w:szCs w:val="21"/>
        </w:rPr>
        <w:t xml:space="preserve"> session </w:t>
      </w:r>
      <w:r>
        <w:rPr>
          <w:rFonts w:ascii="Helvetica" w:hAnsi="Helvetica" w:cs="Helvetica"/>
          <w:color w:val="333333"/>
          <w:sz w:val="21"/>
          <w:szCs w:val="21"/>
        </w:rPr>
        <w:t>数据类似，可将任意数据存储为</w:t>
      </w:r>
      <w:r>
        <w:rPr>
          <w:rFonts w:ascii="Helvetica" w:hAnsi="Helvetica" w:cs="Helvetica"/>
          <w:color w:val="333333"/>
          <w:sz w:val="21"/>
          <w:szCs w:val="21"/>
        </w:rPr>
        <w:t xml:space="preserve"> flash </w:t>
      </w:r>
      <w:r>
        <w:rPr>
          <w:rFonts w:ascii="Helvetica" w:hAnsi="Helvetica" w:cs="Helvetica"/>
          <w:color w:val="333333"/>
          <w:sz w:val="21"/>
          <w:szCs w:val="21"/>
        </w:rPr>
        <w:t>数据。</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当调用</w:t>
      </w:r>
      <w:r>
        <w:rPr>
          <w:rFonts w:ascii="Helvetica" w:hAnsi="Helvetica" w:cs="Helvetica"/>
          <w:color w:val="333333"/>
          <w:sz w:val="21"/>
          <w:szCs w:val="21"/>
        </w:rPr>
        <w:t> </w:t>
      </w:r>
      <w:hyperlink r:id="rId284" w:anchor="setFlash()-detail" w:history="1">
        <w:r>
          <w:rPr>
            <w:rStyle w:val="a4"/>
            <w:rFonts w:ascii="Helvetica" w:hAnsi="Helvetica" w:cs="Helvetica"/>
            <w:color w:val="337AB7"/>
            <w:sz w:val="21"/>
            <w:szCs w:val="21"/>
            <w:u w:val="none"/>
          </w:rPr>
          <w:t>yii\web\Session::setFlash()</w:t>
        </w:r>
      </w:hyperlink>
      <w:r>
        <w:rPr>
          <w:rFonts w:ascii="Helvetica" w:hAnsi="Helvetica" w:cs="Helvetica"/>
          <w:color w:val="333333"/>
          <w:sz w:val="21"/>
          <w:szCs w:val="21"/>
        </w:rPr>
        <w:t> </w:t>
      </w:r>
      <w:r>
        <w:rPr>
          <w:rFonts w:ascii="Helvetica" w:hAnsi="Helvetica" w:cs="Helvetica"/>
          <w:color w:val="333333"/>
          <w:sz w:val="21"/>
          <w:szCs w:val="21"/>
        </w:rPr>
        <w:t>时</w:t>
      </w:r>
      <w:r>
        <w:rPr>
          <w:rFonts w:ascii="Helvetica" w:hAnsi="Helvetica" w:cs="Helvetica"/>
          <w:color w:val="333333"/>
          <w:sz w:val="21"/>
          <w:szCs w:val="21"/>
        </w:rPr>
        <w:t xml:space="preserve">, </w:t>
      </w:r>
      <w:r>
        <w:rPr>
          <w:rFonts w:ascii="Helvetica" w:hAnsi="Helvetica" w:cs="Helvetica"/>
          <w:color w:val="333333"/>
          <w:sz w:val="21"/>
          <w:szCs w:val="21"/>
        </w:rPr>
        <w:t>会自动覆盖相同名的已存在的任何数据，</w:t>
      </w:r>
      <w:r>
        <w:rPr>
          <w:rFonts w:ascii="Helvetica" w:hAnsi="Helvetica" w:cs="Helvetica"/>
          <w:color w:val="333333"/>
          <w:sz w:val="21"/>
          <w:szCs w:val="21"/>
        </w:rPr>
        <w:t xml:space="preserve"> </w:t>
      </w:r>
      <w:r>
        <w:rPr>
          <w:rFonts w:ascii="Helvetica" w:hAnsi="Helvetica" w:cs="Helvetica"/>
          <w:color w:val="333333"/>
          <w:sz w:val="21"/>
          <w:szCs w:val="21"/>
        </w:rPr>
        <w:t>为将数据追加到已存在的相同名</w:t>
      </w:r>
      <w:r>
        <w:rPr>
          <w:rFonts w:ascii="Helvetica" w:hAnsi="Helvetica" w:cs="Helvetica"/>
          <w:color w:val="333333"/>
          <w:sz w:val="21"/>
          <w:szCs w:val="21"/>
        </w:rPr>
        <w:t xml:space="preserve"> flash </w:t>
      </w:r>
      <w:r>
        <w:rPr>
          <w:rFonts w:ascii="Helvetica" w:hAnsi="Helvetica" w:cs="Helvetica"/>
          <w:color w:val="333333"/>
          <w:sz w:val="21"/>
          <w:szCs w:val="21"/>
        </w:rPr>
        <w:t>中，可改为调用</w:t>
      </w:r>
      <w:r>
        <w:rPr>
          <w:rFonts w:ascii="Helvetica" w:hAnsi="Helvetica" w:cs="Helvetica"/>
          <w:color w:val="333333"/>
          <w:sz w:val="21"/>
          <w:szCs w:val="21"/>
        </w:rPr>
        <w:t> </w:t>
      </w:r>
      <w:hyperlink r:id="rId285" w:anchor="addFlash()-detail" w:history="1">
        <w:r>
          <w:rPr>
            <w:rStyle w:val="a4"/>
            <w:rFonts w:ascii="Helvetica" w:hAnsi="Helvetica" w:cs="Helvetica"/>
            <w:color w:val="337AB7"/>
            <w:sz w:val="21"/>
            <w:szCs w:val="21"/>
            <w:u w:val="none"/>
          </w:rPr>
          <w:t>yii\web\Session::addFlash()</w:t>
        </w:r>
      </w:hyperlink>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-&gt;session;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请求</w:t>
      </w:r>
      <w:r>
        <w:rPr>
          <w:rStyle w:val="hljs-comment"/>
          <w:rFonts w:ascii="Consolas" w:hAnsi="Consolas" w:cs="Consolas"/>
          <w:color w:val="888888"/>
          <w:shd w:val="clear" w:color="auto" w:fill="F0F0F0"/>
        </w:rPr>
        <w:t xml:space="preserve"> #1</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在名称为</w:t>
      </w:r>
      <w:r>
        <w:rPr>
          <w:rStyle w:val="hljs-comment"/>
          <w:rFonts w:ascii="Consolas" w:hAnsi="Consolas" w:cs="Consolas"/>
          <w:color w:val="888888"/>
          <w:shd w:val="clear" w:color="auto" w:fill="F0F0F0"/>
        </w:rPr>
        <w:t>"alerts"</w:t>
      </w:r>
      <w:r>
        <w:rPr>
          <w:rStyle w:val="hljs-comment"/>
          <w:rFonts w:ascii="Consolas" w:hAnsi="Consolas" w:cs="Consolas"/>
          <w:color w:val="888888"/>
          <w:shd w:val="clear" w:color="auto" w:fill="F0F0F0"/>
        </w:rPr>
        <w:t>的</w:t>
      </w:r>
      <w:r>
        <w:rPr>
          <w:rStyle w:val="hljs-comment"/>
          <w:rFonts w:ascii="Consolas" w:hAnsi="Consolas" w:cs="Consolas"/>
          <w:color w:val="888888"/>
          <w:shd w:val="clear" w:color="auto" w:fill="F0F0F0"/>
        </w:rPr>
        <w:t>flash</w:t>
      </w:r>
      <w:r>
        <w:rPr>
          <w:rStyle w:val="hljs-comment"/>
          <w:rFonts w:ascii="Consolas" w:hAnsi="Consolas" w:cs="Consolas"/>
          <w:color w:val="888888"/>
          <w:shd w:val="clear" w:color="auto" w:fill="F0F0F0"/>
        </w:rPr>
        <w:t>信息增加数据</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-&gt;addFlash(</w:t>
      </w:r>
      <w:r>
        <w:rPr>
          <w:rStyle w:val="hljs-string"/>
          <w:rFonts w:ascii="Consolas" w:hAnsi="Consolas" w:cs="Consolas"/>
          <w:color w:val="880000"/>
          <w:shd w:val="clear" w:color="auto" w:fill="F0F0F0"/>
        </w:rPr>
        <w:t>'alerts'</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'You have successfully deleted your post.'</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-&gt;addFlash(</w:t>
      </w:r>
      <w:r>
        <w:rPr>
          <w:rStyle w:val="hljs-string"/>
          <w:rFonts w:ascii="Consolas" w:hAnsi="Consolas" w:cs="Consolas"/>
          <w:color w:val="880000"/>
          <w:shd w:val="clear" w:color="auto" w:fill="F0F0F0"/>
        </w:rPr>
        <w:t>'alerts'</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'You have successfully added a new friend.'</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-&gt;addFlash(</w:t>
      </w:r>
      <w:r>
        <w:rPr>
          <w:rStyle w:val="hljs-string"/>
          <w:rFonts w:ascii="Consolas" w:hAnsi="Consolas" w:cs="Consolas"/>
          <w:color w:val="880000"/>
          <w:shd w:val="clear" w:color="auto" w:fill="F0F0F0"/>
        </w:rPr>
        <w:t>'alerts'</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'You are promoted.'</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请求</w:t>
      </w:r>
      <w:r>
        <w:rPr>
          <w:rStyle w:val="hljs-comment"/>
          <w:rFonts w:ascii="Consolas" w:hAnsi="Consolas" w:cs="Consolas"/>
          <w:color w:val="888888"/>
          <w:shd w:val="clear" w:color="auto" w:fill="F0F0F0"/>
        </w:rPr>
        <w:t xml:space="preserve"> #2</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$alerts </w:t>
      </w:r>
      <w:r>
        <w:rPr>
          <w:rStyle w:val="hljs-comment"/>
          <w:rFonts w:ascii="Consolas" w:hAnsi="Consolas" w:cs="Consolas"/>
          <w:color w:val="888888"/>
          <w:shd w:val="clear" w:color="auto" w:fill="F0F0F0"/>
        </w:rPr>
        <w:t>为名为</w:t>
      </w:r>
      <w:r>
        <w:rPr>
          <w:rStyle w:val="hljs-comment"/>
          <w:rFonts w:ascii="Consolas" w:hAnsi="Consolas" w:cs="Consolas"/>
          <w:color w:val="888888"/>
          <w:shd w:val="clear" w:color="auto" w:fill="F0F0F0"/>
        </w:rPr>
        <w:t>'alerts'</w:t>
      </w:r>
      <w:r>
        <w:rPr>
          <w:rStyle w:val="hljs-comment"/>
          <w:rFonts w:ascii="Consolas" w:hAnsi="Consolas" w:cs="Consolas"/>
          <w:color w:val="888888"/>
          <w:shd w:val="clear" w:color="auto" w:fill="F0F0F0"/>
        </w:rPr>
        <w:t>的</w:t>
      </w:r>
      <w:r>
        <w:rPr>
          <w:rStyle w:val="hljs-comment"/>
          <w:rFonts w:ascii="Consolas" w:hAnsi="Consolas" w:cs="Consolas"/>
          <w:color w:val="888888"/>
          <w:shd w:val="clear" w:color="auto" w:fill="F0F0F0"/>
        </w:rPr>
        <w:t>flash</w:t>
      </w:r>
      <w:r>
        <w:rPr>
          <w:rStyle w:val="hljs-comment"/>
          <w:rFonts w:ascii="Consolas" w:hAnsi="Consolas" w:cs="Consolas"/>
          <w:color w:val="888888"/>
          <w:shd w:val="clear" w:color="auto" w:fill="F0F0F0"/>
        </w:rPr>
        <w:t>信息，为数组格式</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$alerts</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$session</w:t>
      </w:r>
      <w:r>
        <w:rPr>
          <w:rStyle w:val="HTML"/>
          <w:rFonts w:ascii="Consolas" w:hAnsi="Consolas" w:cs="Consolas"/>
          <w:color w:val="444444"/>
          <w:shd w:val="clear" w:color="auto" w:fill="F0F0F0"/>
        </w:rPr>
        <w:t>-&gt;getFlash(</w:t>
      </w:r>
      <w:r>
        <w:rPr>
          <w:rStyle w:val="hljs-string"/>
          <w:rFonts w:ascii="Consolas" w:hAnsi="Consolas" w:cs="Consolas"/>
          <w:color w:val="880000"/>
          <w:shd w:val="clear" w:color="auto" w:fill="F0F0F0"/>
        </w:rPr>
        <w:t>'alerts'</w:t>
      </w:r>
      <w:r>
        <w:rPr>
          <w:rStyle w:val="HTML"/>
          <w:rFonts w:ascii="Consolas" w:hAnsi="Consolas" w:cs="Consolas"/>
          <w:color w:val="444444"/>
          <w:shd w:val="clear" w:color="auto" w:fill="F0F0F0"/>
        </w:rPr>
        <w:t>);</w:t>
      </w:r>
    </w:p>
    <w:p w:rsidR="005E523A" w:rsidRDefault="005E523A" w:rsidP="005E523A">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rPr>
        <w:t>注意：</w:t>
      </w:r>
      <w:r>
        <w:rPr>
          <w:rFonts w:ascii="Helvetica" w:hAnsi="Helvetica" w:cs="Helvetica"/>
          <w:color w:val="8A6D3B"/>
          <w:sz w:val="21"/>
          <w:szCs w:val="21"/>
        </w:rPr>
        <w:t>不要在相同名称的</w:t>
      </w:r>
      <w:r>
        <w:rPr>
          <w:rFonts w:ascii="Helvetica" w:hAnsi="Helvetica" w:cs="Helvetica"/>
          <w:color w:val="8A6D3B"/>
          <w:sz w:val="21"/>
          <w:szCs w:val="21"/>
        </w:rPr>
        <w:t xml:space="preserve"> flash </w:t>
      </w:r>
      <w:r>
        <w:rPr>
          <w:rFonts w:ascii="Helvetica" w:hAnsi="Helvetica" w:cs="Helvetica"/>
          <w:color w:val="8A6D3B"/>
          <w:sz w:val="21"/>
          <w:szCs w:val="21"/>
        </w:rPr>
        <w:t>数据中使用</w:t>
      </w:r>
      <w:r>
        <w:rPr>
          <w:rFonts w:ascii="Helvetica" w:hAnsi="Helvetica" w:cs="Helvetica"/>
          <w:color w:val="8A6D3B"/>
          <w:sz w:val="21"/>
          <w:szCs w:val="21"/>
        </w:rPr>
        <w:t> </w:t>
      </w:r>
      <w:hyperlink r:id="rId286" w:anchor="setFlash()-detail" w:history="1">
        <w:r>
          <w:rPr>
            <w:rStyle w:val="a4"/>
            <w:rFonts w:ascii="Helvetica" w:hAnsi="Helvetica" w:cs="Helvetica"/>
            <w:color w:val="337AB7"/>
            <w:sz w:val="21"/>
            <w:szCs w:val="21"/>
            <w:u w:val="none"/>
          </w:rPr>
          <w:t>yii\web\Session::setFlash()</w:t>
        </w:r>
      </w:hyperlink>
      <w:r>
        <w:rPr>
          <w:rFonts w:ascii="Helvetica" w:hAnsi="Helvetica" w:cs="Helvetica"/>
          <w:color w:val="8A6D3B"/>
          <w:sz w:val="21"/>
          <w:szCs w:val="21"/>
        </w:rPr>
        <w:t> </w:t>
      </w:r>
      <w:r>
        <w:rPr>
          <w:rFonts w:ascii="Helvetica" w:hAnsi="Helvetica" w:cs="Helvetica"/>
          <w:color w:val="8A6D3B"/>
          <w:sz w:val="21"/>
          <w:szCs w:val="21"/>
        </w:rPr>
        <w:t>的同时也使用</w:t>
      </w:r>
      <w:r>
        <w:rPr>
          <w:rFonts w:ascii="Helvetica" w:hAnsi="Helvetica" w:cs="Helvetica"/>
          <w:color w:val="8A6D3B"/>
          <w:sz w:val="21"/>
          <w:szCs w:val="21"/>
        </w:rPr>
        <w:t> </w:t>
      </w:r>
      <w:hyperlink r:id="rId287" w:anchor="addFlash()-detail" w:history="1">
        <w:r>
          <w:rPr>
            <w:rStyle w:val="a4"/>
            <w:rFonts w:ascii="Helvetica" w:hAnsi="Helvetica" w:cs="Helvetica"/>
            <w:color w:val="337AB7"/>
            <w:sz w:val="21"/>
            <w:szCs w:val="21"/>
            <w:u w:val="none"/>
          </w:rPr>
          <w:t>yii\web\Session::addFlash()</w:t>
        </w:r>
      </w:hyperlink>
      <w:r>
        <w:rPr>
          <w:rFonts w:ascii="Helvetica" w:hAnsi="Helvetica" w:cs="Helvetica"/>
          <w:color w:val="8A6D3B"/>
          <w:sz w:val="21"/>
          <w:szCs w:val="21"/>
        </w:rPr>
        <w:t>，</w:t>
      </w:r>
      <w:r>
        <w:rPr>
          <w:rFonts w:ascii="Helvetica" w:hAnsi="Helvetica" w:cs="Helvetica"/>
          <w:color w:val="8A6D3B"/>
          <w:sz w:val="21"/>
          <w:szCs w:val="21"/>
        </w:rPr>
        <w:t xml:space="preserve"> </w:t>
      </w:r>
      <w:r>
        <w:rPr>
          <w:rFonts w:ascii="Helvetica" w:hAnsi="Helvetica" w:cs="Helvetica"/>
          <w:color w:val="8A6D3B"/>
          <w:sz w:val="21"/>
          <w:szCs w:val="21"/>
        </w:rPr>
        <w:t>因为后一个防范会自动将</w:t>
      </w:r>
      <w:r>
        <w:rPr>
          <w:rFonts w:ascii="Helvetica" w:hAnsi="Helvetica" w:cs="Helvetica"/>
          <w:color w:val="8A6D3B"/>
          <w:sz w:val="21"/>
          <w:szCs w:val="21"/>
        </w:rPr>
        <w:t xml:space="preserve"> flash </w:t>
      </w:r>
      <w:r>
        <w:rPr>
          <w:rFonts w:ascii="Helvetica" w:hAnsi="Helvetica" w:cs="Helvetica"/>
          <w:color w:val="8A6D3B"/>
          <w:sz w:val="21"/>
          <w:szCs w:val="21"/>
        </w:rPr>
        <w:t>信息转换为数组以使新的</w:t>
      </w:r>
      <w:r>
        <w:rPr>
          <w:rFonts w:ascii="Helvetica" w:hAnsi="Helvetica" w:cs="Helvetica"/>
          <w:color w:val="8A6D3B"/>
          <w:sz w:val="21"/>
          <w:szCs w:val="21"/>
        </w:rPr>
        <w:t xml:space="preserve"> flash </w:t>
      </w:r>
      <w:r>
        <w:rPr>
          <w:rFonts w:ascii="Helvetica" w:hAnsi="Helvetica" w:cs="Helvetica"/>
          <w:color w:val="8A6D3B"/>
          <w:sz w:val="21"/>
          <w:szCs w:val="21"/>
        </w:rPr>
        <w:t>数据可追加进来，因此，</w:t>
      </w:r>
      <w:r>
        <w:rPr>
          <w:rFonts w:ascii="Helvetica" w:hAnsi="Helvetica" w:cs="Helvetica"/>
          <w:color w:val="8A6D3B"/>
          <w:sz w:val="21"/>
          <w:szCs w:val="21"/>
        </w:rPr>
        <w:t xml:space="preserve"> </w:t>
      </w:r>
      <w:r>
        <w:rPr>
          <w:rFonts w:ascii="Helvetica" w:hAnsi="Helvetica" w:cs="Helvetica"/>
          <w:color w:val="8A6D3B"/>
          <w:sz w:val="21"/>
          <w:szCs w:val="21"/>
        </w:rPr>
        <w:t>当你调用</w:t>
      </w:r>
      <w:r>
        <w:rPr>
          <w:rFonts w:ascii="Helvetica" w:hAnsi="Helvetica" w:cs="Helvetica"/>
          <w:color w:val="8A6D3B"/>
          <w:sz w:val="21"/>
          <w:szCs w:val="21"/>
        </w:rPr>
        <w:t> </w:t>
      </w:r>
      <w:hyperlink r:id="rId288" w:anchor="getFlash()-detail" w:history="1">
        <w:r>
          <w:rPr>
            <w:rStyle w:val="a4"/>
            <w:rFonts w:ascii="Helvetica" w:hAnsi="Helvetica" w:cs="Helvetica"/>
            <w:color w:val="337AB7"/>
            <w:sz w:val="21"/>
            <w:szCs w:val="21"/>
            <w:u w:val="none"/>
          </w:rPr>
          <w:t>yii\web\Session::getFlash()</w:t>
        </w:r>
      </w:hyperlink>
      <w:r>
        <w:rPr>
          <w:rFonts w:ascii="Helvetica" w:hAnsi="Helvetica" w:cs="Helvetica"/>
          <w:color w:val="8A6D3B"/>
          <w:sz w:val="21"/>
          <w:szCs w:val="21"/>
        </w:rPr>
        <w:t> </w:t>
      </w:r>
      <w:r>
        <w:rPr>
          <w:rFonts w:ascii="Helvetica" w:hAnsi="Helvetica" w:cs="Helvetica"/>
          <w:color w:val="8A6D3B"/>
          <w:sz w:val="21"/>
          <w:szCs w:val="21"/>
        </w:rPr>
        <w:t>时，</w:t>
      </w:r>
      <w:r>
        <w:rPr>
          <w:rFonts w:ascii="Helvetica" w:hAnsi="Helvetica" w:cs="Helvetica"/>
          <w:color w:val="8A6D3B"/>
          <w:sz w:val="21"/>
          <w:szCs w:val="21"/>
        </w:rPr>
        <w:t xml:space="preserve"> </w:t>
      </w:r>
      <w:r>
        <w:rPr>
          <w:rFonts w:ascii="Helvetica" w:hAnsi="Helvetica" w:cs="Helvetica"/>
          <w:color w:val="8A6D3B"/>
          <w:sz w:val="21"/>
          <w:szCs w:val="21"/>
        </w:rPr>
        <w:t>会发现有时获取到一个数组，有时获取到一个字符串，</w:t>
      </w:r>
      <w:r>
        <w:rPr>
          <w:rFonts w:ascii="Helvetica" w:hAnsi="Helvetica" w:cs="Helvetica"/>
          <w:color w:val="8A6D3B"/>
          <w:sz w:val="21"/>
          <w:szCs w:val="21"/>
        </w:rPr>
        <w:t xml:space="preserve"> </w:t>
      </w:r>
      <w:r>
        <w:rPr>
          <w:rFonts w:ascii="Helvetica" w:hAnsi="Helvetica" w:cs="Helvetica"/>
          <w:color w:val="8A6D3B"/>
          <w:sz w:val="21"/>
          <w:szCs w:val="21"/>
        </w:rPr>
        <w:t>取决于你调用这两个方法的顺序。</w:t>
      </w:r>
    </w:p>
    <w:p w:rsidR="005E523A" w:rsidRDefault="005E523A" w:rsidP="005E523A">
      <w:pPr>
        <w:pStyle w:val="a9"/>
        <w:shd w:val="clear" w:color="auto" w:fill="DFF0D8"/>
        <w:spacing w:before="0" w:beforeAutospacing="0" w:after="150" w:afterAutospacing="0"/>
        <w:rPr>
          <w:rFonts w:ascii="Helvetica" w:hAnsi="Helvetica" w:cs="Helvetica"/>
          <w:color w:val="3C763D"/>
          <w:sz w:val="21"/>
          <w:szCs w:val="21"/>
        </w:rPr>
      </w:pPr>
      <w:r>
        <w:rPr>
          <w:rStyle w:val="ae"/>
          <w:rFonts w:ascii="Helvetica" w:hAnsi="Helvetica" w:cs="Helvetica"/>
          <w:color w:val="3C763D"/>
        </w:rPr>
        <w:t>提示：</w:t>
      </w:r>
      <w:r>
        <w:rPr>
          <w:rFonts w:ascii="Helvetica" w:hAnsi="Helvetica" w:cs="Helvetica"/>
          <w:color w:val="3C763D"/>
          <w:sz w:val="21"/>
          <w:szCs w:val="21"/>
        </w:rPr>
        <w:t>For displaying Flash messages you can use </w:t>
      </w:r>
      <w:r>
        <w:rPr>
          <w:rStyle w:val="broken-link"/>
          <w:rFonts w:ascii="Helvetica" w:hAnsi="Helvetica" w:cs="Helvetica"/>
          <w:color w:val="3C763D"/>
          <w:sz w:val="21"/>
          <w:szCs w:val="21"/>
        </w:rPr>
        <w:t>yii\bootstrap\Alert</w:t>
      </w:r>
      <w:r>
        <w:rPr>
          <w:rFonts w:ascii="Helvetica" w:hAnsi="Helvetica" w:cs="Helvetica"/>
          <w:color w:val="3C763D"/>
          <w:sz w:val="21"/>
          <w:szCs w:val="21"/>
        </w:rPr>
        <w:t> widget in the following way:</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echo</w:t>
      </w:r>
      <w:r>
        <w:rPr>
          <w:rStyle w:val="HTML"/>
          <w:rFonts w:ascii="Consolas" w:hAnsi="Consolas" w:cs="Consolas"/>
          <w:color w:val="444444"/>
          <w:shd w:val="clear" w:color="auto" w:fill="F0F0F0"/>
        </w:rPr>
        <w:t xml:space="preserve"> Alert::widget([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'options'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'alert-info'</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'body'</w:t>
      </w:r>
      <w:r>
        <w:rPr>
          <w:rStyle w:val="HTML"/>
          <w:rFonts w:ascii="Consolas" w:hAnsi="Consolas" w:cs="Consolas"/>
          <w:color w:val="444444"/>
          <w:shd w:val="clear" w:color="auto" w:fill="F0F0F0"/>
        </w:rPr>
        <w:t xml:space="preserve"> =&gt;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-&gt;session-&gt;getFlash(</w:t>
      </w:r>
      <w:r>
        <w:rPr>
          <w:rStyle w:val="hljs-string"/>
          <w:rFonts w:ascii="Consolas" w:hAnsi="Consolas" w:cs="Consolas"/>
          <w:color w:val="880000"/>
          <w:shd w:val="clear" w:color="auto" w:fill="F0F0F0"/>
        </w:rPr>
        <w:t>'postDeleted'</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E523A" w:rsidRPr="006B16DD" w:rsidRDefault="005E523A" w:rsidP="005E523A">
      <w:pPr>
        <w:pStyle w:val="4"/>
        <w:shd w:val="clear" w:color="auto" w:fill="FFFFFF"/>
        <w:spacing w:before="300" w:after="150"/>
        <w:rPr>
          <w:rFonts w:ascii="Helvetica" w:hAnsi="Helvetica" w:cs="Helvetica"/>
          <w:b w:val="0"/>
          <w:bCs w:val="0"/>
          <w:color w:val="333333"/>
        </w:rPr>
      </w:pPr>
      <w:r>
        <w:rPr>
          <w:rFonts w:ascii="Helvetica" w:hAnsi="Helvetica" w:cs="Helvetica"/>
          <w:b w:val="0"/>
          <w:bCs w:val="0"/>
          <w:color w:val="333333"/>
        </w:rPr>
        <w:t>Cookies</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Yii</w:t>
      </w:r>
      <w:r>
        <w:rPr>
          <w:rFonts w:ascii="Helvetica" w:hAnsi="Helvetica" w:cs="Helvetica"/>
          <w:color w:val="333333"/>
          <w:sz w:val="21"/>
          <w:szCs w:val="21"/>
        </w:rPr>
        <w:t>使用</w:t>
      </w:r>
      <w:r>
        <w:rPr>
          <w:rFonts w:ascii="Helvetica" w:hAnsi="Helvetica" w:cs="Helvetica"/>
          <w:color w:val="333333"/>
          <w:sz w:val="21"/>
          <w:szCs w:val="21"/>
        </w:rPr>
        <w:t> </w:t>
      </w:r>
      <w:hyperlink r:id="rId289" w:history="1">
        <w:r>
          <w:rPr>
            <w:rStyle w:val="a4"/>
            <w:rFonts w:ascii="Helvetica" w:hAnsi="Helvetica" w:cs="Helvetica"/>
            <w:color w:val="337AB7"/>
            <w:sz w:val="21"/>
            <w:szCs w:val="21"/>
            <w:u w:val="none"/>
          </w:rPr>
          <w:t>yii\web\Cookie</w:t>
        </w:r>
      </w:hyperlink>
      <w:r>
        <w:rPr>
          <w:rFonts w:ascii="Helvetica" w:hAnsi="Helvetica" w:cs="Helvetica"/>
          <w:color w:val="333333"/>
          <w:sz w:val="21"/>
          <w:szCs w:val="21"/>
        </w:rPr>
        <w:t> </w:t>
      </w:r>
      <w:r>
        <w:rPr>
          <w:rFonts w:ascii="Helvetica" w:hAnsi="Helvetica" w:cs="Helvetica"/>
          <w:color w:val="333333"/>
          <w:sz w:val="21"/>
          <w:szCs w:val="21"/>
        </w:rPr>
        <w:t>对象来代表每个</w:t>
      </w:r>
      <w:r>
        <w:rPr>
          <w:rFonts w:ascii="Helvetica" w:hAnsi="Helvetica" w:cs="Helvetica"/>
          <w:color w:val="333333"/>
          <w:sz w:val="21"/>
          <w:szCs w:val="21"/>
        </w:rPr>
        <w:t xml:space="preserve"> cookie</w:t>
      </w:r>
      <w:r>
        <w:rPr>
          <w:rFonts w:ascii="Helvetica" w:hAnsi="Helvetica" w:cs="Helvetica"/>
          <w:color w:val="333333"/>
          <w:sz w:val="21"/>
          <w:szCs w:val="21"/>
        </w:rPr>
        <w:t>，</w:t>
      </w:r>
      <w:r>
        <w:rPr>
          <w:rFonts w:ascii="Helvetica" w:hAnsi="Helvetica" w:cs="Helvetica"/>
          <w:color w:val="333333"/>
          <w:sz w:val="21"/>
          <w:szCs w:val="21"/>
        </w:rPr>
        <w:t> </w:t>
      </w:r>
      <w:hyperlink r:id="rId290" w:history="1">
        <w:r>
          <w:rPr>
            <w:rStyle w:val="a4"/>
            <w:rFonts w:ascii="Helvetica" w:hAnsi="Helvetica" w:cs="Helvetica"/>
            <w:color w:val="337AB7"/>
            <w:sz w:val="21"/>
            <w:szCs w:val="21"/>
            <w:u w:val="none"/>
          </w:rPr>
          <w:t>yii\web\Request</w:t>
        </w:r>
      </w:hyperlink>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hyperlink r:id="rId291" w:history="1">
        <w:r>
          <w:rPr>
            <w:rStyle w:val="a4"/>
            <w:rFonts w:ascii="Helvetica" w:hAnsi="Helvetica" w:cs="Helvetica"/>
            <w:color w:val="337AB7"/>
            <w:sz w:val="21"/>
            <w:szCs w:val="21"/>
            <w:u w:val="none"/>
          </w:rPr>
          <w:t>yii\web\Response</w:t>
        </w:r>
      </w:hyperlink>
      <w:r>
        <w:rPr>
          <w:rFonts w:ascii="Helvetica" w:hAnsi="Helvetica" w:cs="Helvetica"/>
          <w:color w:val="333333"/>
          <w:sz w:val="21"/>
          <w:szCs w:val="21"/>
        </w:rPr>
        <w:t> </w:t>
      </w:r>
      <w:r>
        <w:rPr>
          <w:rFonts w:ascii="Helvetica" w:hAnsi="Helvetica" w:cs="Helvetica"/>
          <w:color w:val="333333"/>
          <w:sz w:val="21"/>
          <w:szCs w:val="21"/>
        </w:rPr>
        <w:t>通过名为</w:t>
      </w:r>
      <w:r>
        <w:rPr>
          <w:rFonts w:ascii="Helvetica" w:hAnsi="Helvetica" w:cs="Helvetica"/>
          <w:color w:val="333333"/>
          <w:sz w:val="21"/>
          <w:szCs w:val="21"/>
        </w:rPr>
        <w:t xml:space="preserve"> 'cookies' </w:t>
      </w:r>
      <w:r>
        <w:rPr>
          <w:rFonts w:ascii="Helvetica" w:hAnsi="Helvetica" w:cs="Helvetica"/>
          <w:color w:val="333333"/>
          <w:sz w:val="21"/>
          <w:szCs w:val="21"/>
        </w:rPr>
        <w:t>的属性维护一个</w:t>
      </w:r>
      <w:r>
        <w:rPr>
          <w:rFonts w:ascii="Helvetica" w:hAnsi="Helvetica" w:cs="Helvetica"/>
          <w:color w:val="333333"/>
          <w:sz w:val="21"/>
          <w:szCs w:val="21"/>
        </w:rPr>
        <w:t xml:space="preserve"> cookie </w:t>
      </w:r>
      <w:r>
        <w:rPr>
          <w:rFonts w:ascii="Helvetica" w:hAnsi="Helvetica" w:cs="Helvetica"/>
          <w:color w:val="333333"/>
          <w:sz w:val="21"/>
          <w:szCs w:val="21"/>
        </w:rPr>
        <w:t>集合，前者的</w:t>
      </w:r>
      <w:r>
        <w:rPr>
          <w:rFonts w:ascii="Helvetica" w:hAnsi="Helvetica" w:cs="Helvetica"/>
          <w:color w:val="333333"/>
          <w:sz w:val="21"/>
          <w:szCs w:val="21"/>
        </w:rPr>
        <w:t xml:space="preserve"> cookie </w:t>
      </w:r>
      <w:r>
        <w:rPr>
          <w:rFonts w:ascii="Helvetica" w:hAnsi="Helvetica" w:cs="Helvetica"/>
          <w:color w:val="333333"/>
          <w:sz w:val="21"/>
          <w:szCs w:val="21"/>
        </w:rPr>
        <w:t>集合代表请求提交的</w:t>
      </w:r>
      <w:r>
        <w:rPr>
          <w:rFonts w:ascii="Helvetica" w:hAnsi="Helvetica" w:cs="Helvetica"/>
          <w:color w:val="333333"/>
          <w:sz w:val="21"/>
          <w:szCs w:val="21"/>
        </w:rPr>
        <w:t xml:space="preserve"> cookies</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后者的</w:t>
      </w:r>
      <w:r>
        <w:rPr>
          <w:rFonts w:ascii="Helvetica" w:hAnsi="Helvetica" w:cs="Helvetica"/>
          <w:color w:val="333333"/>
          <w:sz w:val="21"/>
          <w:szCs w:val="21"/>
        </w:rPr>
        <w:t xml:space="preserve"> cookie </w:t>
      </w:r>
      <w:r>
        <w:rPr>
          <w:rFonts w:ascii="Helvetica" w:hAnsi="Helvetica" w:cs="Helvetica"/>
          <w:color w:val="333333"/>
          <w:sz w:val="21"/>
          <w:szCs w:val="21"/>
        </w:rPr>
        <w:t>集合表示发送给用户的</w:t>
      </w:r>
      <w:r>
        <w:rPr>
          <w:rFonts w:ascii="Helvetica" w:hAnsi="Helvetica" w:cs="Helvetica"/>
          <w:color w:val="333333"/>
          <w:sz w:val="21"/>
          <w:szCs w:val="21"/>
        </w:rPr>
        <w:t xml:space="preserve"> cookies</w:t>
      </w:r>
      <w:r>
        <w:rPr>
          <w:rFonts w:ascii="Helvetica" w:hAnsi="Helvetica" w:cs="Helvetica"/>
          <w:color w:val="333333"/>
          <w:sz w:val="21"/>
          <w:szCs w:val="21"/>
        </w:rPr>
        <w:t>。</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控制器是直接处理请求和响应的部分。</w:t>
      </w:r>
      <w:r>
        <w:rPr>
          <w:rFonts w:ascii="Helvetica" w:hAnsi="Helvetica" w:cs="Helvetica"/>
          <w:color w:val="333333"/>
          <w:sz w:val="21"/>
          <w:szCs w:val="21"/>
        </w:rPr>
        <w:t xml:space="preserve"> </w:t>
      </w:r>
      <w:r>
        <w:rPr>
          <w:rFonts w:ascii="Helvetica" w:hAnsi="Helvetica" w:cs="Helvetica"/>
          <w:color w:val="333333"/>
          <w:sz w:val="21"/>
          <w:szCs w:val="21"/>
        </w:rPr>
        <w:t>因此</w:t>
      </w:r>
      <w:r>
        <w:rPr>
          <w:rFonts w:ascii="Helvetica" w:hAnsi="Helvetica" w:cs="Helvetica"/>
          <w:color w:val="333333"/>
          <w:sz w:val="21"/>
          <w:szCs w:val="21"/>
        </w:rPr>
        <w:t xml:space="preserve">, </w:t>
      </w:r>
      <w:r>
        <w:rPr>
          <w:rFonts w:ascii="Helvetica" w:hAnsi="Helvetica" w:cs="Helvetica"/>
          <w:color w:val="333333"/>
          <w:sz w:val="21"/>
          <w:szCs w:val="21"/>
        </w:rPr>
        <w:t>应当在控制器中读取和发送</w:t>
      </w:r>
      <w:r>
        <w:rPr>
          <w:rFonts w:ascii="Helvetica" w:hAnsi="Helvetica" w:cs="Helvetica"/>
          <w:color w:val="333333"/>
          <w:sz w:val="21"/>
          <w:szCs w:val="21"/>
        </w:rPr>
        <w:t xml:space="preserve"> cookie </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译者注：意思在控制器中处理</w:t>
      </w:r>
      <w:r>
        <w:rPr>
          <w:rFonts w:ascii="Helvetica" w:hAnsi="Helvetica" w:cs="Helvetica"/>
          <w:color w:val="333333"/>
          <w:sz w:val="21"/>
          <w:szCs w:val="21"/>
        </w:rPr>
        <w:t xml:space="preserve"> cookie </w:t>
      </w:r>
      <w:r>
        <w:rPr>
          <w:rFonts w:ascii="Helvetica" w:hAnsi="Helvetica" w:cs="Helvetica"/>
          <w:color w:val="333333"/>
          <w:sz w:val="21"/>
          <w:szCs w:val="21"/>
        </w:rPr>
        <w:t>是安全的。</w:t>
      </w:r>
      <w:r>
        <w:rPr>
          <w:rFonts w:ascii="Helvetica" w:hAnsi="Helvetica" w:cs="Helvetica"/>
          <w:color w:val="333333"/>
          <w:sz w:val="21"/>
          <w:szCs w:val="21"/>
        </w:rPr>
        <w:t>)</w:t>
      </w:r>
    </w:p>
    <w:p w:rsidR="005E523A" w:rsidRPr="006B16DD" w:rsidRDefault="005E523A" w:rsidP="005E523A">
      <w:pPr>
        <w:pStyle w:val="5"/>
        <w:shd w:val="clear" w:color="auto" w:fill="FFFFFF"/>
        <w:spacing w:before="300" w:after="150"/>
        <w:rPr>
          <w:rFonts w:ascii="Helvetica" w:hAnsi="Helvetica" w:cs="Helvetica"/>
          <w:b w:val="0"/>
          <w:bCs w:val="0"/>
          <w:color w:val="333333"/>
          <w:sz w:val="24"/>
          <w:szCs w:val="30"/>
        </w:rPr>
      </w:pPr>
      <w:r w:rsidRPr="006B16DD">
        <w:rPr>
          <w:rFonts w:ascii="Helvetica" w:hAnsi="Helvetica" w:cs="Helvetica"/>
          <w:b w:val="0"/>
          <w:bCs w:val="0"/>
          <w:color w:val="333333"/>
          <w:sz w:val="24"/>
          <w:szCs w:val="30"/>
        </w:rPr>
        <w:t>读取</w:t>
      </w:r>
      <w:r w:rsidRPr="006B16DD">
        <w:rPr>
          <w:rFonts w:ascii="Helvetica" w:hAnsi="Helvetica" w:cs="Helvetica"/>
          <w:b w:val="0"/>
          <w:bCs w:val="0"/>
          <w:color w:val="333333"/>
          <w:sz w:val="24"/>
          <w:szCs w:val="30"/>
        </w:rPr>
        <w:t xml:space="preserve"> Cookies</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当前请求的</w:t>
      </w:r>
      <w:r>
        <w:rPr>
          <w:rFonts w:ascii="Helvetica" w:hAnsi="Helvetica" w:cs="Helvetica"/>
          <w:color w:val="333333"/>
          <w:sz w:val="21"/>
          <w:szCs w:val="21"/>
        </w:rPr>
        <w:t>cookie</w:t>
      </w:r>
      <w:r>
        <w:rPr>
          <w:rFonts w:ascii="Helvetica" w:hAnsi="Helvetica" w:cs="Helvetica"/>
          <w:color w:val="333333"/>
          <w:sz w:val="21"/>
          <w:szCs w:val="21"/>
        </w:rPr>
        <w:t>信息可通过如下代码获取：</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从</w:t>
      </w:r>
      <w:r>
        <w:rPr>
          <w:rStyle w:val="hljs-comment"/>
          <w:rFonts w:ascii="Consolas" w:hAnsi="Consolas" w:cs="Consolas"/>
          <w:color w:val="888888"/>
          <w:shd w:val="clear" w:color="auto" w:fill="F0F0F0"/>
        </w:rPr>
        <w:t xml:space="preserve"> "request" </w:t>
      </w:r>
      <w:r>
        <w:rPr>
          <w:rStyle w:val="hljs-comment"/>
          <w:rFonts w:ascii="Consolas" w:hAnsi="Consolas" w:cs="Consolas"/>
          <w:color w:val="888888"/>
          <w:shd w:val="clear" w:color="auto" w:fill="F0F0F0"/>
        </w:rPr>
        <w:t>组件中获取</w:t>
      </w:r>
      <w:r>
        <w:rPr>
          <w:rStyle w:val="hljs-comment"/>
          <w:rFonts w:ascii="Consolas" w:hAnsi="Consolas" w:cs="Consolas"/>
          <w:color w:val="888888"/>
          <w:shd w:val="clear" w:color="auto" w:fill="F0F0F0"/>
        </w:rPr>
        <w:t xml:space="preserve"> cookie </w:t>
      </w:r>
      <w:r>
        <w:rPr>
          <w:rStyle w:val="hljs-comment"/>
          <w:rFonts w:ascii="Consolas" w:hAnsi="Consolas" w:cs="Consolas"/>
          <w:color w:val="888888"/>
          <w:shd w:val="clear" w:color="auto" w:fill="F0F0F0"/>
        </w:rPr>
        <w:t>集合</w:t>
      </w:r>
      <w:r>
        <w:rPr>
          <w:rStyle w:val="hljs-comment"/>
          <w:rFonts w:ascii="Consolas" w:hAnsi="Consolas" w:cs="Consolas"/>
          <w:color w:val="888888"/>
          <w:shd w:val="clear" w:color="auto" w:fill="F0F0F0"/>
        </w:rPr>
        <w:t>(yii\web\CookieCollection)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$cookies</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-&gt;request-&gt;cookies;</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获取名为</w:t>
      </w:r>
      <w:r>
        <w:rPr>
          <w:rStyle w:val="hljs-comment"/>
          <w:rFonts w:ascii="Consolas" w:hAnsi="Consolas" w:cs="Consolas"/>
          <w:color w:val="888888"/>
          <w:shd w:val="clear" w:color="auto" w:fill="F0F0F0"/>
        </w:rPr>
        <w:t xml:space="preserve"> "language" cookie </w:t>
      </w:r>
      <w:r>
        <w:rPr>
          <w:rStyle w:val="hljs-comment"/>
          <w:rFonts w:ascii="Consolas" w:hAnsi="Consolas" w:cs="Consolas"/>
          <w:color w:val="888888"/>
          <w:shd w:val="clear" w:color="auto" w:fill="F0F0F0"/>
        </w:rPr>
        <w:t>的值，如果不存在，返回默认值</w:t>
      </w:r>
      <w:r>
        <w:rPr>
          <w:rStyle w:val="hljs-comment"/>
          <w:rFonts w:ascii="Consolas" w:hAnsi="Consolas" w:cs="Consolas"/>
          <w:color w:val="888888"/>
          <w:shd w:val="clear" w:color="auto" w:fill="F0F0F0"/>
        </w:rPr>
        <w:t xml:space="preserve"> "en"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$language</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$cookies</w:t>
      </w:r>
      <w:r>
        <w:rPr>
          <w:rStyle w:val="HTML"/>
          <w:rFonts w:ascii="Consolas" w:hAnsi="Consolas" w:cs="Consolas"/>
          <w:color w:val="444444"/>
          <w:shd w:val="clear" w:color="auto" w:fill="F0F0F0"/>
        </w:rPr>
        <w:t>-&gt;getValue(</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'en'</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另一种方式获取名为</w:t>
      </w:r>
      <w:r>
        <w:rPr>
          <w:rStyle w:val="hljs-comment"/>
          <w:rFonts w:ascii="Consolas" w:hAnsi="Consolas" w:cs="Consolas"/>
          <w:color w:val="888888"/>
          <w:shd w:val="clear" w:color="auto" w:fill="F0F0F0"/>
        </w:rPr>
        <w:t xml:space="preserve"> "language" cookie </w:t>
      </w:r>
      <w:r>
        <w:rPr>
          <w:rStyle w:val="hljs-comment"/>
          <w:rFonts w:ascii="Consolas" w:hAnsi="Consolas" w:cs="Consolas"/>
          <w:color w:val="888888"/>
          <w:shd w:val="clear" w:color="auto" w:fill="F0F0F0"/>
        </w:rPr>
        <w:t>的值</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$cookie</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$cookies</w:t>
      </w:r>
      <w:r>
        <w:rPr>
          <w:rStyle w:val="HTML"/>
          <w:rFonts w:ascii="Consolas" w:hAnsi="Consolas" w:cs="Consolas"/>
          <w:color w:val="444444"/>
          <w:shd w:val="clear" w:color="auto" w:fill="F0F0F0"/>
        </w:rPr>
        <w:t>-&gt;get(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null</w:t>
      </w:r>
      <w:r>
        <w:rPr>
          <w:rStyle w:val="HTML"/>
          <w:rFonts w:ascii="Consolas" w:hAnsi="Consolas" w:cs="Consolas"/>
          <w:color w:val="444444"/>
          <w:shd w:val="clear" w:color="auto" w:fill="F0F0F0"/>
        </w:rPr>
        <w: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$language</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$cookie</w:t>
      </w:r>
      <w:r>
        <w:rPr>
          <w:rStyle w:val="HTML"/>
          <w:rFonts w:ascii="Consolas" w:hAnsi="Consolas" w:cs="Consolas"/>
          <w:color w:val="444444"/>
          <w:shd w:val="clear" w:color="auto" w:fill="F0F0F0"/>
        </w:rPr>
        <w:t>-&gt;value;</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可将</w:t>
      </w:r>
      <w:r>
        <w:rPr>
          <w:rStyle w:val="hljs-comment"/>
          <w:rFonts w:ascii="Consolas" w:hAnsi="Consolas" w:cs="Consolas"/>
          <w:color w:val="888888"/>
          <w:shd w:val="clear" w:color="auto" w:fill="F0F0F0"/>
        </w:rPr>
        <w:t xml:space="preserve"> $cookies </w:t>
      </w:r>
      <w:r>
        <w:rPr>
          <w:rStyle w:val="hljs-comment"/>
          <w:rFonts w:ascii="Consolas" w:hAnsi="Consolas" w:cs="Consolas"/>
          <w:color w:val="888888"/>
          <w:shd w:val="clear" w:color="auto" w:fill="F0F0F0"/>
        </w:rPr>
        <w:t>当作数组使用</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isset</w:t>
      </w:r>
      <w:r>
        <w:rPr>
          <w:rStyle w:val="HTML"/>
          <w:rFonts w:ascii="Consolas" w:hAnsi="Consolas" w:cs="Consolas"/>
          <w:color w:val="444444"/>
          <w:shd w:val="clear" w:color="auto" w:fill="F0F0F0"/>
        </w:rPr>
        <w:t>(</w:t>
      </w:r>
      <w:r>
        <w:rPr>
          <w:rStyle w:val="hljs-variable"/>
          <w:rFonts w:ascii="Consolas" w:hAnsi="Consolas" w:cs="Consolas"/>
          <w:color w:val="BC6060"/>
          <w:shd w:val="clear" w:color="auto" w:fill="F0F0F0"/>
        </w:rPr>
        <w:t>$cookies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$language</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$cookies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]-&gt;value;</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判断是否存在名为</w:t>
      </w:r>
      <w:r>
        <w:rPr>
          <w:rStyle w:val="hljs-comment"/>
          <w:rFonts w:ascii="Consolas" w:hAnsi="Consolas" w:cs="Consolas"/>
          <w:color w:val="888888"/>
          <w:shd w:val="clear" w:color="auto" w:fill="F0F0F0"/>
        </w:rPr>
        <w:t xml:space="preserve">"language" </w:t>
      </w:r>
      <w:r>
        <w:rPr>
          <w:rStyle w:val="hljs-comment"/>
          <w:rFonts w:ascii="Consolas" w:hAnsi="Consolas" w:cs="Consolas"/>
          <w:color w:val="888888"/>
          <w:shd w:val="clear" w:color="auto" w:fill="F0F0F0"/>
        </w:rPr>
        <w:t>的</w:t>
      </w:r>
      <w:r>
        <w:rPr>
          <w:rStyle w:val="hljs-comment"/>
          <w:rFonts w:ascii="Consolas" w:hAnsi="Consolas" w:cs="Consolas"/>
          <w:color w:val="888888"/>
          <w:shd w:val="clear" w:color="auto" w:fill="F0F0F0"/>
        </w:rPr>
        <w:t xml:space="preserve"> cookie</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$cookies</w:t>
      </w:r>
      <w:r>
        <w:rPr>
          <w:rStyle w:val="HTML"/>
          <w:rFonts w:ascii="Consolas" w:hAnsi="Consolas" w:cs="Consolas"/>
          <w:color w:val="444444"/>
          <w:shd w:val="clear" w:color="auto" w:fill="F0F0F0"/>
        </w:rPr>
        <w:t>-&gt;has(</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isset</w:t>
      </w:r>
      <w:r>
        <w:rPr>
          <w:rStyle w:val="HTML"/>
          <w:rFonts w:ascii="Consolas" w:hAnsi="Consolas" w:cs="Consolas"/>
          <w:color w:val="444444"/>
          <w:shd w:val="clear" w:color="auto" w:fill="F0F0F0"/>
        </w:rPr>
        <w:t>(</w:t>
      </w:r>
      <w:r>
        <w:rPr>
          <w:rStyle w:val="hljs-variable"/>
          <w:rFonts w:ascii="Consolas" w:hAnsi="Consolas" w:cs="Consolas"/>
          <w:color w:val="BC6060"/>
          <w:shd w:val="clear" w:color="auto" w:fill="F0F0F0"/>
        </w:rPr>
        <w:t>$cookies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 ...</w:t>
      </w:r>
    </w:p>
    <w:p w:rsidR="005E523A" w:rsidRPr="006B16DD" w:rsidRDefault="005E523A" w:rsidP="005E523A">
      <w:pPr>
        <w:pStyle w:val="5"/>
        <w:shd w:val="clear" w:color="auto" w:fill="FFFFFF"/>
        <w:spacing w:before="300" w:after="150"/>
        <w:rPr>
          <w:rFonts w:ascii="Helvetica" w:hAnsi="Helvetica" w:cs="Helvetica"/>
          <w:b w:val="0"/>
          <w:bCs w:val="0"/>
          <w:color w:val="333333"/>
          <w:sz w:val="24"/>
          <w:szCs w:val="30"/>
        </w:rPr>
      </w:pPr>
      <w:r w:rsidRPr="006B16DD">
        <w:rPr>
          <w:rFonts w:ascii="Helvetica" w:hAnsi="Helvetica" w:cs="Helvetica"/>
          <w:b w:val="0"/>
          <w:bCs w:val="0"/>
          <w:color w:val="333333"/>
          <w:sz w:val="24"/>
          <w:szCs w:val="30"/>
        </w:rPr>
        <w:t>发送</w:t>
      </w:r>
      <w:r w:rsidRPr="006B16DD">
        <w:rPr>
          <w:rFonts w:ascii="Helvetica" w:hAnsi="Helvetica" w:cs="Helvetica"/>
          <w:b w:val="0"/>
          <w:bCs w:val="0"/>
          <w:color w:val="333333"/>
          <w:sz w:val="24"/>
          <w:szCs w:val="30"/>
        </w:rPr>
        <w:t xml:space="preserve"> Cookies</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可使用如下代码发送</w:t>
      </w:r>
      <w:r>
        <w:rPr>
          <w:rFonts w:ascii="Helvetica" w:hAnsi="Helvetica" w:cs="Helvetica"/>
          <w:color w:val="333333"/>
          <w:sz w:val="21"/>
          <w:szCs w:val="21"/>
        </w:rPr>
        <w:t xml:space="preserve"> cookie </w:t>
      </w:r>
      <w:r>
        <w:rPr>
          <w:rFonts w:ascii="Helvetica" w:hAnsi="Helvetica" w:cs="Helvetica"/>
          <w:color w:val="333333"/>
          <w:sz w:val="21"/>
          <w:szCs w:val="21"/>
        </w:rPr>
        <w:t>到终端用户：</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从</w:t>
      </w:r>
      <w:r>
        <w:rPr>
          <w:rStyle w:val="hljs-comment"/>
          <w:rFonts w:ascii="Consolas" w:hAnsi="Consolas" w:cs="Consolas"/>
          <w:color w:val="888888"/>
          <w:shd w:val="clear" w:color="auto" w:fill="F0F0F0"/>
        </w:rPr>
        <w:t xml:space="preserve"> "response" </w:t>
      </w:r>
      <w:r>
        <w:rPr>
          <w:rStyle w:val="hljs-comment"/>
          <w:rFonts w:ascii="Consolas" w:hAnsi="Consolas" w:cs="Consolas"/>
          <w:color w:val="888888"/>
          <w:shd w:val="clear" w:color="auto" w:fill="F0F0F0"/>
        </w:rPr>
        <w:t>组件中获取</w:t>
      </w:r>
      <w:r>
        <w:rPr>
          <w:rStyle w:val="hljs-comment"/>
          <w:rFonts w:ascii="Consolas" w:hAnsi="Consolas" w:cs="Consolas"/>
          <w:color w:val="888888"/>
          <w:shd w:val="clear" w:color="auto" w:fill="F0F0F0"/>
        </w:rPr>
        <w:t xml:space="preserve"> cookie </w:t>
      </w:r>
      <w:r>
        <w:rPr>
          <w:rStyle w:val="hljs-comment"/>
          <w:rFonts w:ascii="Consolas" w:hAnsi="Consolas" w:cs="Consolas"/>
          <w:color w:val="888888"/>
          <w:shd w:val="clear" w:color="auto" w:fill="F0F0F0"/>
        </w:rPr>
        <w:t>集合</w:t>
      </w:r>
      <w:r>
        <w:rPr>
          <w:rStyle w:val="hljs-comment"/>
          <w:rFonts w:ascii="Consolas" w:hAnsi="Consolas" w:cs="Consolas"/>
          <w:color w:val="888888"/>
          <w:shd w:val="clear" w:color="auto" w:fill="F0F0F0"/>
        </w:rPr>
        <w:t>(yii\web\CookieCollection)</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$cookies</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-&gt;response-&gt;cookies;</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在要发送的响应中添加一个新的</w:t>
      </w:r>
      <w:r>
        <w:rPr>
          <w:rStyle w:val="hljs-comment"/>
          <w:rFonts w:ascii="Consolas" w:hAnsi="Consolas" w:cs="Consolas"/>
          <w:color w:val="888888"/>
          <w:shd w:val="clear" w:color="auto" w:fill="F0F0F0"/>
        </w:rPr>
        <w:t xml:space="preserve"> cookie</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$cookies</w:t>
      </w:r>
      <w:r>
        <w:rPr>
          <w:rStyle w:val="HTML"/>
          <w:rFonts w:ascii="Consolas" w:hAnsi="Consolas" w:cs="Consolas"/>
          <w:color w:val="444444"/>
          <w:shd w:val="clear" w:color="auto" w:fill="F0F0F0"/>
        </w:rPr>
        <w:t>-&gt;add(</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\yii\web\Cookie([</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'name'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'value'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'zh-CN'</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删除一个</w:t>
      </w:r>
      <w:r>
        <w:rPr>
          <w:rStyle w:val="hljs-comment"/>
          <w:rFonts w:ascii="Consolas" w:hAnsi="Consolas" w:cs="Consolas"/>
          <w:color w:val="888888"/>
          <w:shd w:val="clear" w:color="auto" w:fill="F0F0F0"/>
        </w:rPr>
        <w:t xml:space="preserve"> cookie</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$cookies</w:t>
      </w:r>
      <w:r>
        <w:rPr>
          <w:rStyle w:val="HTML"/>
          <w:rFonts w:ascii="Consolas" w:hAnsi="Consolas" w:cs="Consolas"/>
          <w:color w:val="444444"/>
          <w:shd w:val="clear" w:color="auto" w:fill="F0F0F0"/>
        </w:rPr>
        <w:t>-&gt;remove(</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xml:space="preserve">// </w:t>
      </w:r>
      <w:r>
        <w:rPr>
          <w:rStyle w:val="hljs-comment"/>
          <w:rFonts w:ascii="Consolas" w:hAnsi="Consolas" w:cs="Consolas"/>
          <w:color w:val="888888"/>
          <w:shd w:val="clear" w:color="auto" w:fill="F0F0F0"/>
        </w:rPr>
        <w:t>等同于以下删除代码</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unset</w:t>
      </w:r>
      <w:r>
        <w:rPr>
          <w:rStyle w:val="HTML"/>
          <w:rFonts w:ascii="Consolas" w:hAnsi="Consolas" w:cs="Consolas"/>
          <w:color w:val="444444"/>
          <w:shd w:val="clear" w:color="auto" w:fill="F0F0F0"/>
        </w:rPr>
        <w:t>(</w:t>
      </w:r>
      <w:r>
        <w:rPr>
          <w:rStyle w:val="hljs-variable"/>
          <w:rFonts w:ascii="Consolas" w:hAnsi="Consolas" w:cs="Consolas"/>
          <w:color w:val="BC6060"/>
          <w:shd w:val="clear" w:color="auto" w:fill="F0F0F0"/>
        </w:rPr>
        <w:t>$cookies</w:t>
      </w:r>
      <w:r>
        <w:rPr>
          <w:rStyle w:val="HTML"/>
          <w:rFonts w:ascii="Consolas" w:hAnsi="Consolas" w:cs="Consolas"/>
          <w:color w:val="444444"/>
          <w:shd w:val="clear" w:color="auto" w:fill="F0F0F0"/>
        </w:rPr>
        <w:t>[</w:t>
      </w:r>
      <w:r>
        <w:rPr>
          <w:rStyle w:val="hljs-string"/>
          <w:rFonts w:ascii="Consolas" w:hAnsi="Consolas" w:cs="Consolas"/>
          <w:color w:val="880000"/>
          <w:shd w:val="clear" w:color="auto" w:fill="F0F0F0"/>
        </w:rPr>
        <w:t>'language'</w:t>
      </w:r>
      <w:r>
        <w:rPr>
          <w:rStyle w:val="HTML"/>
          <w:rFonts w:ascii="Consolas" w:hAnsi="Consolas" w:cs="Consolas"/>
          <w:color w:val="444444"/>
          <w:shd w:val="clear" w:color="auto" w:fill="F0F0F0"/>
        </w:rPr>
        <w:t>]);</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除了上述例子定义的</w:t>
      </w:r>
      <w:r>
        <w:rPr>
          <w:rFonts w:ascii="Helvetica" w:hAnsi="Helvetica" w:cs="Helvetica"/>
          <w:color w:val="333333"/>
          <w:sz w:val="21"/>
          <w:szCs w:val="21"/>
        </w:rPr>
        <w:t> </w:t>
      </w:r>
      <w:hyperlink r:id="rId292" w:anchor="$name-detail" w:history="1">
        <w:r>
          <w:rPr>
            <w:rStyle w:val="a4"/>
            <w:rFonts w:ascii="Helvetica" w:hAnsi="Helvetica" w:cs="Helvetica"/>
            <w:color w:val="337AB7"/>
            <w:sz w:val="21"/>
            <w:szCs w:val="21"/>
            <w:u w:val="none"/>
          </w:rPr>
          <w:t>name</w:t>
        </w:r>
      </w:hyperlink>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hyperlink r:id="rId293" w:anchor="$value-detail" w:history="1">
        <w:r>
          <w:rPr>
            <w:rStyle w:val="a4"/>
            <w:rFonts w:ascii="Helvetica" w:hAnsi="Helvetica" w:cs="Helvetica"/>
            <w:color w:val="337AB7"/>
            <w:sz w:val="21"/>
            <w:szCs w:val="21"/>
            <w:u w:val="none"/>
          </w:rPr>
          <w:t>value</w:t>
        </w:r>
      </w:hyperlink>
      <w:r>
        <w:rPr>
          <w:rFonts w:ascii="Helvetica" w:hAnsi="Helvetica" w:cs="Helvetica"/>
          <w:color w:val="333333"/>
          <w:sz w:val="21"/>
          <w:szCs w:val="21"/>
        </w:rPr>
        <w:t> </w:t>
      </w:r>
      <w:r>
        <w:rPr>
          <w:rFonts w:ascii="Helvetica" w:hAnsi="Helvetica" w:cs="Helvetica"/>
          <w:color w:val="333333"/>
          <w:sz w:val="21"/>
          <w:szCs w:val="21"/>
        </w:rPr>
        <w:t>属性</w:t>
      </w:r>
      <w:r>
        <w:rPr>
          <w:rFonts w:ascii="Helvetica" w:hAnsi="Helvetica" w:cs="Helvetica"/>
          <w:color w:val="333333"/>
          <w:sz w:val="21"/>
          <w:szCs w:val="21"/>
        </w:rPr>
        <w:t> </w:t>
      </w:r>
      <w:hyperlink r:id="rId294" w:history="1">
        <w:r>
          <w:rPr>
            <w:rStyle w:val="a4"/>
            <w:rFonts w:ascii="Helvetica" w:hAnsi="Helvetica" w:cs="Helvetica"/>
            <w:color w:val="337AB7"/>
            <w:sz w:val="21"/>
            <w:szCs w:val="21"/>
            <w:u w:val="none"/>
          </w:rPr>
          <w:t>yii\web\Cookie</w:t>
        </w:r>
      </w:hyperlink>
      <w:r>
        <w:rPr>
          <w:rFonts w:ascii="Helvetica" w:hAnsi="Helvetica" w:cs="Helvetica"/>
          <w:color w:val="333333"/>
          <w:sz w:val="21"/>
          <w:szCs w:val="21"/>
        </w:rPr>
        <w:t> </w:t>
      </w:r>
      <w:r>
        <w:rPr>
          <w:rFonts w:ascii="Helvetica" w:hAnsi="Helvetica" w:cs="Helvetica"/>
          <w:color w:val="333333"/>
          <w:sz w:val="21"/>
          <w:szCs w:val="21"/>
        </w:rPr>
        <w:t>类也定义了其他属性来实现</w:t>
      </w:r>
      <w:r>
        <w:rPr>
          <w:rFonts w:ascii="Helvetica" w:hAnsi="Helvetica" w:cs="Helvetica"/>
          <w:color w:val="333333"/>
          <w:sz w:val="21"/>
          <w:szCs w:val="21"/>
        </w:rPr>
        <w:t>cookie</w:t>
      </w:r>
      <w:r>
        <w:rPr>
          <w:rFonts w:ascii="Helvetica" w:hAnsi="Helvetica" w:cs="Helvetica"/>
          <w:color w:val="333333"/>
          <w:sz w:val="21"/>
          <w:szCs w:val="21"/>
        </w:rPr>
        <w:t>的各种信息，如</w:t>
      </w:r>
      <w:r>
        <w:rPr>
          <w:rFonts w:ascii="Helvetica" w:hAnsi="Helvetica" w:cs="Helvetica"/>
          <w:color w:val="333333"/>
          <w:sz w:val="21"/>
          <w:szCs w:val="21"/>
        </w:rPr>
        <w:t> </w:t>
      </w:r>
      <w:hyperlink r:id="rId295" w:anchor="$domain-detail" w:history="1">
        <w:r>
          <w:rPr>
            <w:rStyle w:val="a4"/>
            <w:rFonts w:ascii="Helvetica" w:hAnsi="Helvetica" w:cs="Helvetica"/>
            <w:color w:val="337AB7"/>
            <w:sz w:val="21"/>
            <w:szCs w:val="21"/>
            <w:u w:val="none"/>
          </w:rPr>
          <w:t>domain</w:t>
        </w:r>
      </w:hyperlink>
      <w:r>
        <w:rPr>
          <w:rFonts w:ascii="Helvetica" w:hAnsi="Helvetica" w:cs="Helvetica"/>
          <w:color w:val="333333"/>
          <w:sz w:val="21"/>
          <w:szCs w:val="21"/>
        </w:rPr>
        <w:t>，</w:t>
      </w:r>
      <w:hyperlink r:id="rId296" w:anchor="$expire-detail" w:history="1">
        <w:r>
          <w:rPr>
            <w:rStyle w:val="a4"/>
            <w:rFonts w:ascii="Helvetica" w:hAnsi="Helvetica" w:cs="Helvetica"/>
            <w:color w:val="337AB7"/>
            <w:sz w:val="21"/>
            <w:szCs w:val="21"/>
            <w:u w:val="none"/>
          </w:rPr>
          <w:t>expire</w:t>
        </w:r>
      </w:hyperlink>
      <w:r>
        <w:rPr>
          <w:rFonts w:ascii="Helvetica" w:hAnsi="Helvetica" w:cs="Helvetica"/>
          <w:color w:val="333333"/>
          <w:sz w:val="21"/>
          <w:szCs w:val="21"/>
        </w:rPr>
        <w:t> </w:t>
      </w:r>
      <w:r>
        <w:rPr>
          <w:rFonts w:ascii="Helvetica" w:hAnsi="Helvetica" w:cs="Helvetica"/>
          <w:color w:val="333333"/>
          <w:sz w:val="21"/>
          <w:szCs w:val="21"/>
        </w:rPr>
        <w:t>可配置这些属性到</w:t>
      </w:r>
      <w:r>
        <w:rPr>
          <w:rFonts w:ascii="Helvetica" w:hAnsi="Helvetica" w:cs="Helvetica"/>
          <w:color w:val="333333"/>
          <w:sz w:val="21"/>
          <w:szCs w:val="21"/>
        </w:rPr>
        <w:t xml:space="preserve"> cookie </w:t>
      </w:r>
      <w:r>
        <w:rPr>
          <w:rFonts w:ascii="Helvetica" w:hAnsi="Helvetica" w:cs="Helvetica"/>
          <w:color w:val="333333"/>
          <w:sz w:val="21"/>
          <w:szCs w:val="21"/>
        </w:rPr>
        <w:t>中并添加到响应的</w:t>
      </w:r>
      <w:r>
        <w:rPr>
          <w:rFonts w:ascii="Helvetica" w:hAnsi="Helvetica" w:cs="Helvetica"/>
          <w:color w:val="333333"/>
          <w:sz w:val="21"/>
          <w:szCs w:val="21"/>
        </w:rPr>
        <w:t xml:space="preserve"> cookie </w:t>
      </w:r>
      <w:r>
        <w:rPr>
          <w:rFonts w:ascii="Helvetica" w:hAnsi="Helvetica" w:cs="Helvetica"/>
          <w:color w:val="333333"/>
          <w:sz w:val="21"/>
          <w:szCs w:val="21"/>
        </w:rPr>
        <w:t>集合中。</w:t>
      </w:r>
    </w:p>
    <w:p w:rsidR="005E523A" w:rsidRDefault="005E523A" w:rsidP="005E523A">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rPr>
        <w:t>注意：</w:t>
      </w:r>
      <w:r>
        <w:rPr>
          <w:rFonts w:ascii="Helvetica" w:hAnsi="Helvetica" w:cs="Helvetica"/>
          <w:color w:val="8A6D3B"/>
          <w:sz w:val="21"/>
          <w:szCs w:val="21"/>
        </w:rPr>
        <w:t>为安全起见</w:t>
      </w:r>
      <w:r>
        <w:rPr>
          <w:rFonts w:ascii="Helvetica" w:hAnsi="Helvetica" w:cs="Helvetica"/>
          <w:color w:val="8A6D3B"/>
          <w:sz w:val="21"/>
          <w:szCs w:val="21"/>
        </w:rPr>
        <w:t> </w:t>
      </w:r>
      <w:hyperlink r:id="rId297" w:anchor="$httpOnly-detail" w:history="1">
        <w:r>
          <w:rPr>
            <w:rStyle w:val="a4"/>
            <w:rFonts w:ascii="Helvetica" w:hAnsi="Helvetica" w:cs="Helvetica"/>
            <w:color w:val="337AB7"/>
            <w:sz w:val="21"/>
            <w:szCs w:val="21"/>
            <w:u w:val="none"/>
          </w:rPr>
          <w:t>yii\web\Cookie::$httpOnly</w:t>
        </w:r>
      </w:hyperlink>
      <w:r>
        <w:rPr>
          <w:rFonts w:ascii="Helvetica" w:hAnsi="Helvetica" w:cs="Helvetica"/>
          <w:color w:val="8A6D3B"/>
          <w:sz w:val="21"/>
          <w:szCs w:val="21"/>
        </w:rPr>
        <w:t> </w:t>
      </w:r>
      <w:r>
        <w:rPr>
          <w:rFonts w:ascii="Helvetica" w:hAnsi="Helvetica" w:cs="Helvetica"/>
          <w:color w:val="8A6D3B"/>
          <w:sz w:val="21"/>
          <w:szCs w:val="21"/>
        </w:rPr>
        <w:t>被设置为</w:t>
      </w:r>
      <w:r>
        <w:rPr>
          <w:rFonts w:ascii="Helvetica" w:hAnsi="Helvetica" w:cs="Helvetica"/>
          <w:color w:val="8A6D3B"/>
          <w:sz w:val="21"/>
          <w:szCs w:val="21"/>
        </w:rPr>
        <w:t xml:space="preserve"> true</w:t>
      </w:r>
      <w:r>
        <w:rPr>
          <w:rFonts w:ascii="Helvetica" w:hAnsi="Helvetica" w:cs="Helvetica"/>
          <w:color w:val="8A6D3B"/>
          <w:sz w:val="21"/>
          <w:szCs w:val="21"/>
        </w:rPr>
        <w:t>，</w:t>
      </w:r>
      <w:r>
        <w:rPr>
          <w:rFonts w:ascii="Helvetica" w:hAnsi="Helvetica" w:cs="Helvetica"/>
          <w:color w:val="8A6D3B"/>
          <w:sz w:val="21"/>
          <w:szCs w:val="21"/>
        </w:rPr>
        <w:t xml:space="preserve"> </w:t>
      </w:r>
      <w:r>
        <w:rPr>
          <w:rFonts w:ascii="Helvetica" w:hAnsi="Helvetica" w:cs="Helvetica"/>
          <w:color w:val="8A6D3B"/>
          <w:sz w:val="21"/>
          <w:szCs w:val="21"/>
        </w:rPr>
        <w:t>这可减少客户端脚本访问受保护</w:t>
      </w:r>
      <w:r>
        <w:rPr>
          <w:rFonts w:ascii="Helvetica" w:hAnsi="Helvetica" w:cs="Helvetica"/>
          <w:color w:val="8A6D3B"/>
          <w:sz w:val="21"/>
          <w:szCs w:val="21"/>
        </w:rPr>
        <w:t xml:space="preserve"> cookie</w:t>
      </w:r>
      <w:r>
        <w:rPr>
          <w:rFonts w:ascii="Helvetica" w:hAnsi="Helvetica" w:cs="Helvetica"/>
          <w:color w:val="8A6D3B"/>
          <w:sz w:val="21"/>
          <w:szCs w:val="21"/>
        </w:rPr>
        <w:t>（如果浏览器支持）的风险，</w:t>
      </w:r>
      <w:r>
        <w:rPr>
          <w:rFonts w:ascii="Helvetica" w:hAnsi="Helvetica" w:cs="Helvetica"/>
          <w:color w:val="8A6D3B"/>
          <w:sz w:val="21"/>
          <w:szCs w:val="21"/>
        </w:rPr>
        <w:t xml:space="preserve"> </w:t>
      </w:r>
      <w:r>
        <w:rPr>
          <w:rFonts w:ascii="Helvetica" w:hAnsi="Helvetica" w:cs="Helvetica"/>
          <w:color w:val="8A6D3B"/>
          <w:sz w:val="21"/>
          <w:szCs w:val="21"/>
        </w:rPr>
        <w:t>更多详情可阅读</w:t>
      </w:r>
      <w:r>
        <w:rPr>
          <w:rFonts w:ascii="Helvetica" w:hAnsi="Helvetica" w:cs="Helvetica"/>
          <w:color w:val="8A6D3B"/>
          <w:sz w:val="21"/>
          <w:szCs w:val="21"/>
        </w:rPr>
        <w:t> </w:t>
      </w:r>
      <w:hyperlink r:id="rId298" w:history="1">
        <w:r>
          <w:rPr>
            <w:rStyle w:val="a4"/>
            <w:rFonts w:ascii="Helvetica" w:hAnsi="Helvetica" w:cs="Helvetica"/>
            <w:color w:val="337AB7"/>
            <w:sz w:val="21"/>
            <w:szCs w:val="21"/>
            <w:u w:val="none"/>
          </w:rPr>
          <w:t>httpOnly wiki article</w:t>
        </w:r>
      </w:hyperlink>
      <w:r>
        <w:rPr>
          <w:rFonts w:ascii="Helvetica" w:hAnsi="Helvetica" w:cs="Helvetica"/>
          <w:color w:val="8A6D3B"/>
          <w:sz w:val="21"/>
          <w:szCs w:val="21"/>
        </w:rPr>
        <w:t>。</w:t>
      </w:r>
    </w:p>
    <w:p w:rsidR="005E523A" w:rsidRPr="006B16DD" w:rsidRDefault="005E523A" w:rsidP="005E523A">
      <w:pPr>
        <w:pStyle w:val="5"/>
        <w:shd w:val="clear" w:color="auto" w:fill="FFFFFF"/>
        <w:spacing w:before="300" w:after="150"/>
        <w:rPr>
          <w:rFonts w:ascii="Helvetica" w:hAnsi="Helvetica" w:cs="Helvetica"/>
          <w:b w:val="0"/>
          <w:bCs w:val="0"/>
          <w:color w:val="333333"/>
          <w:sz w:val="24"/>
          <w:szCs w:val="30"/>
        </w:rPr>
      </w:pPr>
      <w:r w:rsidRPr="006B16DD">
        <w:rPr>
          <w:rFonts w:ascii="Helvetica" w:hAnsi="Helvetica" w:cs="Helvetica"/>
          <w:b w:val="0"/>
          <w:bCs w:val="0"/>
          <w:color w:val="333333"/>
          <w:sz w:val="24"/>
          <w:szCs w:val="30"/>
        </w:rPr>
        <w:t>Cookie</w:t>
      </w:r>
      <w:r w:rsidRPr="006B16DD">
        <w:rPr>
          <w:rFonts w:ascii="Helvetica" w:hAnsi="Helvetica" w:cs="Helvetica"/>
          <w:b w:val="0"/>
          <w:bCs w:val="0"/>
          <w:color w:val="333333"/>
          <w:sz w:val="24"/>
          <w:szCs w:val="30"/>
        </w:rPr>
        <w:t>验证</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在上两节中，当通过</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request</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response</w:t>
      </w:r>
      <w:r>
        <w:rPr>
          <w:rFonts w:ascii="Helvetica" w:hAnsi="Helvetica" w:cs="Helvetica"/>
          <w:color w:val="333333"/>
          <w:sz w:val="21"/>
          <w:szCs w:val="21"/>
        </w:rPr>
        <w:t> </w:t>
      </w:r>
      <w:r>
        <w:rPr>
          <w:rFonts w:ascii="Helvetica" w:hAnsi="Helvetica" w:cs="Helvetica"/>
          <w:color w:val="333333"/>
          <w:sz w:val="21"/>
          <w:szCs w:val="21"/>
        </w:rPr>
        <w:t>组件读取和发送</w:t>
      </w:r>
      <w:r>
        <w:rPr>
          <w:rFonts w:ascii="Helvetica" w:hAnsi="Helvetica" w:cs="Helvetica"/>
          <w:color w:val="333333"/>
          <w:sz w:val="21"/>
          <w:szCs w:val="21"/>
        </w:rPr>
        <w:t xml:space="preserve"> cookie </w:t>
      </w:r>
      <w:r>
        <w:rPr>
          <w:rFonts w:ascii="Helvetica" w:hAnsi="Helvetica" w:cs="Helvetica"/>
          <w:color w:val="333333"/>
          <w:sz w:val="21"/>
          <w:szCs w:val="21"/>
        </w:rPr>
        <w:t>时，</w:t>
      </w:r>
      <w:r>
        <w:rPr>
          <w:rFonts w:ascii="Helvetica" w:hAnsi="Helvetica" w:cs="Helvetica"/>
          <w:color w:val="333333"/>
          <w:sz w:val="21"/>
          <w:szCs w:val="21"/>
        </w:rPr>
        <w:t xml:space="preserve"> </w:t>
      </w:r>
      <w:r>
        <w:rPr>
          <w:rFonts w:ascii="Helvetica" w:hAnsi="Helvetica" w:cs="Helvetica"/>
          <w:color w:val="333333"/>
          <w:sz w:val="21"/>
          <w:szCs w:val="21"/>
        </w:rPr>
        <w:t>你会喜欢扩展的</w:t>
      </w:r>
      <w:r>
        <w:rPr>
          <w:rFonts w:ascii="Helvetica" w:hAnsi="Helvetica" w:cs="Helvetica"/>
          <w:color w:val="333333"/>
          <w:sz w:val="21"/>
          <w:szCs w:val="21"/>
        </w:rPr>
        <w:t xml:space="preserve"> cookie </w:t>
      </w:r>
      <w:r>
        <w:rPr>
          <w:rFonts w:ascii="Helvetica" w:hAnsi="Helvetica" w:cs="Helvetica"/>
          <w:color w:val="333333"/>
          <w:sz w:val="21"/>
          <w:szCs w:val="21"/>
        </w:rPr>
        <w:t>验证的保障安全功能，它能</w:t>
      </w:r>
      <w:r>
        <w:rPr>
          <w:rFonts w:ascii="Helvetica" w:hAnsi="Helvetica" w:cs="Helvetica"/>
          <w:color w:val="333333"/>
          <w:sz w:val="21"/>
          <w:szCs w:val="21"/>
        </w:rPr>
        <w:t xml:space="preserve"> </w:t>
      </w:r>
      <w:r>
        <w:rPr>
          <w:rFonts w:ascii="Helvetica" w:hAnsi="Helvetica" w:cs="Helvetica"/>
          <w:color w:val="333333"/>
          <w:sz w:val="21"/>
          <w:szCs w:val="21"/>
        </w:rPr>
        <w:t>使</w:t>
      </w:r>
      <w:r>
        <w:rPr>
          <w:rFonts w:ascii="Helvetica" w:hAnsi="Helvetica" w:cs="Helvetica"/>
          <w:color w:val="333333"/>
          <w:sz w:val="21"/>
          <w:szCs w:val="21"/>
        </w:rPr>
        <w:t xml:space="preserve"> cookie </w:t>
      </w:r>
      <w:r>
        <w:rPr>
          <w:rFonts w:ascii="Helvetica" w:hAnsi="Helvetica" w:cs="Helvetica"/>
          <w:color w:val="333333"/>
          <w:sz w:val="21"/>
          <w:szCs w:val="21"/>
        </w:rPr>
        <w:t>不被客户端修改。该功能通过给每个</w:t>
      </w:r>
      <w:r>
        <w:rPr>
          <w:rFonts w:ascii="Helvetica" w:hAnsi="Helvetica" w:cs="Helvetica"/>
          <w:color w:val="333333"/>
          <w:sz w:val="21"/>
          <w:szCs w:val="21"/>
        </w:rPr>
        <w:t>cookie</w:t>
      </w:r>
      <w:r>
        <w:rPr>
          <w:rFonts w:ascii="Helvetica" w:hAnsi="Helvetica" w:cs="Helvetica"/>
          <w:color w:val="333333"/>
          <w:sz w:val="21"/>
          <w:szCs w:val="21"/>
        </w:rPr>
        <w:t>签发一个哈希字符串来告知服务端</w:t>
      </w:r>
      <w:r>
        <w:rPr>
          <w:rFonts w:ascii="Helvetica" w:hAnsi="Helvetica" w:cs="Helvetica"/>
          <w:color w:val="333333"/>
          <w:sz w:val="21"/>
          <w:szCs w:val="21"/>
        </w:rPr>
        <w:t xml:space="preserve"> cookie </w:t>
      </w:r>
      <w:r>
        <w:rPr>
          <w:rFonts w:ascii="Helvetica" w:hAnsi="Helvetica" w:cs="Helvetica"/>
          <w:color w:val="333333"/>
          <w:sz w:val="21"/>
          <w:szCs w:val="21"/>
        </w:rPr>
        <w:t>是否在客户端被修改，</w:t>
      </w:r>
      <w:r>
        <w:rPr>
          <w:rFonts w:ascii="Helvetica" w:hAnsi="Helvetica" w:cs="Helvetica"/>
          <w:color w:val="333333"/>
          <w:sz w:val="21"/>
          <w:szCs w:val="21"/>
        </w:rPr>
        <w:t xml:space="preserve"> </w:t>
      </w:r>
      <w:r>
        <w:rPr>
          <w:rFonts w:ascii="Helvetica" w:hAnsi="Helvetica" w:cs="Helvetica"/>
          <w:color w:val="333333"/>
          <w:sz w:val="21"/>
          <w:szCs w:val="21"/>
        </w:rPr>
        <w:t>如果被修改，通过</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request</w:t>
      </w:r>
      <w:r>
        <w:rPr>
          <w:rFonts w:ascii="Helvetica" w:hAnsi="Helvetica" w:cs="Helvetica"/>
          <w:color w:val="333333"/>
          <w:sz w:val="21"/>
          <w:szCs w:val="21"/>
        </w:rPr>
        <w:t> </w:t>
      </w:r>
      <w:r>
        <w:rPr>
          <w:rFonts w:ascii="Helvetica" w:hAnsi="Helvetica" w:cs="Helvetica"/>
          <w:color w:val="333333"/>
          <w:sz w:val="21"/>
          <w:szCs w:val="21"/>
        </w:rPr>
        <w:t>组件的</w:t>
      </w:r>
      <w:r>
        <w:rPr>
          <w:rFonts w:ascii="Helvetica" w:hAnsi="Helvetica" w:cs="Helvetica"/>
          <w:color w:val="333333"/>
          <w:sz w:val="21"/>
          <w:szCs w:val="21"/>
        </w:rPr>
        <w:t> </w:t>
      </w:r>
      <w:r>
        <w:rPr>
          <w:rStyle w:val="broken-link"/>
          <w:rFonts w:ascii="Helvetica" w:hAnsi="Helvetica" w:cs="Helvetica"/>
          <w:color w:val="333333"/>
          <w:sz w:val="21"/>
          <w:szCs w:val="21"/>
        </w:rPr>
        <w:t>yii\web\Request::cookies</w:t>
      </w:r>
      <w:r>
        <w:rPr>
          <w:rFonts w:ascii="Helvetica" w:hAnsi="Helvetica" w:cs="Helvetica"/>
          <w:color w:val="333333"/>
          <w:sz w:val="21"/>
          <w:szCs w:val="21"/>
        </w:rPr>
        <w:t xml:space="preserve"> cookie </w:t>
      </w:r>
      <w:r>
        <w:rPr>
          <w:rFonts w:ascii="Helvetica" w:hAnsi="Helvetica" w:cs="Helvetica"/>
          <w:color w:val="333333"/>
          <w:sz w:val="21"/>
          <w:szCs w:val="21"/>
        </w:rPr>
        <w:t>集合访问不到该</w:t>
      </w:r>
      <w:r>
        <w:rPr>
          <w:rFonts w:ascii="Helvetica" w:hAnsi="Helvetica" w:cs="Helvetica"/>
          <w:color w:val="333333"/>
          <w:sz w:val="21"/>
          <w:szCs w:val="21"/>
        </w:rPr>
        <w:t xml:space="preserve"> cookie</w:t>
      </w:r>
      <w:r>
        <w:rPr>
          <w:rFonts w:ascii="Helvetica" w:hAnsi="Helvetica" w:cs="Helvetica"/>
          <w:color w:val="333333"/>
          <w:sz w:val="21"/>
          <w:szCs w:val="21"/>
        </w:rPr>
        <w:t>。</w:t>
      </w:r>
    </w:p>
    <w:p w:rsidR="005E523A" w:rsidRDefault="005E523A" w:rsidP="005E523A">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rPr>
        <w:t>注意：</w:t>
      </w:r>
      <w:r>
        <w:rPr>
          <w:rFonts w:ascii="Helvetica" w:hAnsi="Helvetica" w:cs="Helvetica"/>
          <w:color w:val="8A6D3B"/>
          <w:sz w:val="21"/>
          <w:szCs w:val="21"/>
        </w:rPr>
        <w:t>Cookie</w:t>
      </w:r>
      <w:r>
        <w:rPr>
          <w:rFonts w:ascii="Helvetica" w:hAnsi="Helvetica" w:cs="Helvetica"/>
          <w:color w:val="8A6D3B"/>
          <w:sz w:val="21"/>
          <w:szCs w:val="21"/>
        </w:rPr>
        <w:t>验证只保护</w:t>
      </w:r>
      <w:r>
        <w:rPr>
          <w:rFonts w:ascii="Helvetica" w:hAnsi="Helvetica" w:cs="Helvetica"/>
          <w:color w:val="8A6D3B"/>
          <w:sz w:val="21"/>
          <w:szCs w:val="21"/>
        </w:rPr>
        <w:t xml:space="preserve"> cookie </w:t>
      </w:r>
      <w:r>
        <w:rPr>
          <w:rFonts w:ascii="Helvetica" w:hAnsi="Helvetica" w:cs="Helvetica"/>
          <w:color w:val="8A6D3B"/>
          <w:sz w:val="21"/>
          <w:szCs w:val="21"/>
        </w:rPr>
        <w:t>值被修改，如果一个</w:t>
      </w:r>
      <w:r>
        <w:rPr>
          <w:rFonts w:ascii="Helvetica" w:hAnsi="Helvetica" w:cs="Helvetica"/>
          <w:color w:val="8A6D3B"/>
          <w:sz w:val="21"/>
          <w:szCs w:val="21"/>
        </w:rPr>
        <w:t xml:space="preserve"> cookie </w:t>
      </w:r>
      <w:r>
        <w:rPr>
          <w:rFonts w:ascii="Helvetica" w:hAnsi="Helvetica" w:cs="Helvetica"/>
          <w:color w:val="8A6D3B"/>
          <w:sz w:val="21"/>
          <w:szCs w:val="21"/>
        </w:rPr>
        <w:t>验证失败，</w:t>
      </w:r>
      <w:r>
        <w:rPr>
          <w:rFonts w:ascii="Helvetica" w:hAnsi="Helvetica" w:cs="Helvetica"/>
          <w:color w:val="8A6D3B"/>
          <w:sz w:val="21"/>
          <w:szCs w:val="21"/>
        </w:rPr>
        <w:t xml:space="preserve"> </w:t>
      </w:r>
      <w:r>
        <w:rPr>
          <w:rFonts w:ascii="Helvetica" w:hAnsi="Helvetica" w:cs="Helvetica"/>
          <w:color w:val="8A6D3B"/>
          <w:sz w:val="21"/>
          <w:szCs w:val="21"/>
        </w:rPr>
        <w:t>仍然可以通过</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$_COOKIE</w:t>
      </w:r>
      <w:r>
        <w:rPr>
          <w:rFonts w:ascii="Helvetica" w:hAnsi="Helvetica" w:cs="Helvetica"/>
          <w:color w:val="8A6D3B"/>
          <w:sz w:val="21"/>
          <w:szCs w:val="21"/>
        </w:rPr>
        <w:t> </w:t>
      </w:r>
      <w:r>
        <w:rPr>
          <w:rFonts w:ascii="Helvetica" w:hAnsi="Helvetica" w:cs="Helvetica"/>
          <w:color w:val="8A6D3B"/>
          <w:sz w:val="21"/>
          <w:szCs w:val="21"/>
        </w:rPr>
        <w:t>来访问该</w:t>
      </w:r>
      <w:r>
        <w:rPr>
          <w:rFonts w:ascii="Helvetica" w:hAnsi="Helvetica" w:cs="Helvetica"/>
          <w:color w:val="8A6D3B"/>
          <w:sz w:val="21"/>
          <w:szCs w:val="21"/>
        </w:rPr>
        <w:t xml:space="preserve"> cookie</w:t>
      </w:r>
      <w:r>
        <w:rPr>
          <w:rFonts w:ascii="Helvetica" w:hAnsi="Helvetica" w:cs="Helvetica"/>
          <w:color w:val="8A6D3B"/>
          <w:sz w:val="21"/>
          <w:szCs w:val="21"/>
        </w:rPr>
        <w:t>，</w:t>
      </w:r>
      <w:r>
        <w:rPr>
          <w:rFonts w:ascii="Helvetica" w:hAnsi="Helvetica" w:cs="Helvetica"/>
          <w:color w:val="8A6D3B"/>
          <w:sz w:val="21"/>
          <w:szCs w:val="21"/>
        </w:rPr>
        <w:t xml:space="preserve"> </w:t>
      </w:r>
      <w:r>
        <w:rPr>
          <w:rFonts w:ascii="Helvetica" w:hAnsi="Helvetica" w:cs="Helvetica"/>
          <w:color w:val="8A6D3B"/>
          <w:sz w:val="21"/>
          <w:szCs w:val="21"/>
        </w:rPr>
        <w:t>因为这是第三方库对未通过</w:t>
      </w:r>
      <w:r>
        <w:rPr>
          <w:rFonts w:ascii="Helvetica" w:hAnsi="Helvetica" w:cs="Helvetica"/>
          <w:color w:val="8A6D3B"/>
          <w:sz w:val="21"/>
          <w:szCs w:val="21"/>
        </w:rPr>
        <w:t xml:space="preserve"> cookie </w:t>
      </w:r>
      <w:r>
        <w:rPr>
          <w:rFonts w:ascii="Helvetica" w:hAnsi="Helvetica" w:cs="Helvetica"/>
          <w:color w:val="8A6D3B"/>
          <w:sz w:val="21"/>
          <w:szCs w:val="21"/>
        </w:rPr>
        <w:t>验证自定义的操作方式。</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Cookie </w:t>
      </w:r>
      <w:r>
        <w:rPr>
          <w:rFonts w:ascii="Helvetica" w:hAnsi="Helvetica" w:cs="Helvetica"/>
          <w:color w:val="333333"/>
          <w:sz w:val="21"/>
          <w:szCs w:val="21"/>
        </w:rPr>
        <w:t>验证默认启用，可以设置</w:t>
      </w:r>
      <w:r>
        <w:rPr>
          <w:rFonts w:ascii="Helvetica" w:hAnsi="Helvetica" w:cs="Helvetica"/>
          <w:color w:val="333333"/>
          <w:sz w:val="21"/>
          <w:szCs w:val="21"/>
        </w:rPr>
        <w:t> </w:t>
      </w:r>
      <w:hyperlink r:id="rId299" w:anchor="$enableCookieValidation-detail" w:history="1">
        <w:r>
          <w:rPr>
            <w:rStyle w:val="a4"/>
            <w:rFonts w:ascii="Helvetica" w:hAnsi="Helvetica" w:cs="Helvetica"/>
            <w:color w:val="337AB7"/>
            <w:sz w:val="21"/>
            <w:szCs w:val="21"/>
            <w:u w:val="none"/>
          </w:rPr>
          <w:t>yii\web\Request::$enableCookieValidation</w:t>
        </w:r>
      </w:hyperlink>
      <w:r>
        <w:rPr>
          <w:rFonts w:ascii="Helvetica" w:hAnsi="Helvetica" w:cs="Helvetica"/>
          <w:color w:val="333333"/>
          <w:sz w:val="21"/>
          <w:szCs w:val="21"/>
        </w:rPr>
        <w:t> </w:t>
      </w:r>
      <w:r>
        <w:rPr>
          <w:rFonts w:ascii="Helvetica" w:hAnsi="Helvetica" w:cs="Helvetica"/>
          <w:color w:val="333333"/>
          <w:sz w:val="21"/>
          <w:szCs w:val="21"/>
        </w:rPr>
        <w:t>属性为</w:t>
      </w:r>
      <w:r>
        <w:rPr>
          <w:rFonts w:ascii="Helvetica" w:hAnsi="Helvetica" w:cs="Helvetica"/>
          <w:color w:val="333333"/>
          <w:sz w:val="21"/>
          <w:szCs w:val="21"/>
        </w:rPr>
        <w:t xml:space="preserve"> false </w:t>
      </w:r>
      <w:r>
        <w:rPr>
          <w:rFonts w:ascii="Helvetica" w:hAnsi="Helvetica" w:cs="Helvetica"/>
          <w:color w:val="333333"/>
          <w:sz w:val="21"/>
          <w:szCs w:val="21"/>
        </w:rPr>
        <w:t>来禁用它，</w:t>
      </w:r>
      <w:r>
        <w:rPr>
          <w:rFonts w:ascii="Helvetica" w:hAnsi="Helvetica" w:cs="Helvetica"/>
          <w:color w:val="333333"/>
          <w:sz w:val="21"/>
          <w:szCs w:val="21"/>
        </w:rPr>
        <w:t xml:space="preserve"> </w:t>
      </w:r>
      <w:r>
        <w:rPr>
          <w:rFonts w:ascii="Helvetica" w:hAnsi="Helvetica" w:cs="Helvetica"/>
          <w:color w:val="333333"/>
          <w:sz w:val="21"/>
          <w:szCs w:val="21"/>
        </w:rPr>
        <w:t>尽管如此，我们强烈建议启用它。</w:t>
      </w:r>
    </w:p>
    <w:p w:rsidR="005E523A" w:rsidRDefault="005E523A" w:rsidP="005E523A">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rPr>
        <w:t>注意：</w:t>
      </w:r>
      <w:r>
        <w:rPr>
          <w:rFonts w:ascii="Helvetica" w:hAnsi="Helvetica" w:cs="Helvetica"/>
          <w:color w:val="8A6D3B"/>
          <w:sz w:val="21"/>
          <w:szCs w:val="21"/>
        </w:rPr>
        <w:t>直接通过</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$_COOKIE</w:t>
      </w:r>
      <w:r>
        <w:rPr>
          <w:rFonts w:ascii="Helvetica" w:hAnsi="Helvetica" w:cs="Helvetica"/>
          <w:color w:val="8A6D3B"/>
          <w:sz w:val="21"/>
          <w:szCs w:val="21"/>
        </w:rPr>
        <w:t> </w:t>
      </w:r>
      <w:r>
        <w:rPr>
          <w:rFonts w:ascii="Helvetica" w:hAnsi="Helvetica" w:cs="Helvetica"/>
          <w:color w:val="8A6D3B"/>
          <w:sz w:val="21"/>
          <w:szCs w:val="21"/>
        </w:rPr>
        <w:t>和</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setcookie()</w:t>
      </w:r>
      <w:r>
        <w:rPr>
          <w:rFonts w:ascii="Helvetica" w:hAnsi="Helvetica" w:cs="Helvetica"/>
          <w:color w:val="8A6D3B"/>
          <w:sz w:val="21"/>
          <w:szCs w:val="21"/>
        </w:rPr>
        <w:t> </w:t>
      </w:r>
      <w:r>
        <w:rPr>
          <w:rFonts w:ascii="Helvetica" w:hAnsi="Helvetica" w:cs="Helvetica"/>
          <w:color w:val="8A6D3B"/>
          <w:sz w:val="21"/>
          <w:szCs w:val="21"/>
        </w:rPr>
        <w:t>读取和发送的</w:t>
      </w:r>
      <w:r>
        <w:rPr>
          <w:rFonts w:ascii="Helvetica" w:hAnsi="Helvetica" w:cs="Helvetica"/>
          <w:color w:val="8A6D3B"/>
          <w:sz w:val="21"/>
          <w:szCs w:val="21"/>
        </w:rPr>
        <w:t xml:space="preserve"> Cookie </w:t>
      </w:r>
      <w:r>
        <w:rPr>
          <w:rFonts w:ascii="Helvetica" w:hAnsi="Helvetica" w:cs="Helvetica"/>
          <w:color w:val="8A6D3B"/>
          <w:sz w:val="21"/>
          <w:szCs w:val="21"/>
        </w:rPr>
        <w:t>不会被验证。</w:t>
      </w:r>
    </w:p>
    <w:p w:rsidR="005E523A" w:rsidRDefault="005E523A" w:rsidP="005E523A">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当使用</w:t>
      </w:r>
      <w:r>
        <w:rPr>
          <w:rFonts w:ascii="Helvetica" w:hAnsi="Helvetica" w:cs="Helvetica"/>
          <w:color w:val="333333"/>
          <w:sz w:val="21"/>
          <w:szCs w:val="21"/>
        </w:rPr>
        <w:t xml:space="preserve"> cookie </w:t>
      </w:r>
      <w:r>
        <w:rPr>
          <w:rFonts w:ascii="Helvetica" w:hAnsi="Helvetica" w:cs="Helvetica"/>
          <w:color w:val="333333"/>
          <w:sz w:val="21"/>
          <w:szCs w:val="21"/>
        </w:rPr>
        <w:t>验证时，必须指定</w:t>
      </w:r>
      <w:r>
        <w:rPr>
          <w:rFonts w:ascii="Helvetica" w:hAnsi="Helvetica" w:cs="Helvetica"/>
          <w:color w:val="333333"/>
          <w:sz w:val="21"/>
          <w:szCs w:val="21"/>
        </w:rPr>
        <w:t> </w:t>
      </w:r>
      <w:hyperlink r:id="rId300" w:anchor="$cookieValidationKey-detail" w:history="1">
        <w:r>
          <w:rPr>
            <w:rStyle w:val="a4"/>
            <w:rFonts w:ascii="Helvetica" w:hAnsi="Helvetica" w:cs="Helvetica"/>
            <w:color w:val="337AB7"/>
            <w:sz w:val="21"/>
            <w:szCs w:val="21"/>
            <w:u w:val="none"/>
          </w:rPr>
          <w:t>yii\web\Request::$cookieValidationKey</w:t>
        </w:r>
      </w:hyperlink>
      <w:r>
        <w:rPr>
          <w:rFonts w:ascii="Helvetica" w:hAnsi="Helvetica" w:cs="Helvetica"/>
          <w:color w:val="333333"/>
          <w:sz w:val="21"/>
          <w:szCs w:val="21"/>
        </w:rPr>
        <w:t>，它是用来生成上述的哈希值，</w:t>
      </w:r>
      <w:r>
        <w:rPr>
          <w:rFonts w:ascii="Helvetica" w:hAnsi="Helvetica" w:cs="Helvetica"/>
          <w:color w:val="333333"/>
          <w:sz w:val="21"/>
          <w:szCs w:val="21"/>
        </w:rPr>
        <w:t xml:space="preserve"> </w:t>
      </w:r>
      <w:r>
        <w:rPr>
          <w:rFonts w:ascii="Helvetica" w:hAnsi="Helvetica" w:cs="Helvetica"/>
          <w:color w:val="333333"/>
          <w:sz w:val="21"/>
          <w:szCs w:val="21"/>
        </w:rPr>
        <w:t>可通过在应用配置中配置</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request</w:t>
      </w:r>
      <w:r>
        <w:rPr>
          <w:rFonts w:ascii="Helvetica" w:hAnsi="Helvetica" w:cs="Helvetica"/>
          <w:color w:val="333333"/>
          <w:sz w:val="21"/>
          <w:szCs w:val="21"/>
        </w:rPr>
        <w:t> </w:t>
      </w:r>
      <w:r>
        <w:rPr>
          <w:rFonts w:ascii="Helvetica" w:hAnsi="Helvetica" w:cs="Helvetica"/>
          <w:color w:val="333333"/>
          <w:sz w:val="21"/>
          <w:szCs w:val="21"/>
        </w:rPr>
        <w:t>组件。</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'request'</w:t>
      </w:r>
      <w:r>
        <w:rPr>
          <w:rStyle w:val="HTML"/>
          <w:rFonts w:ascii="Consolas" w:hAnsi="Consolas" w:cs="Consolas"/>
          <w:color w:val="444444"/>
          <w:shd w:val="clear" w:color="auto" w:fill="F0F0F0"/>
        </w:rPr>
        <w:t xml:space="preserve"> =&gt;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'cookieValidationKey'</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'fill in a secret key here'</w:t>
      </w:r>
      <w:r>
        <w:rPr>
          <w:rStyle w:val="HTML"/>
          <w:rFonts w:ascii="Consolas" w:hAnsi="Consolas" w:cs="Consolas"/>
          <w:color w:val="444444"/>
          <w:shd w:val="clear" w:color="auto" w:fill="F0F0F0"/>
        </w:rPr>
        <w:t>,</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5E523A" w:rsidRDefault="005E523A" w:rsidP="005E523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5E523A" w:rsidRDefault="005E523A" w:rsidP="005E523A">
      <w:pPr>
        <w:pStyle w:val="a9"/>
        <w:shd w:val="clear" w:color="auto" w:fill="F0F0F0"/>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补充</w:t>
      </w:r>
      <w:r>
        <w:rPr>
          <w:rFonts w:ascii="Helvetica" w:hAnsi="Helvetica" w:cs="Helvetica"/>
          <w:color w:val="333333"/>
          <w:sz w:val="21"/>
          <w:szCs w:val="21"/>
        </w:rPr>
        <w:t>: </w:t>
      </w:r>
      <w:hyperlink r:id="rId301" w:anchor="$cookieValidationKey-detail" w:history="1">
        <w:r>
          <w:rPr>
            <w:rStyle w:val="a4"/>
            <w:rFonts w:ascii="Helvetica" w:hAnsi="Helvetica" w:cs="Helvetica"/>
            <w:color w:val="337AB7"/>
            <w:sz w:val="21"/>
            <w:szCs w:val="21"/>
            <w:u w:val="none"/>
          </w:rPr>
          <w:t>cookieValidationKey</w:t>
        </w:r>
      </w:hyperlink>
      <w:r>
        <w:rPr>
          <w:rFonts w:ascii="Helvetica" w:hAnsi="Helvetica" w:cs="Helvetica"/>
          <w:color w:val="333333"/>
          <w:sz w:val="21"/>
          <w:szCs w:val="21"/>
        </w:rPr>
        <w:t> </w:t>
      </w:r>
      <w:r>
        <w:rPr>
          <w:rFonts w:ascii="Helvetica" w:hAnsi="Helvetica" w:cs="Helvetica"/>
          <w:color w:val="333333"/>
          <w:sz w:val="21"/>
          <w:szCs w:val="21"/>
        </w:rPr>
        <w:t>对你的应用安全很重要，</w:t>
      </w:r>
      <w:r>
        <w:rPr>
          <w:rFonts w:ascii="Helvetica" w:hAnsi="Helvetica" w:cs="Helvetica"/>
          <w:color w:val="333333"/>
          <w:sz w:val="21"/>
          <w:szCs w:val="21"/>
        </w:rPr>
        <w:t xml:space="preserve"> </w:t>
      </w:r>
      <w:r>
        <w:rPr>
          <w:rFonts w:ascii="Helvetica" w:hAnsi="Helvetica" w:cs="Helvetica"/>
          <w:color w:val="333333"/>
          <w:sz w:val="21"/>
          <w:szCs w:val="21"/>
        </w:rPr>
        <w:t>应只被你信任的人知晓，请不要将它放入版本控制中。</w:t>
      </w:r>
    </w:p>
    <w:p w:rsidR="005E523A" w:rsidRDefault="005E523A" w:rsidP="005E523A"/>
    <w:p w:rsidR="006B16DD" w:rsidRPr="006B16DD" w:rsidRDefault="006B16DD" w:rsidP="006B16DD">
      <w:pPr>
        <w:pStyle w:val="3"/>
        <w:pBdr>
          <w:bottom w:val="single" w:sz="6" w:space="10" w:color="EEEEEE"/>
        </w:pBdr>
        <w:shd w:val="clear" w:color="auto" w:fill="FFFFFF"/>
        <w:spacing w:before="60" w:after="150"/>
        <w:rPr>
          <w:rFonts w:ascii="Helvetica" w:hAnsi="Helvetica" w:cs="Helvetica"/>
          <w:b w:val="0"/>
          <w:bCs w:val="0"/>
          <w:color w:val="333333"/>
          <w:sz w:val="28"/>
          <w:szCs w:val="42"/>
        </w:rPr>
      </w:pPr>
      <w:r w:rsidRPr="006B16DD">
        <w:rPr>
          <w:rFonts w:ascii="Helvetica" w:hAnsi="Helvetica" w:cs="Helvetica" w:hint="eastAsia"/>
          <w:b w:val="0"/>
          <w:bCs w:val="0"/>
          <w:color w:val="333333"/>
          <w:sz w:val="28"/>
          <w:szCs w:val="42"/>
        </w:rPr>
        <w:t>6</w:t>
      </w:r>
      <w:r w:rsidRPr="006B16DD">
        <w:rPr>
          <w:rFonts w:ascii="Helvetica" w:hAnsi="Helvetica" w:cs="Helvetica" w:hint="eastAsia"/>
          <w:b w:val="0"/>
          <w:bCs w:val="0"/>
          <w:color w:val="333333"/>
          <w:sz w:val="28"/>
          <w:szCs w:val="42"/>
        </w:rPr>
        <w:t>、</w:t>
      </w:r>
      <w:r w:rsidRPr="006B16DD">
        <w:rPr>
          <w:rFonts w:ascii="Helvetica" w:hAnsi="Helvetica" w:cs="Helvetica"/>
          <w:b w:val="0"/>
          <w:bCs w:val="0"/>
          <w:color w:val="333333"/>
          <w:sz w:val="28"/>
          <w:szCs w:val="42"/>
        </w:rPr>
        <w:t>错误处理</w:t>
      </w:r>
    </w:p>
    <w:p w:rsidR="006B16DD" w:rsidRDefault="00602F22" w:rsidP="006B16DD">
      <w:pPr>
        <w:widowControl/>
        <w:numPr>
          <w:ilvl w:val="0"/>
          <w:numId w:val="29"/>
        </w:numPr>
        <w:shd w:val="clear" w:color="auto" w:fill="FFFFFF"/>
        <w:spacing w:before="100" w:beforeAutospacing="1" w:after="100" w:afterAutospacing="1"/>
        <w:jc w:val="left"/>
        <w:rPr>
          <w:rFonts w:ascii="Helvetica" w:hAnsi="Helvetica" w:cs="Helvetica"/>
          <w:color w:val="333333"/>
          <w:szCs w:val="21"/>
        </w:rPr>
      </w:pPr>
      <w:hyperlink r:id="rId302" w:anchor="using-error-handler" w:history="1">
        <w:r w:rsidR="006B16DD">
          <w:rPr>
            <w:rStyle w:val="a4"/>
            <w:rFonts w:ascii="Helvetica" w:hAnsi="Helvetica" w:cs="Helvetica"/>
            <w:color w:val="337AB7"/>
            <w:szCs w:val="21"/>
            <w:u w:val="none"/>
          </w:rPr>
          <w:t>使用错误处理器</w:t>
        </w:r>
      </w:hyperlink>
    </w:p>
    <w:p w:rsidR="006B16DD" w:rsidRDefault="00602F22" w:rsidP="006B16DD">
      <w:pPr>
        <w:widowControl/>
        <w:numPr>
          <w:ilvl w:val="0"/>
          <w:numId w:val="29"/>
        </w:numPr>
        <w:shd w:val="clear" w:color="auto" w:fill="FFFFFF"/>
        <w:spacing w:before="100" w:beforeAutospacing="1" w:after="100" w:afterAutospacing="1"/>
        <w:jc w:val="left"/>
        <w:rPr>
          <w:rFonts w:ascii="Helvetica" w:hAnsi="Helvetica" w:cs="Helvetica"/>
          <w:color w:val="333333"/>
          <w:szCs w:val="21"/>
        </w:rPr>
      </w:pPr>
      <w:hyperlink r:id="rId303" w:anchor="customizing-error-display" w:history="1">
        <w:r w:rsidR="006B16DD">
          <w:rPr>
            <w:rStyle w:val="a4"/>
            <w:rFonts w:ascii="Helvetica" w:hAnsi="Helvetica" w:cs="Helvetica"/>
            <w:color w:val="337AB7"/>
            <w:szCs w:val="21"/>
            <w:u w:val="none"/>
          </w:rPr>
          <w:t>自定义错误显示</w:t>
        </w:r>
      </w:hyperlink>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Yii </w:t>
      </w:r>
      <w:r>
        <w:rPr>
          <w:rFonts w:ascii="Helvetica" w:hAnsi="Helvetica" w:cs="Helvetica"/>
          <w:color w:val="333333"/>
          <w:sz w:val="21"/>
          <w:szCs w:val="21"/>
        </w:rPr>
        <w:t>内置了一个</w:t>
      </w:r>
      <w:hyperlink r:id="rId304" w:history="1">
        <w:r>
          <w:rPr>
            <w:rStyle w:val="a4"/>
            <w:rFonts w:ascii="Helvetica" w:hAnsi="Helvetica" w:cs="Helvetica"/>
            <w:color w:val="337AB7"/>
            <w:sz w:val="21"/>
            <w:szCs w:val="21"/>
            <w:u w:val="none"/>
          </w:rPr>
          <w:t>error handler</w:t>
        </w:r>
      </w:hyperlink>
      <w:r>
        <w:rPr>
          <w:rFonts w:ascii="Helvetica" w:hAnsi="Helvetica" w:cs="Helvetica"/>
          <w:color w:val="333333"/>
          <w:sz w:val="21"/>
          <w:szCs w:val="21"/>
        </w:rPr>
        <w:t>错误处理器，它使错误处理更方便，</w:t>
      </w:r>
      <w:r>
        <w:rPr>
          <w:rFonts w:ascii="Helvetica" w:hAnsi="Helvetica" w:cs="Helvetica"/>
          <w:color w:val="333333"/>
          <w:sz w:val="21"/>
          <w:szCs w:val="21"/>
        </w:rPr>
        <w:t xml:space="preserve"> Yii</w:t>
      </w:r>
      <w:r>
        <w:rPr>
          <w:rFonts w:ascii="Helvetica" w:hAnsi="Helvetica" w:cs="Helvetica"/>
          <w:color w:val="333333"/>
          <w:sz w:val="21"/>
          <w:szCs w:val="21"/>
        </w:rPr>
        <w:t>错误处理器做以下工作来提升错误处理效果：</w:t>
      </w:r>
    </w:p>
    <w:p w:rsidR="006B16DD" w:rsidRDefault="006B16DD" w:rsidP="006B16DD">
      <w:pPr>
        <w:widowControl/>
        <w:numPr>
          <w:ilvl w:val="0"/>
          <w:numId w:val="30"/>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所有非致命</w:t>
      </w:r>
      <w:r>
        <w:rPr>
          <w:rFonts w:ascii="Helvetica" w:hAnsi="Helvetica" w:cs="Helvetica"/>
          <w:color w:val="333333"/>
          <w:szCs w:val="21"/>
        </w:rPr>
        <w:t>PHP</w:t>
      </w:r>
      <w:r>
        <w:rPr>
          <w:rFonts w:ascii="Helvetica" w:hAnsi="Helvetica" w:cs="Helvetica"/>
          <w:color w:val="333333"/>
          <w:szCs w:val="21"/>
        </w:rPr>
        <w:t>错误（如，警告，提示）会转换成可获取异常；</w:t>
      </w:r>
    </w:p>
    <w:p w:rsidR="006B16DD" w:rsidRDefault="006B16DD" w:rsidP="006B16DD">
      <w:pPr>
        <w:widowControl/>
        <w:numPr>
          <w:ilvl w:val="0"/>
          <w:numId w:val="30"/>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异常和致命的</w:t>
      </w:r>
      <w:r>
        <w:rPr>
          <w:rFonts w:ascii="Helvetica" w:hAnsi="Helvetica" w:cs="Helvetica"/>
          <w:color w:val="333333"/>
          <w:szCs w:val="21"/>
        </w:rPr>
        <w:t>PHP</w:t>
      </w:r>
      <w:r>
        <w:rPr>
          <w:rFonts w:ascii="Helvetica" w:hAnsi="Helvetica" w:cs="Helvetica"/>
          <w:color w:val="333333"/>
          <w:szCs w:val="21"/>
        </w:rPr>
        <w:t>错误会被显示，</w:t>
      </w:r>
      <w:r>
        <w:rPr>
          <w:rFonts w:ascii="Helvetica" w:hAnsi="Helvetica" w:cs="Helvetica"/>
          <w:color w:val="333333"/>
          <w:szCs w:val="21"/>
        </w:rPr>
        <w:t xml:space="preserve"> </w:t>
      </w:r>
      <w:r>
        <w:rPr>
          <w:rFonts w:ascii="Helvetica" w:hAnsi="Helvetica" w:cs="Helvetica"/>
          <w:color w:val="333333"/>
          <w:szCs w:val="21"/>
        </w:rPr>
        <w:t>在调试模式会显示详细的函数调用栈和源代码行数。</w:t>
      </w:r>
    </w:p>
    <w:p w:rsidR="006B16DD" w:rsidRDefault="006B16DD" w:rsidP="006B16DD">
      <w:pPr>
        <w:widowControl/>
        <w:numPr>
          <w:ilvl w:val="0"/>
          <w:numId w:val="30"/>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支持使用专用的</w:t>
      </w:r>
      <w:r>
        <w:rPr>
          <w:rFonts w:ascii="Helvetica" w:hAnsi="Helvetica" w:cs="Helvetica"/>
          <w:color w:val="333333"/>
          <w:szCs w:val="21"/>
        </w:rPr>
        <w:t> </w:t>
      </w:r>
      <w:hyperlink r:id="rId305" w:anchor="actions" w:history="1">
        <w:r>
          <w:rPr>
            <w:rStyle w:val="a4"/>
            <w:rFonts w:ascii="Helvetica" w:hAnsi="Helvetica" w:cs="Helvetica"/>
            <w:color w:val="337AB7"/>
            <w:szCs w:val="21"/>
            <w:u w:val="none"/>
          </w:rPr>
          <w:t>控制器操作</w:t>
        </w:r>
      </w:hyperlink>
      <w:r>
        <w:rPr>
          <w:rFonts w:ascii="Helvetica" w:hAnsi="Helvetica" w:cs="Helvetica"/>
          <w:color w:val="333333"/>
          <w:szCs w:val="21"/>
        </w:rPr>
        <w:t> </w:t>
      </w:r>
      <w:r>
        <w:rPr>
          <w:rFonts w:ascii="Helvetica" w:hAnsi="Helvetica" w:cs="Helvetica"/>
          <w:color w:val="333333"/>
          <w:szCs w:val="21"/>
        </w:rPr>
        <w:t>来显示错误；</w:t>
      </w:r>
    </w:p>
    <w:p w:rsidR="006B16DD" w:rsidRDefault="006B16DD" w:rsidP="006B16DD">
      <w:pPr>
        <w:widowControl/>
        <w:numPr>
          <w:ilvl w:val="0"/>
          <w:numId w:val="30"/>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支持不同的错误响应格式；</w:t>
      </w:r>
    </w:p>
    <w:p w:rsidR="006B16DD" w:rsidRDefault="00602F22" w:rsidP="006B16DD">
      <w:pPr>
        <w:pStyle w:val="a9"/>
        <w:shd w:val="clear" w:color="auto" w:fill="FFFFFF"/>
        <w:spacing w:before="0" w:beforeAutospacing="0" w:after="150" w:afterAutospacing="0"/>
        <w:rPr>
          <w:rFonts w:ascii="Helvetica" w:hAnsi="Helvetica" w:cs="Helvetica"/>
          <w:color w:val="333333"/>
          <w:sz w:val="21"/>
          <w:szCs w:val="21"/>
        </w:rPr>
      </w:pPr>
      <w:hyperlink r:id="rId306" w:history="1">
        <w:r w:rsidR="006B16DD">
          <w:rPr>
            <w:rStyle w:val="a4"/>
            <w:rFonts w:ascii="Helvetica" w:hAnsi="Helvetica" w:cs="Helvetica"/>
            <w:color w:val="337AB7"/>
            <w:sz w:val="21"/>
            <w:szCs w:val="21"/>
            <w:u w:val="none"/>
          </w:rPr>
          <w:t>error handler</w:t>
        </w:r>
      </w:hyperlink>
      <w:r w:rsidR="006B16DD">
        <w:rPr>
          <w:rFonts w:ascii="Helvetica" w:hAnsi="Helvetica" w:cs="Helvetica"/>
          <w:color w:val="333333"/>
          <w:sz w:val="21"/>
          <w:szCs w:val="21"/>
        </w:rPr>
        <w:t> </w:t>
      </w:r>
      <w:r w:rsidR="006B16DD">
        <w:rPr>
          <w:rFonts w:ascii="Helvetica" w:hAnsi="Helvetica" w:cs="Helvetica"/>
          <w:color w:val="333333"/>
          <w:sz w:val="21"/>
          <w:szCs w:val="21"/>
        </w:rPr>
        <w:t>错误处理器默认启用，</w:t>
      </w:r>
      <w:r w:rsidR="006B16DD">
        <w:rPr>
          <w:rFonts w:ascii="Helvetica" w:hAnsi="Helvetica" w:cs="Helvetica"/>
          <w:color w:val="333333"/>
          <w:sz w:val="21"/>
          <w:szCs w:val="21"/>
        </w:rPr>
        <w:t xml:space="preserve"> </w:t>
      </w:r>
      <w:r w:rsidR="006B16DD">
        <w:rPr>
          <w:rFonts w:ascii="Helvetica" w:hAnsi="Helvetica" w:cs="Helvetica"/>
          <w:color w:val="333333"/>
          <w:sz w:val="21"/>
          <w:szCs w:val="21"/>
        </w:rPr>
        <w:t>可通过在应用的</w:t>
      </w:r>
      <w:hyperlink r:id="rId307" w:history="1">
        <w:r w:rsidR="006B16DD">
          <w:rPr>
            <w:rStyle w:val="a4"/>
            <w:rFonts w:ascii="Helvetica" w:hAnsi="Helvetica" w:cs="Helvetica"/>
            <w:color w:val="337AB7"/>
            <w:sz w:val="21"/>
            <w:szCs w:val="21"/>
            <w:u w:val="none"/>
          </w:rPr>
          <w:t>入口脚本</w:t>
        </w:r>
      </w:hyperlink>
      <w:r w:rsidR="006B16DD">
        <w:rPr>
          <w:rFonts w:ascii="Helvetica" w:hAnsi="Helvetica" w:cs="Helvetica"/>
          <w:color w:val="333333"/>
          <w:sz w:val="21"/>
          <w:szCs w:val="21"/>
        </w:rPr>
        <w:t>中定义常量</w:t>
      </w:r>
      <w:r w:rsidR="006B16DD">
        <w:rPr>
          <w:rStyle w:val="HTML"/>
          <w:rFonts w:ascii="Consolas" w:hAnsi="Consolas" w:cs="Consolas"/>
          <w:color w:val="C7254E"/>
          <w:sz w:val="19"/>
          <w:szCs w:val="19"/>
          <w:shd w:val="clear" w:color="auto" w:fill="F9F2F4"/>
        </w:rPr>
        <w:t>YII_ENABLE_ERROR_HANDLER</w:t>
      </w:r>
      <w:r w:rsidR="006B16DD">
        <w:rPr>
          <w:rFonts w:ascii="Helvetica" w:hAnsi="Helvetica" w:cs="Helvetica"/>
          <w:color w:val="333333"/>
          <w:sz w:val="21"/>
          <w:szCs w:val="21"/>
        </w:rPr>
        <w:t>来禁用。</w:t>
      </w:r>
    </w:p>
    <w:p w:rsidR="006B16DD" w:rsidRDefault="006B16DD" w:rsidP="006B16DD">
      <w:pPr>
        <w:pStyle w:val="4"/>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rPr>
        <w:t>使用错误处理器</w:t>
      </w:r>
    </w:p>
    <w:p w:rsidR="006B16DD" w:rsidRDefault="00602F22" w:rsidP="006B16DD">
      <w:pPr>
        <w:pStyle w:val="a9"/>
        <w:shd w:val="clear" w:color="auto" w:fill="FFFFFF"/>
        <w:spacing w:before="0" w:beforeAutospacing="0" w:after="150" w:afterAutospacing="0"/>
        <w:rPr>
          <w:rFonts w:ascii="Helvetica" w:hAnsi="Helvetica" w:cs="Helvetica"/>
          <w:color w:val="333333"/>
          <w:sz w:val="21"/>
          <w:szCs w:val="21"/>
        </w:rPr>
      </w:pPr>
      <w:hyperlink r:id="rId308" w:history="1">
        <w:r w:rsidR="006B16DD">
          <w:rPr>
            <w:rStyle w:val="a4"/>
            <w:rFonts w:ascii="Helvetica" w:hAnsi="Helvetica" w:cs="Helvetica"/>
            <w:color w:val="337AB7"/>
            <w:sz w:val="21"/>
            <w:szCs w:val="21"/>
            <w:u w:val="none"/>
          </w:rPr>
          <w:t>error handler</w:t>
        </w:r>
      </w:hyperlink>
      <w:r w:rsidR="006B16DD">
        <w:rPr>
          <w:rFonts w:ascii="Helvetica" w:hAnsi="Helvetica" w:cs="Helvetica"/>
          <w:color w:val="333333"/>
          <w:sz w:val="21"/>
          <w:szCs w:val="21"/>
        </w:rPr>
        <w:t> </w:t>
      </w:r>
      <w:r w:rsidR="006B16DD">
        <w:rPr>
          <w:rFonts w:ascii="Helvetica" w:hAnsi="Helvetica" w:cs="Helvetica"/>
          <w:color w:val="333333"/>
          <w:sz w:val="21"/>
          <w:szCs w:val="21"/>
        </w:rPr>
        <w:t>注册成一个名称为</w:t>
      </w:r>
      <w:r w:rsidR="006B16DD">
        <w:rPr>
          <w:rStyle w:val="HTML"/>
          <w:rFonts w:ascii="Consolas" w:hAnsi="Consolas" w:cs="Consolas"/>
          <w:color w:val="C7254E"/>
          <w:sz w:val="19"/>
          <w:szCs w:val="19"/>
          <w:shd w:val="clear" w:color="auto" w:fill="F9F2F4"/>
        </w:rPr>
        <w:t>errorHandler</w:t>
      </w:r>
      <w:hyperlink r:id="rId309" w:history="1">
        <w:r w:rsidR="006B16DD">
          <w:rPr>
            <w:rStyle w:val="a4"/>
            <w:rFonts w:ascii="Helvetica" w:hAnsi="Helvetica" w:cs="Helvetica"/>
            <w:color w:val="337AB7"/>
            <w:sz w:val="21"/>
            <w:szCs w:val="21"/>
            <w:u w:val="none"/>
          </w:rPr>
          <w:t>应用组件</w:t>
        </w:r>
      </w:hyperlink>
      <w:r w:rsidR="006B16DD">
        <w:rPr>
          <w:rFonts w:ascii="Helvetica" w:hAnsi="Helvetica" w:cs="Helvetica"/>
          <w:color w:val="333333"/>
          <w:sz w:val="21"/>
          <w:szCs w:val="21"/>
        </w:rPr>
        <w:t>，</w:t>
      </w:r>
      <w:r w:rsidR="006B16DD">
        <w:rPr>
          <w:rFonts w:ascii="Helvetica" w:hAnsi="Helvetica" w:cs="Helvetica"/>
          <w:color w:val="333333"/>
          <w:sz w:val="21"/>
          <w:szCs w:val="21"/>
        </w:rPr>
        <w:t xml:space="preserve"> </w:t>
      </w:r>
      <w:r w:rsidR="006B16DD">
        <w:rPr>
          <w:rFonts w:ascii="Helvetica" w:hAnsi="Helvetica" w:cs="Helvetica"/>
          <w:color w:val="333333"/>
          <w:sz w:val="21"/>
          <w:szCs w:val="21"/>
        </w:rPr>
        <w:t>可以在应用配置中配置它类似如下：</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'errorHandler'</w:t>
      </w:r>
      <w:r>
        <w:rPr>
          <w:rStyle w:val="HTML"/>
          <w:rFonts w:ascii="Consolas" w:hAnsi="Consolas" w:cs="Consolas"/>
          <w:color w:val="444444"/>
          <w:shd w:val="clear" w:color="auto" w:fill="F0F0F0"/>
        </w:rPr>
        <w:t xml:space="preserve"> =&gt;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'maxSourceLines'</w:t>
      </w:r>
      <w:r>
        <w:rPr>
          <w:rStyle w:val="HTML"/>
          <w:rFonts w:ascii="Consolas" w:hAnsi="Consolas" w:cs="Consolas"/>
          <w:color w:val="444444"/>
          <w:shd w:val="clear" w:color="auto" w:fill="F0F0F0"/>
        </w:rPr>
        <w:t xml:space="preserve"> =&gt; </w:t>
      </w:r>
      <w:r>
        <w:rPr>
          <w:rStyle w:val="hljs-number"/>
          <w:rFonts w:ascii="Consolas" w:hAnsi="Consolas" w:cs="Consolas"/>
          <w:color w:val="880000"/>
          <w:shd w:val="clear" w:color="auto" w:fill="F0F0F0"/>
        </w:rPr>
        <w:t>20</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使用如上代码，异常页面最多显示</w:t>
      </w:r>
      <w:r>
        <w:rPr>
          <w:rFonts w:ascii="Helvetica" w:hAnsi="Helvetica" w:cs="Helvetica"/>
          <w:color w:val="333333"/>
          <w:sz w:val="21"/>
          <w:szCs w:val="21"/>
        </w:rPr>
        <w:t>20</w:t>
      </w:r>
      <w:r>
        <w:rPr>
          <w:rFonts w:ascii="Helvetica" w:hAnsi="Helvetica" w:cs="Helvetica"/>
          <w:color w:val="333333"/>
          <w:sz w:val="21"/>
          <w:szCs w:val="21"/>
        </w:rPr>
        <w:t>条源代码。</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如前所述，错误处理器将所有非致命</w:t>
      </w:r>
      <w:r>
        <w:rPr>
          <w:rFonts w:ascii="Helvetica" w:hAnsi="Helvetica" w:cs="Helvetica"/>
          <w:color w:val="333333"/>
          <w:sz w:val="21"/>
          <w:szCs w:val="21"/>
        </w:rPr>
        <w:t>PHP</w:t>
      </w:r>
      <w:r>
        <w:rPr>
          <w:rFonts w:ascii="Helvetica" w:hAnsi="Helvetica" w:cs="Helvetica"/>
          <w:color w:val="333333"/>
          <w:sz w:val="21"/>
          <w:szCs w:val="21"/>
        </w:rPr>
        <w:t>错误转换成可获取异常，</w:t>
      </w:r>
      <w:r>
        <w:rPr>
          <w:rFonts w:ascii="Helvetica" w:hAnsi="Helvetica" w:cs="Helvetica"/>
          <w:color w:val="333333"/>
          <w:sz w:val="21"/>
          <w:szCs w:val="21"/>
        </w:rPr>
        <w:t xml:space="preserve"> </w:t>
      </w:r>
      <w:r>
        <w:rPr>
          <w:rFonts w:ascii="Helvetica" w:hAnsi="Helvetica" w:cs="Helvetica"/>
          <w:color w:val="333333"/>
          <w:sz w:val="21"/>
          <w:szCs w:val="21"/>
        </w:rPr>
        <w:t>也就是说可以使用如下代码处理</w:t>
      </w:r>
      <w:r>
        <w:rPr>
          <w:rFonts w:ascii="Helvetica" w:hAnsi="Helvetica" w:cs="Helvetica"/>
          <w:color w:val="333333"/>
          <w:sz w:val="21"/>
          <w:szCs w:val="21"/>
        </w:rPr>
        <w:t>PHP</w:t>
      </w:r>
      <w:r>
        <w:rPr>
          <w:rFonts w:ascii="Helvetica" w:hAnsi="Helvetica" w:cs="Helvetica"/>
          <w:color w:val="333333"/>
          <w:sz w:val="21"/>
          <w:szCs w:val="21"/>
        </w:rPr>
        <w:t>错误：</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base</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ErrorException</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try</w:t>
      </w: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number"/>
          <w:rFonts w:ascii="Consolas" w:hAnsi="Consolas" w:cs="Consolas"/>
          <w:color w:val="880000"/>
          <w:shd w:val="clear" w:color="auto" w:fill="F0F0F0"/>
        </w:rPr>
        <w:t>10</w:t>
      </w:r>
      <w:r>
        <w:rPr>
          <w:rStyle w:val="HTML"/>
          <w:rFonts w:ascii="Consolas" w:hAnsi="Consolas" w:cs="Consolas"/>
          <w:color w:val="444444"/>
          <w:shd w:val="clear" w:color="auto" w:fill="F0F0F0"/>
        </w:rPr>
        <w:t>/</w:t>
      </w:r>
      <w:r>
        <w:rPr>
          <w:rStyle w:val="hljs-number"/>
          <w:rFonts w:ascii="Consolas" w:hAnsi="Consolas" w:cs="Consolas"/>
          <w:color w:val="880000"/>
          <w:shd w:val="clear" w:color="auto" w:fill="F0F0F0"/>
        </w:rPr>
        <w:t>0</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catch</w:t>
      </w:r>
      <w:r>
        <w:rPr>
          <w:rStyle w:val="HTML"/>
          <w:rFonts w:ascii="Consolas" w:hAnsi="Consolas" w:cs="Consolas"/>
          <w:color w:val="444444"/>
          <w:shd w:val="clear" w:color="auto" w:fill="F0F0F0"/>
        </w:rPr>
        <w:t xml:space="preserve"> (ErrorException </w:t>
      </w:r>
      <w:r>
        <w:rPr>
          <w:rStyle w:val="hljs-variable"/>
          <w:rFonts w:ascii="Consolas" w:hAnsi="Consolas" w:cs="Consolas"/>
          <w:color w:val="BC6060"/>
          <w:shd w:val="clear" w:color="auto" w:fill="F0F0F0"/>
        </w:rPr>
        <w:t>$e</w:t>
      </w:r>
      <w:r>
        <w:rPr>
          <w:rStyle w:val="HTML"/>
          <w:rFonts w:ascii="Consolas" w:hAnsi="Consolas" w:cs="Consolas"/>
          <w:color w:val="444444"/>
          <w:shd w:val="clear" w:color="auto" w:fill="F0F0F0"/>
        </w:rPr>
        <w:t>)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Yii::warning(</w:t>
      </w:r>
      <w:r>
        <w:rPr>
          <w:rStyle w:val="hljs-string"/>
          <w:rFonts w:ascii="Consolas" w:hAnsi="Consolas" w:cs="Consolas"/>
          <w:color w:val="880000"/>
          <w:shd w:val="clear" w:color="auto" w:fill="F0F0F0"/>
        </w:rPr>
        <w:t>"Division by zero."</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comment"/>
          <w:rFonts w:ascii="Consolas" w:hAnsi="Consolas" w:cs="Consolas"/>
          <w:color w:val="888888"/>
          <w:shd w:val="clear" w:color="auto" w:fill="F0F0F0"/>
        </w:rPr>
        <w:t>// execution continues...</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如果你想显示一个错误页面告诉用户请求是无效的或无法处理的，</w:t>
      </w:r>
      <w:r>
        <w:rPr>
          <w:rFonts w:ascii="Helvetica" w:hAnsi="Helvetica" w:cs="Helvetica"/>
          <w:color w:val="333333"/>
          <w:sz w:val="21"/>
          <w:szCs w:val="21"/>
        </w:rPr>
        <w:t xml:space="preserve"> </w:t>
      </w:r>
      <w:r>
        <w:rPr>
          <w:rFonts w:ascii="Helvetica" w:hAnsi="Helvetica" w:cs="Helvetica"/>
          <w:color w:val="333333"/>
          <w:sz w:val="21"/>
          <w:szCs w:val="21"/>
        </w:rPr>
        <w:t>可简单地抛出一个</w:t>
      </w:r>
      <w:r>
        <w:rPr>
          <w:rFonts w:ascii="Helvetica" w:hAnsi="Helvetica" w:cs="Helvetica"/>
          <w:color w:val="333333"/>
          <w:sz w:val="21"/>
          <w:szCs w:val="21"/>
        </w:rPr>
        <w:t> </w:t>
      </w:r>
      <w:hyperlink r:id="rId310" w:history="1">
        <w:r>
          <w:rPr>
            <w:rStyle w:val="a4"/>
            <w:rFonts w:ascii="Helvetica" w:hAnsi="Helvetica" w:cs="Helvetica"/>
            <w:color w:val="337AB7"/>
            <w:sz w:val="21"/>
            <w:szCs w:val="21"/>
            <w:u w:val="none"/>
          </w:rPr>
          <w:t>HTTP exception</w:t>
        </w:r>
      </w:hyperlink>
      <w:r>
        <w:rPr>
          <w:rFonts w:ascii="Helvetica" w:hAnsi="Helvetica" w:cs="Helvetica"/>
          <w:color w:val="333333"/>
          <w:sz w:val="21"/>
          <w:szCs w:val="21"/>
        </w:rPr>
        <w:t>异常，</w:t>
      </w:r>
      <w:r>
        <w:rPr>
          <w:rFonts w:ascii="Helvetica" w:hAnsi="Helvetica" w:cs="Helvetica"/>
          <w:color w:val="333333"/>
          <w:sz w:val="21"/>
          <w:szCs w:val="21"/>
        </w:rPr>
        <w:t xml:space="preserve"> </w:t>
      </w:r>
      <w:r>
        <w:rPr>
          <w:rFonts w:ascii="Helvetica" w:hAnsi="Helvetica" w:cs="Helvetica"/>
          <w:color w:val="333333"/>
          <w:sz w:val="21"/>
          <w:szCs w:val="21"/>
        </w:rPr>
        <w:t>如</w:t>
      </w:r>
      <w:r>
        <w:rPr>
          <w:rFonts w:ascii="Helvetica" w:hAnsi="Helvetica" w:cs="Helvetica"/>
          <w:color w:val="333333"/>
          <w:sz w:val="21"/>
          <w:szCs w:val="21"/>
        </w:rPr>
        <w:t> </w:t>
      </w:r>
      <w:hyperlink r:id="rId311" w:history="1">
        <w:r>
          <w:rPr>
            <w:rStyle w:val="a4"/>
            <w:rFonts w:ascii="Helvetica" w:hAnsi="Helvetica" w:cs="Helvetica"/>
            <w:color w:val="337AB7"/>
            <w:sz w:val="21"/>
            <w:szCs w:val="21"/>
            <w:u w:val="none"/>
          </w:rPr>
          <w:t>yii\web\NotFoundHttpException</w:t>
        </w:r>
      </w:hyperlink>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错误处理器会正确地设置响应的</w:t>
      </w:r>
      <w:r>
        <w:rPr>
          <w:rFonts w:ascii="Helvetica" w:hAnsi="Helvetica" w:cs="Helvetica"/>
          <w:color w:val="333333"/>
          <w:sz w:val="21"/>
          <w:szCs w:val="21"/>
        </w:rPr>
        <w:t>HTTP</w:t>
      </w:r>
      <w:r>
        <w:rPr>
          <w:rFonts w:ascii="Helvetica" w:hAnsi="Helvetica" w:cs="Helvetica"/>
          <w:color w:val="333333"/>
          <w:sz w:val="21"/>
          <w:szCs w:val="21"/>
        </w:rPr>
        <w:t>状态码并使用合适的错误视图页面来显示错误信息。</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web</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NotFoundHttpException</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throw</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NotFoundHttpException();</w:t>
      </w:r>
    </w:p>
    <w:p w:rsidR="006B16DD" w:rsidRDefault="006B16DD" w:rsidP="006B16DD">
      <w:pPr>
        <w:pStyle w:val="4"/>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rPr>
        <w:t>自定义错误显示</w:t>
      </w:r>
    </w:p>
    <w:p w:rsidR="006B16DD" w:rsidRDefault="00602F22" w:rsidP="006B16DD">
      <w:pPr>
        <w:pStyle w:val="a9"/>
        <w:shd w:val="clear" w:color="auto" w:fill="FFFFFF"/>
        <w:spacing w:before="0" w:beforeAutospacing="0" w:after="150" w:afterAutospacing="0"/>
        <w:rPr>
          <w:rFonts w:ascii="Helvetica" w:hAnsi="Helvetica" w:cs="Helvetica"/>
          <w:color w:val="333333"/>
          <w:sz w:val="21"/>
          <w:szCs w:val="21"/>
        </w:rPr>
      </w:pPr>
      <w:hyperlink r:id="rId312" w:history="1">
        <w:r w:rsidR="006B16DD">
          <w:rPr>
            <w:rStyle w:val="a4"/>
            <w:rFonts w:ascii="Helvetica" w:hAnsi="Helvetica" w:cs="Helvetica"/>
            <w:color w:val="337AB7"/>
            <w:sz w:val="21"/>
            <w:szCs w:val="21"/>
            <w:u w:val="none"/>
          </w:rPr>
          <w:t>error handler</w:t>
        </w:r>
      </w:hyperlink>
      <w:r w:rsidR="006B16DD">
        <w:rPr>
          <w:rFonts w:ascii="Helvetica" w:hAnsi="Helvetica" w:cs="Helvetica"/>
          <w:color w:val="333333"/>
          <w:sz w:val="21"/>
          <w:szCs w:val="21"/>
        </w:rPr>
        <w:t>错误处理器根据常量</w:t>
      </w:r>
      <w:r w:rsidR="006B16DD">
        <w:rPr>
          <w:rStyle w:val="HTML"/>
          <w:rFonts w:ascii="Consolas" w:hAnsi="Consolas" w:cs="Consolas"/>
          <w:color w:val="C7254E"/>
          <w:sz w:val="19"/>
          <w:szCs w:val="19"/>
          <w:shd w:val="clear" w:color="auto" w:fill="F9F2F4"/>
        </w:rPr>
        <w:t>YII_DEBUG</w:t>
      </w:r>
      <w:r w:rsidR="006B16DD">
        <w:rPr>
          <w:rFonts w:ascii="Helvetica" w:hAnsi="Helvetica" w:cs="Helvetica"/>
          <w:color w:val="333333"/>
          <w:sz w:val="21"/>
          <w:szCs w:val="21"/>
        </w:rPr>
        <w:t>的值来调整错误显示，</w:t>
      </w:r>
      <w:r w:rsidR="006B16DD">
        <w:rPr>
          <w:rFonts w:ascii="Helvetica" w:hAnsi="Helvetica" w:cs="Helvetica"/>
          <w:color w:val="333333"/>
          <w:sz w:val="21"/>
          <w:szCs w:val="21"/>
        </w:rPr>
        <w:t xml:space="preserve"> </w:t>
      </w:r>
      <w:r w:rsidR="006B16DD">
        <w:rPr>
          <w:rFonts w:ascii="Helvetica" w:hAnsi="Helvetica" w:cs="Helvetica"/>
          <w:color w:val="333333"/>
          <w:sz w:val="21"/>
          <w:szCs w:val="21"/>
        </w:rPr>
        <w:t>当</w:t>
      </w:r>
      <w:r w:rsidR="006B16DD">
        <w:rPr>
          <w:rStyle w:val="HTML"/>
          <w:rFonts w:ascii="Consolas" w:hAnsi="Consolas" w:cs="Consolas"/>
          <w:color w:val="C7254E"/>
          <w:sz w:val="19"/>
          <w:szCs w:val="19"/>
          <w:shd w:val="clear" w:color="auto" w:fill="F9F2F4"/>
        </w:rPr>
        <w:t>YII_DEBUG</w:t>
      </w:r>
      <w:r w:rsidR="006B16DD">
        <w:rPr>
          <w:rFonts w:ascii="Helvetica" w:hAnsi="Helvetica" w:cs="Helvetica"/>
          <w:color w:val="333333"/>
          <w:sz w:val="21"/>
          <w:szCs w:val="21"/>
        </w:rPr>
        <w:t> </w:t>
      </w:r>
      <w:r w:rsidR="006B16DD">
        <w:rPr>
          <w:rFonts w:ascii="Helvetica" w:hAnsi="Helvetica" w:cs="Helvetica"/>
          <w:color w:val="333333"/>
          <w:sz w:val="21"/>
          <w:szCs w:val="21"/>
        </w:rPr>
        <w:t>为</w:t>
      </w:r>
      <w:r w:rsidR="006B16DD">
        <w:rPr>
          <w:rFonts w:ascii="Helvetica" w:hAnsi="Helvetica" w:cs="Helvetica"/>
          <w:color w:val="333333"/>
          <w:sz w:val="21"/>
          <w:szCs w:val="21"/>
        </w:rPr>
        <w:t xml:space="preserve"> true (</w:t>
      </w:r>
      <w:r w:rsidR="006B16DD">
        <w:rPr>
          <w:rFonts w:ascii="Helvetica" w:hAnsi="Helvetica" w:cs="Helvetica"/>
          <w:color w:val="333333"/>
          <w:sz w:val="21"/>
          <w:szCs w:val="21"/>
        </w:rPr>
        <w:t>表示在调试模式</w:t>
      </w:r>
      <w:r w:rsidR="006B16DD">
        <w:rPr>
          <w:rFonts w:ascii="Helvetica" w:hAnsi="Helvetica" w:cs="Helvetica"/>
          <w:color w:val="333333"/>
          <w:sz w:val="21"/>
          <w:szCs w:val="21"/>
        </w:rPr>
        <w:t>)</w:t>
      </w:r>
      <w:r w:rsidR="006B16DD">
        <w:rPr>
          <w:rFonts w:ascii="Helvetica" w:hAnsi="Helvetica" w:cs="Helvetica"/>
          <w:color w:val="333333"/>
          <w:sz w:val="21"/>
          <w:szCs w:val="21"/>
        </w:rPr>
        <w:t>，</w:t>
      </w:r>
      <w:r w:rsidR="006B16DD">
        <w:rPr>
          <w:rFonts w:ascii="Helvetica" w:hAnsi="Helvetica" w:cs="Helvetica"/>
          <w:color w:val="333333"/>
          <w:sz w:val="21"/>
          <w:szCs w:val="21"/>
        </w:rPr>
        <w:t xml:space="preserve"> </w:t>
      </w:r>
      <w:r w:rsidR="006B16DD">
        <w:rPr>
          <w:rFonts w:ascii="Helvetica" w:hAnsi="Helvetica" w:cs="Helvetica"/>
          <w:color w:val="333333"/>
          <w:sz w:val="21"/>
          <w:szCs w:val="21"/>
        </w:rPr>
        <w:t>错误处理器会显示异常以及详细的函数调用栈和源代码行数来帮助调试，</w:t>
      </w:r>
      <w:r w:rsidR="006B16DD">
        <w:rPr>
          <w:rFonts w:ascii="Helvetica" w:hAnsi="Helvetica" w:cs="Helvetica"/>
          <w:color w:val="333333"/>
          <w:sz w:val="21"/>
          <w:szCs w:val="21"/>
        </w:rPr>
        <w:t xml:space="preserve"> </w:t>
      </w:r>
      <w:r w:rsidR="006B16DD">
        <w:rPr>
          <w:rFonts w:ascii="Helvetica" w:hAnsi="Helvetica" w:cs="Helvetica"/>
          <w:color w:val="333333"/>
          <w:sz w:val="21"/>
          <w:szCs w:val="21"/>
        </w:rPr>
        <w:t>当</w:t>
      </w:r>
      <w:r w:rsidR="006B16DD">
        <w:rPr>
          <w:rStyle w:val="HTML"/>
          <w:rFonts w:ascii="Consolas" w:hAnsi="Consolas" w:cs="Consolas"/>
          <w:color w:val="C7254E"/>
          <w:sz w:val="19"/>
          <w:szCs w:val="19"/>
          <w:shd w:val="clear" w:color="auto" w:fill="F9F2F4"/>
        </w:rPr>
        <w:t>YII_DEBUG</w:t>
      </w:r>
      <w:r w:rsidR="006B16DD">
        <w:rPr>
          <w:rFonts w:ascii="Helvetica" w:hAnsi="Helvetica" w:cs="Helvetica"/>
          <w:color w:val="333333"/>
          <w:sz w:val="21"/>
          <w:szCs w:val="21"/>
        </w:rPr>
        <w:t> </w:t>
      </w:r>
      <w:r w:rsidR="006B16DD">
        <w:rPr>
          <w:rFonts w:ascii="Helvetica" w:hAnsi="Helvetica" w:cs="Helvetica"/>
          <w:color w:val="333333"/>
          <w:sz w:val="21"/>
          <w:szCs w:val="21"/>
        </w:rPr>
        <w:t>为</w:t>
      </w:r>
      <w:r w:rsidR="006B16DD">
        <w:rPr>
          <w:rFonts w:ascii="Helvetica" w:hAnsi="Helvetica" w:cs="Helvetica"/>
          <w:color w:val="333333"/>
          <w:sz w:val="21"/>
          <w:szCs w:val="21"/>
        </w:rPr>
        <w:t xml:space="preserve"> false</w:t>
      </w:r>
      <w:r w:rsidR="006B16DD">
        <w:rPr>
          <w:rFonts w:ascii="Helvetica" w:hAnsi="Helvetica" w:cs="Helvetica"/>
          <w:color w:val="333333"/>
          <w:sz w:val="21"/>
          <w:szCs w:val="21"/>
        </w:rPr>
        <w:t>，只有错误信息会被显示以防止应用的敏感信息泄漏。</w:t>
      </w:r>
    </w:p>
    <w:p w:rsidR="006B16DD" w:rsidRDefault="006B16DD" w:rsidP="006B16DD">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r>
        <w:rPr>
          <w:rFonts w:ascii="Helvetica" w:hAnsi="Helvetica" w:cs="Helvetica"/>
          <w:color w:val="31708F"/>
          <w:sz w:val="21"/>
          <w:szCs w:val="21"/>
        </w:rPr>
        <w:t>如果异常是继承</w:t>
      </w:r>
      <w:r>
        <w:rPr>
          <w:rFonts w:ascii="Helvetica" w:hAnsi="Helvetica" w:cs="Helvetica"/>
          <w:color w:val="31708F"/>
          <w:sz w:val="21"/>
          <w:szCs w:val="21"/>
        </w:rPr>
        <w:t> </w:t>
      </w:r>
      <w:hyperlink r:id="rId313" w:history="1">
        <w:r>
          <w:rPr>
            <w:rStyle w:val="a4"/>
            <w:rFonts w:ascii="Helvetica" w:hAnsi="Helvetica" w:cs="Helvetica"/>
            <w:color w:val="337AB7"/>
            <w:sz w:val="21"/>
            <w:szCs w:val="21"/>
            <w:u w:val="none"/>
          </w:rPr>
          <w:t>yii\base\UserException</w:t>
        </w:r>
      </w:hyperlink>
      <w:r>
        <w:rPr>
          <w:rFonts w:ascii="Helvetica" w:hAnsi="Helvetica" w:cs="Helvetica"/>
          <w:color w:val="31708F"/>
          <w:sz w:val="21"/>
          <w:szCs w:val="21"/>
        </w:rPr>
        <w:t>，</w:t>
      </w:r>
      <w:r>
        <w:rPr>
          <w:rFonts w:ascii="Helvetica" w:hAnsi="Helvetica" w:cs="Helvetica"/>
          <w:color w:val="31708F"/>
          <w:sz w:val="21"/>
          <w:szCs w:val="21"/>
        </w:rPr>
        <w:t xml:space="preserve"> </w:t>
      </w:r>
      <w:r>
        <w:rPr>
          <w:rFonts w:ascii="Helvetica" w:hAnsi="Helvetica" w:cs="Helvetica"/>
          <w:color w:val="31708F"/>
          <w:sz w:val="21"/>
          <w:szCs w:val="21"/>
        </w:rPr>
        <w:t>不管</w:t>
      </w:r>
      <w:r>
        <w:rPr>
          <w:rStyle w:val="HTML"/>
          <w:rFonts w:ascii="Consolas" w:hAnsi="Consolas" w:cs="Consolas"/>
          <w:color w:val="C7254E"/>
          <w:sz w:val="19"/>
          <w:szCs w:val="19"/>
          <w:shd w:val="clear" w:color="auto" w:fill="F9F2F4"/>
        </w:rPr>
        <w:t>YII_DEBUG</w:t>
      </w:r>
      <w:r>
        <w:rPr>
          <w:rFonts w:ascii="Helvetica" w:hAnsi="Helvetica" w:cs="Helvetica"/>
          <w:color w:val="31708F"/>
          <w:sz w:val="21"/>
          <w:szCs w:val="21"/>
        </w:rPr>
        <w:t>为何值，函数调用栈信息都不会显示，</w:t>
      </w:r>
      <w:r>
        <w:rPr>
          <w:rFonts w:ascii="Helvetica" w:hAnsi="Helvetica" w:cs="Helvetica"/>
          <w:color w:val="31708F"/>
          <w:sz w:val="21"/>
          <w:szCs w:val="21"/>
        </w:rPr>
        <w:t xml:space="preserve"> </w:t>
      </w:r>
      <w:r>
        <w:rPr>
          <w:rFonts w:ascii="Helvetica" w:hAnsi="Helvetica" w:cs="Helvetica"/>
          <w:color w:val="31708F"/>
          <w:sz w:val="21"/>
          <w:szCs w:val="21"/>
        </w:rPr>
        <w:t>这是因为这种错误会被认为是用户产生的错误，开发人员不需要去修正。</w:t>
      </w:r>
    </w:p>
    <w:p w:rsidR="006B16DD" w:rsidRDefault="00602F22" w:rsidP="006B16DD">
      <w:pPr>
        <w:pStyle w:val="a9"/>
        <w:shd w:val="clear" w:color="auto" w:fill="FFFFFF"/>
        <w:spacing w:before="0" w:beforeAutospacing="0" w:after="150" w:afterAutospacing="0"/>
        <w:rPr>
          <w:rFonts w:ascii="Helvetica" w:hAnsi="Helvetica" w:cs="Helvetica"/>
          <w:color w:val="333333"/>
          <w:sz w:val="21"/>
          <w:szCs w:val="21"/>
        </w:rPr>
      </w:pPr>
      <w:hyperlink r:id="rId314" w:history="1">
        <w:r w:rsidR="006B16DD">
          <w:rPr>
            <w:rStyle w:val="a4"/>
            <w:rFonts w:ascii="Helvetica" w:hAnsi="Helvetica" w:cs="Helvetica"/>
            <w:color w:val="337AB7"/>
            <w:sz w:val="21"/>
            <w:szCs w:val="21"/>
            <w:u w:val="none"/>
          </w:rPr>
          <w:t>error handler</w:t>
        </w:r>
      </w:hyperlink>
      <w:r w:rsidR="006B16DD">
        <w:rPr>
          <w:rFonts w:ascii="Helvetica" w:hAnsi="Helvetica" w:cs="Helvetica"/>
          <w:color w:val="333333"/>
          <w:sz w:val="21"/>
          <w:szCs w:val="21"/>
        </w:rPr>
        <w:t> </w:t>
      </w:r>
      <w:r w:rsidR="006B16DD">
        <w:rPr>
          <w:rFonts w:ascii="Helvetica" w:hAnsi="Helvetica" w:cs="Helvetica"/>
          <w:color w:val="333333"/>
          <w:sz w:val="21"/>
          <w:szCs w:val="21"/>
        </w:rPr>
        <w:t>错误处理器默认使用两个</w:t>
      </w:r>
      <w:hyperlink r:id="rId315" w:history="1">
        <w:r w:rsidR="006B16DD">
          <w:rPr>
            <w:rStyle w:val="a4"/>
            <w:rFonts w:ascii="Helvetica" w:hAnsi="Helvetica" w:cs="Helvetica"/>
            <w:color w:val="337AB7"/>
            <w:sz w:val="21"/>
            <w:szCs w:val="21"/>
            <w:u w:val="none"/>
          </w:rPr>
          <w:t>视图</w:t>
        </w:r>
      </w:hyperlink>
      <w:r w:rsidR="006B16DD">
        <w:rPr>
          <w:rFonts w:ascii="Helvetica" w:hAnsi="Helvetica" w:cs="Helvetica"/>
          <w:color w:val="333333"/>
          <w:sz w:val="21"/>
          <w:szCs w:val="21"/>
        </w:rPr>
        <w:t>显示错误</w:t>
      </w:r>
      <w:r w:rsidR="006B16DD">
        <w:rPr>
          <w:rFonts w:ascii="Helvetica" w:hAnsi="Helvetica" w:cs="Helvetica"/>
          <w:color w:val="333333"/>
          <w:sz w:val="21"/>
          <w:szCs w:val="21"/>
        </w:rPr>
        <w:t>:</w:t>
      </w:r>
    </w:p>
    <w:p w:rsidR="006B16DD" w:rsidRDefault="006B16DD" w:rsidP="006B16DD">
      <w:pPr>
        <w:widowControl/>
        <w:numPr>
          <w:ilvl w:val="0"/>
          <w:numId w:val="31"/>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@yii/views/errorHandler/error.php</w:t>
      </w:r>
      <w:r>
        <w:rPr>
          <w:rFonts w:ascii="Helvetica" w:hAnsi="Helvetica" w:cs="Helvetica"/>
          <w:color w:val="333333"/>
          <w:szCs w:val="21"/>
        </w:rPr>
        <w:t xml:space="preserve">: </w:t>
      </w:r>
      <w:r>
        <w:rPr>
          <w:rFonts w:ascii="Helvetica" w:hAnsi="Helvetica" w:cs="Helvetica"/>
          <w:color w:val="333333"/>
          <w:szCs w:val="21"/>
        </w:rPr>
        <w:t>显示不包含函数调用栈信息的错误信息是使用，</w:t>
      </w:r>
      <w:r>
        <w:rPr>
          <w:rFonts w:ascii="Helvetica" w:hAnsi="Helvetica" w:cs="Helvetica"/>
          <w:color w:val="333333"/>
          <w:szCs w:val="21"/>
        </w:rPr>
        <w:t xml:space="preserve"> </w:t>
      </w:r>
      <w:r>
        <w:rPr>
          <w:rFonts w:ascii="Helvetica" w:hAnsi="Helvetica" w:cs="Helvetica"/>
          <w:color w:val="333333"/>
          <w:szCs w:val="21"/>
        </w:rPr>
        <w:t>当</w:t>
      </w:r>
      <w:r>
        <w:rPr>
          <w:rStyle w:val="HTML"/>
          <w:rFonts w:ascii="Consolas" w:hAnsi="Consolas" w:cs="Consolas"/>
          <w:color w:val="C7254E"/>
          <w:sz w:val="19"/>
          <w:szCs w:val="19"/>
          <w:shd w:val="clear" w:color="auto" w:fill="F9F2F4"/>
        </w:rPr>
        <w:t>YII_DEBUG</w:t>
      </w:r>
      <w:r>
        <w:rPr>
          <w:rFonts w:ascii="Helvetica" w:hAnsi="Helvetica" w:cs="Helvetica"/>
          <w:color w:val="333333"/>
          <w:szCs w:val="21"/>
        </w:rPr>
        <w:t> </w:t>
      </w:r>
      <w:r>
        <w:rPr>
          <w:rFonts w:ascii="Helvetica" w:hAnsi="Helvetica" w:cs="Helvetica"/>
          <w:color w:val="333333"/>
          <w:szCs w:val="21"/>
        </w:rPr>
        <w:t>为</w:t>
      </w:r>
      <w:r>
        <w:rPr>
          <w:rFonts w:ascii="Helvetica" w:hAnsi="Helvetica" w:cs="Helvetica"/>
          <w:color w:val="333333"/>
          <w:szCs w:val="21"/>
        </w:rPr>
        <w:t xml:space="preserve"> false</w:t>
      </w:r>
      <w:r>
        <w:rPr>
          <w:rFonts w:ascii="Helvetica" w:hAnsi="Helvetica" w:cs="Helvetica"/>
          <w:color w:val="333333"/>
          <w:szCs w:val="21"/>
        </w:rPr>
        <w:t>时，所有错误都使用该视图。</w:t>
      </w:r>
    </w:p>
    <w:p w:rsidR="006B16DD" w:rsidRDefault="006B16DD" w:rsidP="006B16DD">
      <w:pPr>
        <w:widowControl/>
        <w:numPr>
          <w:ilvl w:val="0"/>
          <w:numId w:val="31"/>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@yii/views/errorHandler/exception.php</w:t>
      </w:r>
      <w:r>
        <w:rPr>
          <w:rFonts w:ascii="Helvetica" w:hAnsi="Helvetica" w:cs="Helvetica"/>
          <w:color w:val="333333"/>
          <w:szCs w:val="21"/>
        </w:rPr>
        <w:t xml:space="preserve">: </w:t>
      </w:r>
      <w:r>
        <w:rPr>
          <w:rFonts w:ascii="Helvetica" w:hAnsi="Helvetica" w:cs="Helvetica"/>
          <w:color w:val="333333"/>
          <w:szCs w:val="21"/>
        </w:rPr>
        <w:t>显示包含函数调用栈信息的错误信息时使用。</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可以配置错误处理器的</w:t>
      </w:r>
      <w:r>
        <w:rPr>
          <w:rFonts w:ascii="Helvetica" w:hAnsi="Helvetica" w:cs="Helvetica"/>
          <w:color w:val="333333"/>
          <w:sz w:val="21"/>
          <w:szCs w:val="21"/>
        </w:rPr>
        <w:t> </w:t>
      </w:r>
      <w:hyperlink r:id="rId316" w:anchor="$errorView-detail" w:history="1">
        <w:r>
          <w:rPr>
            <w:rStyle w:val="a4"/>
            <w:rFonts w:ascii="Helvetica" w:hAnsi="Helvetica" w:cs="Helvetica"/>
            <w:color w:val="337AB7"/>
            <w:sz w:val="21"/>
            <w:szCs w:val="21"/>
            <w:u w:val="none"/>
          </w:rPr>
          <w:t>errorView</w:t>
        </w:r>
      </w:hyperlink>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hyperlink r:id="rId317" w:anchor="$exceptionView-detail" w:history="1">
        <w:r>
          <w:rPr>
            <w:rStyle w:val="a4"/>
            <w:rFonts w:ascii="Helvetica" w:hAnsi="Helvetica" w:cs="Helvetica"/>
            <w:color w:val="337AB7"/>
            <w:sz w:val="21"/>
            <w:szCs w:val="21"/>
            <w:u w:val="none"/>
          </w:rPr>
          <w:t>exceptionView</w:t>
        </w:r>
      </w:hyperlink>
      <w:r>
        <w:rPr>
          <w:rFonts w:ascii="Helvetica" w:hAnsi="Helvetica" w:cs="Helvetica"/>
          <w:color w:val="333333"/>
          <w:sz w:val="21"/>
          <w:szCs w:val="21"/>
        </w:rPr>
        <w:t> </w:t>
      </w:r>
      <w:r>
        <w:rPr>
          <w:rFonts w:ascii="Helvetica" w:hAnsi="Helvetica" w:cs="Helvetica"/>
          <w:color w:val="333333"/>
          <w:sz w:val="21"/>
          <w:szCs w:val="21"/>
        </w:rPr>
        <w:t>属性</w:t>
      </w:r>
      <w:r>
        <w:rPr>
          <w:rFonts w:ascii="Helvetica" w:hAnsi="Helvetica" w:cs="Helvetica"/>
          <w:color w:val="333333"/>
          <w:sz w:val="21"/>
          <w:szCs w:val="21"/>
        </w:rPr>
        <w:t xml:space="preserve"> </w:t>
      </w:r>
      <w:r>
        <w:rPr>
          <w:rFonts w:ascii="Helvetica" w:hAnsi="Helvetica" w:cs="Helvetica"/>
          <w:color w:val="333333"/>
          <w:sz w:val="21"/>
          <w:szCs w:val="21"/>
        </w:rPr>
        <w:t>使用自定义的错误显示视图。</w:t>
      </w:r>
    </w:p>
    <w:p w:rsidR="006B16DD" w:rsidRDefault="006B16DD" w:rsidP="006B16DD">
      <w:pPr>
        <w:pStyle w:val="5"/>
        <w:shd w:val="clear" w:color="auto" w:fill="FFFFFF"/>
        <w:spacing w:before="300" w:after="150"/>
        <w:rPr>
          <w:rFonts w:ascii="Helvetica" w:hAnsi="Helvetica" w:cs="Helvetica"/>
          <w:b w:val="0"/>
          <w:bCs w:val="0"/>
          <w:color w:val="333333"/>
          <w:sz w:val="30"/>
          <w:szCs w:val="30"/>
        </w:rPr>
      </w:pPr>
      <w:r>
        <w:rPr>
          <w:rFonts w:ascii="Helvetica" w:hAnsi="Helvetica" w:cs="Helvetica"/>
          <w:b w:val="0"/>
          <w:bCs w:val="0"/>
          <w:color w:val="333333"/>
          <w:sz w:val="30"/>
          <w:szCs w:val="30"/>
        </w:rPr>
        <w:t>使用错误动作</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使用指定的错误</w:t>
      </w:r>
      <w:hyperlink r:id="rId318" w:history="1">
        <w:r>
          <w:rPr>
            <w:rStyle w:val="a4"/>
            <w:rFonts w:ascii="Helvetica" w:hAnsi="Helvetica" w:cs="Helvetica"/>
            <w:color w:val="337AB7"/>
            <w:sz w:val="21"/>
            <w:szCs w:val="21"/>
            <w:u w:val="none"/>
          </w:rPr>
          <w:t>操作</w:t>
        </w:r>
      </w:hyperlink>
      <w:r>
        <w:rPr>
          <w:rFonts w:ascii="Helvetica" w:hAnsi="Helvetica" w:cs="Helvetica"/>
          <w:color w:val="333333"/>
          <w:sz w:val="21"/>
          <w:szCs w:val="21"/>
        </w:rPr>
        <w:t> </w:t>
      </w:r>
      <w:r>
        <w:rPr>
          <w:rFonts w:ascii="Helvetica" w:hAnsi="Helvetica" w:cs="Helvetica"/>
          <w:color w:val="333333"/>
          <w:sz w:val="21"/>
          <w:szCs w:val="21"/>
        </w:rPr>
        <w:t>来自定义错误显示更方便，</w:t>
      </w:r>
      <w:r>
        <w:rPr>
          <w:rFonts w:ascii="Helvetica" w:hAnsi="Helvetica" w:cs="Helvetica"/>
          <w:color w:val="333333"/>
          <w:sz w:val="21"/>
          <w:szCs w:val="21"/>
        </w:rPr>
        <w:t xml:space="preserve"> </w:t>
      </w:r>
      <w:r>
        <w:rPr>
          <w:rFonts w:ascii="Helvetica" w:hAnsi="Helvetica" w:cs="Helvetica"/>
          <w:color w:val="333333"/>
          <w:sz w:val="21"/>
          <w:szCs w:val="21"/>
        </w:rPr>
        <w:t>为此，首先配置</w:t>
      </w:r>
      <w:r>
        <w:rPr>
          <w:rStyle w:val="HTML"/>
          <w:rFonts w:ascii="Consolas" w:hAnsi="Consolas" w:cs="Consolas"/>
          <w:color w:val="C7254E"/>
          <w:sz w:val="19"/>
          <w:szCs w:val="19"/>
          <w:shd w:val="clear" w:color="auto" w:fill="F9F2F4"/>
        </w:rPr>
        <w:t>errorHandler</w:t>
      </w:r>
      <w:r>
        <w:rPr>
          <w:rFonts w:ascii="Helvetica" w:hAnsi="Helvetica" w:cs="Helvetica"/>
          <w:color w:val="333333"/>
          <w:sz w:val="21"/>
          <w:szCs w:val="21"/>
        </w:rPr>
        <w:t>组件的</w:t>
      </w:r>
      <w:r>
        <w:rPr>
          <w:rFonts w:ascii="Helvetica" w:hAnsi="Helvetica" w:cs="Helvetica"/>
          <w:color w:val="333333"/>
          <w:sz w:val="21"/>
          <w:szCs w:val="21"/>
        </w:rPr>
        <w:t> </w:t>
      </w:r>
      <w:hyperlink r:id="rId319" w:anchor="$errorAction-detail" w:history="1">
        <w:r>
          <w:rPr>
            <w:rStyle w:val="a4"/>
            <w:rFonts w:ascii="Helvetica" w:hAnsi="Helvetica" w:cs="Helvetica"/>
            <w:color w:val="337AB7"/>
            <w:sz w:val="21"/>
            <w:szCs w:val="21"/>
            <w:u w:val="none"/>
          </w:rPr>
          <w:t>errorAction</w:t>
        </w:r>
      </w:hyperlink>
      <w:r>
        <w:rPr>
          <w:rFonts w:ascii="Helvetica" w:hAnsi="Helvetica" w:cs="Helvetica"/>
          <w:color w:val="333333"/>
          <w:sz w:val="21"/>
          <w:szCs w:val="21"/>
        </w:rPr>
        <w:t> </w:t>
      </w:r>
      <w:r>
        <w:rPr>
          <w:rFonts w:ascii="Helvetica" w:hAnsi="Helvetica" w:cs="Helvetica"/>
          <w:color w:val="333333"/>
          <w:sz w:val="21"/>
          <w:szCs w:val="21"/>
        </w:rPr>
        <w:t>属性，</w:t>
      </w:r>
      <w:r>
        <w:rPr>
          <w:rFonts w:ascii="Helvetica" w:hAnsi="Helvetica" w:cs="Helvetica"/>
          <w:color w:val="333333"/>
          <w:sz w:val="21"/>
          <w:szCs w:val="21"/>
        </w:rPr>
        <w:t xml:space="preserve"> </w:t>
      </w:r>
      <w:r>
        <w:rPr>
          <w:rFonts w:ascii="Helvetica" w:hAnsi="Helvetica" w:cs="Helvetica"/>
          <w:color w:val="333333"/>
          <w:sz w:val="21"/>
          <w:szCs w:val="21"/>
        </w:rPr>
        <w:t>类似如下：</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'errorHandler'</w:t>
      </w:r>
      <w:r>
        <w:rPr>
          <w:rStyle w:val="HTML"/>
          <w:rFonts w:ascii="Consolas" w:hAnsi="Consolas" w:cs="Consolas"/>
          <w:color w:val="444444"/>
          <w:shd w:val="clear" w:color="auto" w:fill="F0F0F0"/>
        </w:rPr>
        <w:t xml:space="preserve"> =&gt;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'errorAction'</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'site/error'</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B16DD" w:rsidRDefault="00602F22" w:rsidP="006B16DD">
      <w:pPr>
        <w:pStyle w:val="a9"/>
        <w:shd w:val="clear" w:color="auto" w:fill="FFFFFF"/>
        <w:spacing w:before="0" w:beforeAutospacing="0" w:after="150" w:afterAutospacing="0"/>
        <w:rPr>
          <w:rFonts w:ascii="Helvetica" w:hAnsi="Helvetica" w:cs="Helvetica"/>
          <w:color w:val="333333"/>
          <w:sz w:val="21"/>
          <w:szCs w:val="21"/>
        </w:rPr>
      </w:pPr>
      <w:hyperlink r:id="rId320" w:anchor="$errorAction-detail" w:history="1">
        <w:r w:rsidR="006B16DD">
          <w:rPr>
            <w:rStyle w:val="a4"/>
            <w:rFonts w:ascii="Helvetica" w:hAnsi="Helvetica" w:cs="Helvetica"/>
            <w:color w:val="337AB7"/>
            <w:sz w:val="21"/>
            <w:szCs w:val="21"/>
            <w:u w:val="none"/>
          </w:rPr>
          <w:t>errorAction</w:t>
        </w:r>
      </w:hyperlink>
      <w:r w:rsidR="006B16DD">
        <w:rPr>
          <w:rFonts w:ascii="Helvetica" w:hAnsi="Helvetica" w:cs="Helvetica"/>
          <w:color w:val="333333"/>
          <w:sz w:val="21"/>
          <w:szCs w:val="21"/>
        </w:rPr>
        <w:t> </w:t>
      </w:r>
      <w:r w:rsidR="006B16DD">
        <w:rPr>
          <w:rFonts w:ascii="Helvetica" w:hAnsi="Helvetica" w:cs="Helvetica"/>
          <w:color w:val="333333"/>
          <w:sz w:val="21"/>
          <w:szCs w:val="21"/>
        </w:rPr>
        <w:t>属性使用</w:t>
      </w:r>
      <w:r w:rsidR="006B16DD">
        <w:rPr>
          <w:rFonts w:ascii="Helvetica" w:hAnsi="Helvetica" w:cs="Helvetica"/>
          <w:color w:val="333333"/>
          <w:sz w:val="21"/>
          <w:szCs w:val="21"/>
        </w:rPr>
        <w:t> </w:t>
      </w:r>
      <w:hyperlink r:id="rId321" w:anchor="routes" w:history="1">
        <w:r w:rsidR="006B16DD">
          <w:rPr>
            <w:rStyle w:val="a4"/>
            <w:rFonts w:ascii="Helvetica" w:hAnsi="Helvetica" w:cs="Helvetica"/>
            <w:color w:val="337AB7"/>
            <w:sz w:val="21"/>
            <w:szCs w:val="21"/>
            <w:u w:val="none"/>
          </w:rPr>
          <w:t>路由</w:t>
        </w:r>
      </w:hyperlink>
      <w:r w:rsidR="006B16DD">
        <w:rPr>
          <w:rFonts w:ascii="Helvetica" w:hAnsi="Helvetica" w:cs="Helvetica"/>
          <w:color w:val="333333"/>
          <w:sz w:val="21"/>
          <w:szCs w:val="21"/>
        </w:rPr>
        <w:t>到一个操作，</w:t>
      </w:r>
      <w:r w:rsidR="006B16DD">
        <w:rPr>
          <w:rFonts w:ascii="Helvetica" w:hAnsi="Helvetica" w:cs="Helvetica"/>
          <w:color w:val="333333"/>
          <w:sz w:val="21"/>
          <w:szCs w:val="21"/>
        </w:rPr>
        <w:t xml:space="preserve"> </w:t>
      </w:r>
      <w:r w:rsidR="006B16DD">
        <w:rPr>
          <w:rFonts w:ascii="Helvetica" w:hAnsi="Helvetica" w:cs="Helvetica"/>
          <w:color w:val="333333"/>
          <w:sz w:val="21"/>
          <w:szCs w:val="21"/>
        </w:rPr>
        <w:t>上述配置表示不用显示函数调用栈信息的错误会通过执行</w:t>
      </w:r>
      <w:r w:rsidR="006B16DD">
        <w:rPr>
          <w:rStyle w:val="HTML"/>
          <w:rFonts w:ascii="Consolas" w:hAnsi="Consolas" w:cs="Consolas"/>
          <w:color w:val="C7254E"/>
          <w:sz w:val="19"/>
          <w:szCs w:val="19"/>
          <w:shd w:val="clear" w:color="auto" w:fill="F9F2F4"/>
        </w:rPr>
        <w:t>site/error</w:t>
      </w:r>
      <w:r w:rsidR="006B16DD">
        <w:rPr>
          <w:rFonts w:ascii="Helvetica" w:hAnsi="Helvetica" w:cs="Helvetica"/>
          <w:color w:val="333333"/>
          <w:sz w:val="21"/>
          <w:szCs w:val="21"/>
        </w:rPr>
        <w:t>操作来显示。</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可以创建</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site/error</w:t>
      </w:r>
      <w:r>
        <w:rPr>
          <w:rFonts w:ascii="Helvetica" w:hAnsi="Helvetica" w:cs="Helvetica"/>
          <w:color w:val="333333"/>
          <w:sz w:val="21"/>
          <w:szCs w:val="21"/>
        </w:rPr>
        <w:t> </w:t>
      </w:r>
      <w:r>
        <w:rPr>
          <w:rFonts w:ascii="Helvetica" w:hAnsi="Helvetica" w:cs="Helvetica"/>
          <w:color w:val="333333"/>
          <w:sz w:val="21"/>
          <w:szCs w:val="21"/>
        </w:rPr>
        <w:t>动作如下所示：</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namespace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app</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controllers</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use</w:t>
      </w:r>
      <w:r>
        <w:rPr>
          <w:rStyle w:val="HTML"/>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yii</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web</w:t>
      </w:r>
      <w:r>
        <w:rPr>
          <w:rStyle w:val="HTML"/>
          <w:rFonts w:ascii="Consolas" w:hAnsi="Consolas" w:cs="Consolas"/>
          <w:color w:val="444444"/>
          <w:shd w:val="clear" w:color="auto" w:fill="F0F0F0"/>
        </w:rPr>
        <w:t>\</w:t>
      </w:r>
      <w:r>
        <w:rPr>
          <w:rStyle w:val="hljs-title"/>
          <w:rFonts w:ascii="Consolas" w:hAnsi="Consolas" w:cs="Consolas"/>
          <w:b/>
          <w:bCs/>
          <w:color w:val="880000"/>
          <w:shd w:val="clear" w:color="auto" w:fill="F0F0F0"/>
        </w:rPr>
        <w:t>Controller</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class"/>
          <w:rFonts w:ascii="Consolas" w:hAnsi="Consolas" w:cs="Consolas"/>
          <w:color w:val="444444"/>
          <w:shd w:val="clear" w:color="auto" w:fill="F0F0F0"/>
        </w:rPr>
      </w:pPr>
      <w:r>
        <w:rPr>
          <w:rStyle w:val="hljs-keyword"/>
          <w:rFonts w:ascii="Consolas" w:hAnsi="Consolas" w:cs="Consolas"/>
          <w:b/>
          <w:bCs/>
          <w:color w:val="444444"/>
          <w:shd w:val="clear" w:color="auto" w:fill="F0F0F0"/>
        </w:rPr>
        <w:t>class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SiteController</w:t>
      </w:r>
      <w:r>
        <w:rPr>
          <w:rStyle w:val="hljs-class"/>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extends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Controller</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actions</w:t>
      </w:r>
      <w:r>
        <w:rPr>
          <w:rStyle w:val="hljs-params"/>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'error'</w:t>
      </w:r>
      <w:r>
        <w:rPr>
          <w:rStyle w:val="HTML"/>
          <w:rFonts w:ascii="Consolas" w:hAnsi="Consolas" w:cs="Consolas"/>
          <w:color w:val="444444"/>
          <w:shd w:val="clear" w:color="auto" w:fill="F0F0F0"/>
        </w:rPr>
        <w:t xml:space="preserve"> =&gt;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'yii\web\ErrorAction'</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上述代码定义</w:t>
      </w:r>
      <w:r>
        <w:rPr>
          <w:rStyle w:val="HTML"/>
          <w:rFonts w:ascii="Consolas" w:hAnsi="Consolas" w:cs="Consolas"/>
          <w:color w:val="C7254E"/>
          <w:sz w:val="19"/>
          <w:szCs w:val="19"/>
          <w:shd w:val="clear" w:color="auto" w:fill="F9F2F4"/>
        </w:rPr>
        <w:t>error</w:t>
      </w:r>
      <w:r>
        <w:rPr>
          <w:rFonts w:ascii="Helvetica" w:hAnsi="Helvetica" w:cs="Helvetica"/>
          <w:color w:val="333333"/>
          <w:sz w:val="21"/>
          <w:szCs w:val="21"/>
        </w:rPr>
        <w:t> </w:t>
      </w:r>
      <w:r>
        <w:rPr>
          <w:rFonts w:ascii="Helvetica" w:hAnsi="Helvetica" w:cs="Helvetica"/>
          <w:color w:val="333333"/>
          <w:sz w:val="21"/>
          <w:szCs w:val="21"/>
        </w:rPr>
        <w:t>操作使用</w:t>
      </w:r>
      <w:hyperlink r:id="rId322" w:history="1">
        <w:r>
          <w:rPr>
            <w:rStyle w:val="a4"/>
            <w:rFonts w:ascii="Helvetica" w:hAnsi="Helvetica" w:cs="Helvetica"/>
            <w:color w:val="337AB7"/>
            <w:sz w:val="21"/>
            <w:szCs w:val="21"/>
            <w:u w:val="none"/>
          </w:rPr>
          <w:t>yii\web\ErrorAction</w:t>
        </w:r>
      </w:hyperlink>
      <w:r>
        <w:rPr>
          <w:rFonts w:ascii="Helvetica" w:hAnsi="Helvetica" w:cs="Helvetica"/>
          <w:color w:val="333333"/>
          <w:sz w:val="21"/>
          <w:szCs w:val="21"/>
        </w:rPr>
        <w:t> </w:t>
      </w:r>
      <w:r>
        <w:rPr>
          <w:rFonts w:ascii="Helvetica" w:hAnsi="Helvetica" w:cs="Helvetica"/>
          <w:color w:val="333333"/>
          <w:sz w:val="21"/>
          <w:szCs w:val="21"/>
        </w:rPr>
        <w:t>类，</w:t>
      </w:r>
      <w:r>
        <w:rPr>
          <w:rFonts w:ascii="Helvetica" w:hAnsi="Helvetica" w:cs="Helvetica"/>
          <w:color w:val="333333"/>
          <w:sz w:val="21"/>
          <w:szCs w:val="21"/>
        </w:rPr>
        <w:t xml:space="preserve"> </w:t>
      </w:r>
      <w:r>
        <w:rPr>
          <w:rFonts w:ascii="Helvetica" w:hAnsi="Helvetica" w:cs="Helvetica"/>
          <w:color w:val="333333"/>
          <w:sz w:val="21"/>
          <w:szCs w:val="21"/>
        </w:rPr>
        <w:t>该类渲染名为</w:t>
      </w:r>
      <w:r>
        <w:rPr>
          <w:rStyle w:val="HTML"/>
          <w:rFonts w:ascii="Consolas" w:hAnsi="Consolas" w:cs="Consolas"/>
          <w:color w:val="C7254E"/>
          <w:sz w:val="19"/>
          <w:szCs w:val="19"/>
          <w:shd w:val="clear" w:color="auto" w:fill="F9F2F4"/>
        </w:rPr>
        <w:t>error</w:t>
      </w:r>
      <w:r>
        <w:rPr>
          <w:rFonts w:ascii="Helvetica" w:hAnsi="Helvetica" w:cs="Helvetica"/>
          <w:color w:val="333333"/>
          <w:sz w:val="21"/>
          <w:szCs w:val="21"/>
        </w:rPr>
        <w:t>视图来显示错误。</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除了使用</w:t>
      </w:r>
      <w:hyperlink r:id="rId323" w:history="1">
        <w:r>
          <w:rPr>
            <w:rStyle w:val="a4"/>
            <w:rFonts w:ascii="Helvetica" w:hAnsi="Helvetica" w:cs="Helvetica"/>
            <w:color w:val="337AB7"/>
            <w:sz w:val="21"/>
            <w:szCs w:val="21"/>
            <w:u w:val="none"/>
          </w:rPr>
          <w:t>yii\web\ErrorAction</w:t>
        </w:r>
      </w:hyperlink>
      <w:r>
        <w:rPr>
          <w:rFonts w:ascii="Helvetica" w:hAnsi="Helvetica" w:cs="Helvetica"/>
          <w:color w:val="333333"/>
          <w:sz w:val="21"/>
          <w:szCs w:val="21"/>
        </w:rPr>
        <w:t xml:space="preserve">, </w:t>
      </w:r>
      <w:r>
        <w:rPr>
          <w:rFonts w:ascii="Helvetica" w:hAnsi="Helvetica" w:cs="Helvetica"/>
          <w:color w:val="333333"/>
          <w:sz w:val="21"/>
          <w:szCs w:val="21"/>
        </w:rPr>
        <w:t>可定义</w:t>
      </w:r>
      <w:r>
        <w:rPr>
          <w:rStyle w:val="HTML"/>
          <w:rFonts w:ascii="Consolas" w:hAnsi="Consolas" w:cs="Consolas"/>
          <w:color w:val="C7254E"/>
          <w:sz w:val="19"/>
          <w:szCs w:val="19"/>
          <w:shd w:val="clear" w:color="auto" w:fill="F9F2F4"/>
        </w:rPr>
        <w:t>error</w:t>
      </w:r>
      <w:r>
        <w:rPr>
          <w:rFonts w:ascii="Helvetica" w:hAnsi="Helvetica" w:cs="Helvetica"/>
          <w:color w:val="333333"/>
          <w:sz w:val="21"/>
          <w:szCs w:val="21"/>
        </w:rPr>
        <w:t> </w:t>
      </w:r>
      <w:r>
        <w:rPr>
          <w:rFonts w:ascii="Helvetica" w:hAnsi="Helvetica" w:cs="Helvetica"/>
          <w:color w:val="333333"/>
          <w:sz w:val="21"/>
          <w:szCs w:val="21"/>
        </w:rPr>
        <w:t>动作使用类似如下的操作方法：</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function"/>
          <w:rFonts w:ascii="Consolas" w:hAnsi="Consolas" w:cs="Consolas"/>
          <w:color w:val="444444"/>
          <w:shd w:val="clear" w:color="auto" w:fill="F0F0F0"/>
        </w:rPr>
      </w:pP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actionError</w:t>
      </w:r>
      <w:r>
        <w:rPr>
          <w:rStyle w:val="hljs-params"/>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$exception</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-&gt;errorHandler-&gt;exception;</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$exception</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null</w:t>
      </w:r>
      <w:r>
        <w:rPr>
          <w:rStyle w:val="HTML"/>
          <w:rFonts w:ascii="Consolas" w:hAnsi="Consolas" w:cs="Consolas"/>
          <w:color w:val="444444"/>
          <w:shd w:val="clear" w:color="auto" w:fill="F0F0F0"/>
        </w:rPr>
        <w:t>)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$this</w:t>
      </w:r>
      <w:r>
        <w:rPr>
          <w:rStyle w:val="HTML"/>
          <w:rFonts w:ascii="Consolas" w:hAnsi="Consolas" w:cs="Consolas"/>
          <w:color w:val="444444"/>
          <w:shd w:val="clear" w:color="auto" w:fill="F0F0F0"/>
        </w:rPr>
        <w:t>-&gt;render(</w:t>
      </w:r>
      <w:r>
        <w:rPr>
          <w:rStyle w:val="hljs-string"/>
          <w:rFonts w:ascii="Consolas" w:hAnsi="Consolas" w:cs="Consolas"/>
          <w:color w:val="880000"/>
          <w:shd w:val="clear" w:color="auto" w:fill="F0F0F0"/>
        </w:rPr>
        <w:t>'error'</w:t>
      </w:r>
      <w:r>
        <w:rPr>
          <w:rStyle w:val="HTML"/>
          <w:rFonts w:ascii="Consolas" w:hAnsi="Consolas" w:cs="Consolas"/>
          <w:color w:val="444444"/>
          <w:shd w:val="clear" w:color="auto" w:fill="F0F0F0"/>
        </w:rPr>
        <w:t>, [</w:t>
      </w:r>
      <w:r>
        <w:rPr>
          <w:rStyle w:val="hljs-string"/>
          <w:rFonts w:ascii="Consolas" w:hAnsi="Consolas" w:cs="Consolas"/>
          <w:color w:val="880000"/>
          <w:shd w:val="clear" w:color="auto" w:fill="F0F0F0"/>
        </w:rPr>
        <w:t>'exception'</w:t>
      </w:r>
      <w:r>
        <w:rPr>
          <w:rStyle w:val="HTML"/>
          <w:rFonts w:ascii="Consolas" w:hAnsi="Consolas" w:cs="Consolas"/>
          <w:color w:val="444444"/>
          <w:shd w:val="clear" w:color="auto" w:fill="F0F0F0"/>
        </w:rPr>
        <w:t xml:space="preserve"> =&gt; </w:t>
      </w:r>
      <w:r>
        <w:rPr>
          <w:rStyle w:val="hljs-variable"/>
          <w:rFonts w:ascii="Consolas" w:hAnsi="Consolas" w:cs="Consolas"/>
          <w:color w:val="BC6060"/>
          <w:shd w:val="clear" w:color="auto" w:fill="F0F0F0"/>
        </w:rPr>
        <w:t>$exception</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现在应创建一个视图文件为</w:t>
      </w:r>
      <w:r>
        <w:rPr>
          <w:rStyle w:val="HTML"/>
          <w:rFonts w:ascii="Consolas" w:hAnsi="Consolas" w:cs="Consolas"/>
          <w:color w:val="C7254E"/>
          <w:sz w:val="19"/>
          <w:szCs w:val="19"/>
          <w:shd w:val="clear" w:color="auto" w:fill="F9F2F4"/>
        </w:rPr>
        <w:t>views/site/error.php</w:t>
      </w:r>
      <w:r>
        <w:rPr>
          <w:rFonts w:ascii="Helvetica" w:hAnsi="Helvetica" w:cs="Helvetica"/>
          <w:color w:val="333333"/>
          <w:sz w:val="21"/>
          <w:szCs w:val="21"/>
        </w:rPr>
        <w:t>，在该视图文件中，如果错误动作定义为</w:t>
      </w:r>
      <w:hyperlink r:id="rId324" w:history="1">
        <w:r>
          <w:rPr>
            <w:rStyle w:val="a4"/>
            <w:rFonts w:ascii="Helvetica" w:hAnsi="Helvetica" w:cs="Helvetica"/>
            <w:color w:val="337AB7"/>
            <w:sz w:val="21"/>
            <w:szCs w:val="21"/>
            <w:u w:val="none"/>
          </w:rPr>
          <w:t>yii\web\ErrorAction</w:t>
        </w:r>
      </w:hyperlink>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可以访问该动作中定义的如下变量：</w:t>
      </w:r>
    </w:p>
    <w:p w:rsidR="006B16DD" w:rsidRDefault="006B16DD" w:rsidP="006B16DD">
      <w:pPr>
        <w:widowControl/>
        <w:numPr>
          <w:ilvl w:val="0"/>
          <w:numId w:val="32"/>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name</w:t>
      </w:r>
      <w:r>
        <w:rPr>
          <w:rFonts w:ascii="Helvetica" w:hAnsi="Helvetica" w:cs="Helvetica"/>
          <w:color w:val="333333"/>
          <w:szCs w:val="21"/>
        </w:rPr>
        <w:t xml:space="preserve">: </w:t>
      </w:r>
      <w:r>
        <w:rPr>
          <w:rFonts w:ascii="Helvetica" w:hAnsi="Helvetica" w:cs="Helvetica"/>
          <w:color w:val="333333"/>
          <w:szCs w:val="21"/>
        </w:rPr>
        <w:t>错误名称</w:t>
      </w:r>
    </w:p>
    <w:p w:rsidR="006B16DD" w:rsidRDefault="006B16DD" w:rsidP="006B16DD">
      <w:pPr>
        <w:widowControl/>
        <w:numPr>
          <w:ilvl w:val="0"/>
          <w:numId w:val="32"/>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message</w:t>
      </w:r>
      <w:r>
        <w:rPr>
          <w:rFonts w:ascii="Helvetica" w:hAnsi="Helvetica" w:cs="Helvetica"/>
          <w:color w:val="333333"/>
          <w:szCs w:val="21"/>
        </w:rPr>
        <w:t xml:space="preserve">: </w:t>
      </w:r>
      <w:r>
        <w:rPr>
          <w:rFonts w:ascii="Helvetica" w:hAnsi="Helvetica" w:cs="Helvetica"/>
          <w:color w:val="333333"/>
          <w:szCs w:val="21"/>
        </w:rPr>
        <w:t>错误信息</w:t>
      </w:r>
    </w:p>
    <w:p w:rsidR="006B16DD" w:rsidRDefault="006B16DD" w:rsidP="006B16DD">
      <w:pPr>
        <w:widowControl/>
        <w:numPr>
          <w:ilvl w:val="0"/>
          <w:numId w:val="32"/>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exception</w:t>
      </w:r>
      <w:r>
        <w:rPr>
          <w:rFonts w:ascii="Helvetica" w:hAnsi="Helvetica" w:cs="Helvetica"/>
          <w:color w:val="333333"/>
          <w:szCs w:val="21"/>
        </w:rPr>
        <w:t xml:space="preserve">: </w:t>
      </w:r>
      <w:r>
        <w:rPr>
          <w:rFonts w:ascii="Helvetica" w:hAnsi="Helvetica" w:cs="Helvetica"/>
          <w:color w:val="333333"/>
          <w:szCs w:val="21"/>
        </w:rPr>
        <w:t>更多详细信息的异常对象，如</w:t>
      </w:r>
      <w:r>
        <w:rPr>
          <w:rFonts w:ascii="Helvetica" w:hAnsi="Helvetica" w:cs="Helvetica"/>
          <w:color w:val="333333"/>
          <w:szCs w:val="21"/>
        </w:rPr>
        <w:t xml:space="preserve">HTTP </w:t>
      </w:r>
      <w:r>
        <w:rPr>
          <w:rFonts w:ascii="Helvetica" w:hAnsi="Helvetica" w:cs="Helvetica"/>
          <w:color w:val="333333"/>
          <w:szCs w:val="21"/>
        </w:rPr>
        <w:t>状态码，</w:t>
      </w:r>
      <w:r>
        <w:rPr>
          <w:rFonts w:ascii="Helvetica" w:hAnsi="Helvetica" w:cs="Helvetica"/>
          <w:color w:val="333333"/>
          <w:szCs w:val="21"/>
        </w:rPr>
        <w:t xml:space="preserve"> </w:t>
      </w:r>
      <w:r>
        <w:rPr>
          <w:rFonts w:ascii="Helvetica" w:hAnsi="Helvetica" w:cs="Helvetica"/>
          <w:color w:val="333333"/>
          <w:szCs w:val="21"/>
        </w:rPr>
        <w:t>错误码，错误调用栈等。</w:t>
      </w:r>
    </w:p>
    <w:p w:rsidR="006B16DD" w:rsidRDefault="006B16DD" w:rsidP="006B16DD">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sz w:val="21"/>
          <w:szCs w:val="21"/>
        </w:rPr>
        <w:t>注意：</w:t>
      </w:r>
      <w:r>
        <w:rPr>
          <w:rFonts w:ascii="Helvetica" w:hAnsi="Helvetica" w:cs="Helvetica"/>
          <w:color w:val="8A6D3B"/>
          <w:sz w:val="21"/>
          <w:szCs w:val="21"/>
        </w:rPr>
        <w:t>如果你使用</w:t>
      </w:r>
      <w:r>
        <w:rPr>
          <w:rFonts w:ascii="Helvetica" w:hAnsi="Helvetica" w:cs="Helvetica"/>
          <w:color w:val="8A6D3B"/>
          <w:sz w:val="21"/>
          <w:szCs w:val="21"/>
        </w:rPr>
        <w:t> </w:t>
      </w:r>
      <w:hyperlink r:id="rId325" w:history="1">
        <w:r>
          <w:rPr>
            <w:rStyle w:val="a4"/>
            <w:rFonts w:ascii="Helvetica" w:hAnsi="Helvetica" w:cs="Helvetica"/>
            <w:color w:val="337AB7"/>
            <w:sz w:val="21"/>
            <w:szCs w:val="21"/>
            <w:u w:val="none"/>
          </w:rPr>
          <w:t>基础应用模板</w:t>
        </w:r>
      </w:hyperlink>
      <w:r>
        <w:rPr>
          <w:rFonts w:ascii="Helvetica" w:hAnsi="Helvetica" w:cs="Helvetica"/>
          <w:color w:val="8A6D3B"/>
          <w:sz w:val="21"/>
          <w:szCs w:val="21"/>
        </w:rPr>
        <w:t> </w:t>
      </w:r>
      <w:r>
        <w:rPr>
          <w:rFonts w:ascii="Helvetica" w:hAnsi="Helvetica" w:cs="Helvetica"/>
          <w:color w:val="8A6D3B"/>
          <w:sz w:val="21"/>
          <w:szCs w:val="21"/>
        </w:rPr>
        <w:t>或</w:t>
      </w:r>
      <w:r>
        <w:rPr>
          <w:rFonts w:ascii="Helvetica" w:hAnsi="Helvetica" w:cs="Helvetica"/>
          <w:color w:val="8A6D3B"/>
          <w:sz w:val="21"/>
          <w:szCs w:val="21"/>
        </w:rPr>
        <w:t> </w:t>
      </w:r>
      <w:hyperlink r:id="rId326" w:history="1">
        <w:r>
          <w:rPr>
            <w:rStyle w:val="a4"/>
            <w:rFonts w:ascii="Helvetica" w:hAnsi="Helvetica" w:cs="Helvetica"/>
            <w:color w:val="337AB7"/>
            <w:sz w:val="21"/>
            <w:szCs w:val="21"/>
            <w:u w:val="none"/>
          </w:rPr>
          <w:t>高级应用模板</w:t>
        </w:r>
      </w:hyperlink>
      <w:r>
        <w:rPr>
          <w:rFonts w:ascii="Helvetica" w:hAnsi="Helvetica" w:cs="Helvetica"/>
          <w:color w:val="8A6D3B"/>
          <w:sz w:val="21"/>
          <w:szCs w:val="21"/>
        </w:rPr>
        <w:t xml:space="preserve">, </w:t>
      </w:r>
      <w:r>
        <w:rPr>
          <w:rFonts w:ascii="Helvetica" w:hAnsi="Helvetica" w:cs="Helvetica"/>
          <w:color w:val="8A6D3B"/>
          <w:sz w:val="21"/>
          <w:szCs w:val="21"/>
        </w:rPr>
        <w:t>错误动作和错误视图已经定义好了。</w:t>
      </w:r>
    </w:p>
    <w:p w:rsidR="006B16DD" w:rsidRDefault="006B16DD" w:rsidP="006B16DD">
      <w:pPr>
        <w:pStyle w:val="a9"/>
        <w:shd w:val="clear" w:color="auto" w:fill="FCF8E3"/>
        <w:spacing w:before="0" w:beforeAutospacing="0" w:after="150" w:afterAutospacing="0"/>
        <w:rPr>
          <w:rFonts w:ascii="Helvetica" w:hAnsi="Helvetica" w:cs="Helvetica"/>
          <w:color w:val="8A6D3B"/>
          <w:sz w:val="21"/>
          <w:szCs w:val="21"/>
        </w:rPr>
      </w:pPr>
      <w:r>
        <w:rPr>
          <w:rStyle w:val="ae"/>
          <w:rFonts w:ascii="Helvetica" w:hAnsi="Helvetica" w:cs="Helvetica"/>
          <w:color w:val="8A6D3B"/>
          <w:sz w:val="21"/>
          <w:szCs w:val="21"/>
        </w:rPr>
        <w:t>注意：</w:t>
      </w:r>
      <w:r>
        <w:rPr>
          <w:rFonts w:ascii="Helvetica" w:hAnsi="Helvetica" w:cs="Helvetica"/>
          <w:color w:val="8A6D3B"/>
          <w:sz w:val="21"/>
          <w:szCs w:val="21"/>
        </w:rPr>
        <w:t>如果您需要在错误处理程序中重定向，请执行以下操作：</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-&gt;getResponse()-&gt;redirect(</w:t>
      </w:r>
      <w:r>
        <w:rPr>
          <w:rStyle w:val="hljs-variable"/>
          <w:rFonts w:ascii="Consolas" w:hAnsi="Consolas" w:cs="Consolas"/>
          <w:color w:val="BC6060"/>
          <w:shd w:val="clear" w:color="auto" w:fill="F0F0F0"/>
        </w:rPr>
        <w:t>$url</w:t>
      </w:r>
      <w:r>
        <w:rPr>
          <w:rStyle w:val="HTML"/>
          <w:rFonts w:ascii="Consolas" w:hAnsi="Consolas" w:cs="Consolas"/>
          <w:color w:val="444444"/>
          <w:shd w:val="clear" w:color="auto" w:fill="F0F0F0"/>
        </w:rPr>
        <w:t>)-&gt;send();</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w:t>
      </w:r>
    </w:p>
    <w:p w:rsidR="006B16DD" w:rsidRDefault="006B16DD" w:rsidP="006B16DD">
      <w:pPr>
        <w:pStyle w:val="5"/>
        <w:shd w:val="clear" w:color="auto" w:fill="FFFFFF"/>
        <w:spacing w:before="300" w:after="150"/>
        <w:rPr>
          <w:rFonts w:ascii="Helvetica" w:hAnsi="Helvetica" w:cs="Helvetica"/>
          <w:b w:val="0"/>
          <w:bCs w:val="0"/>
          <w:color w:val="333333"/>
          <w:sz w:val="30"/>
          <w:szCs w:val="30"/>
        </w:rPr>
      </w:pPr>
      <w:r>
        <w:rPr>
          <w:rFonts w:ascii="Helvetica" w:hAnsi="Helvetica" w:cs="Helvetica"/>
          <w:b w:val="0"/>
          <w:bCs w:val="0"/>
          <w:color w:val="333333"/>
          <w:sz w:val="30"/>
          <w:szCs w:val="30"/>
        </w:rPr>
        <w:t>自定义错误格式</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错误处理器根据</w:t>
      </w:r>
      <w:hyperlink r:id="rId327" w:history="1">
        <w:r>
          <w:rPr>
            <w:rStyle w:val="a4"/>
            <w:rFonts w:ascii="Helvetica" w:hAnsi="Helvetica" w:cs="Helvetica"/>
            <w:color w:val="337AB7"/>
            <w:sz w:val="21"/>
            <w:szCs w:val="21"/>
            <w:u w:val="none"/>
          </w:rPr>
          <w:t>响应</w:t>
        </w:r>
      </w:hyperlink>
      <w:r>
        <w:rPr>
          <w:rFonts w:ascii="Helvetica" w:hAnsi="Helvetica" w:cs="Helvetica"/>
          <w:color w:val="333333"/>
          <w:sz w:val="21"/>
          <w:szCs w:val="21"/>
        </w:rPr>
        <w:t>设置的格式来显示错误，</w:t>
      </w:r>
      <w:r>
        <w:rPr>
          <w:rFonts w:ascii="Helvetica" w:hAnsi="Helvetica" w:cs="Helvetica"/>
          <w:color w:val="333333"/>
          <w:sz w:val="21"/>
          <w:szCs w:val="21"/>
        </w:rPr>
        <w:t xml:space="preserve"> </w:t>
      </w:r>
      <w:r>
        <w:rPr>
          <w:rFonts w:ascii="Helvetica" w:hAnsi="Helvetica" w:cs="Helvetica"/>
          <w:color w:val="333333"/>
          <w:sz w:val="21"/>
          <w:szCs w:val="21"/>
        </w:rPr>
        <w:t>如果</w:t>
      </w:r>
      <w:hyperlink r:id="rId328" w:anchor="$format-detail" w:history="1">
        <w:r>
          <w:rPr>
            <w:rStyle w:val="a4"/>
            <w:rFonts w:ascii="Helvetica" w:hAnsi="Helvetica" w:cs="Helvetica"/>
            <w:color w:val="337AB7"/>
            <w:sz w:val="21"/>
            <w:szCs w:val="21"/>
            <w:u w:val="none"/>
          </w:rPr>
          <w:t>response format</w:t>
        </w:r>
      </w:hyperlink>
      <w:r>
        <w:rPr>
          <w:rFonts w:ascii="Helvetica" w:hAnsi="Helvetica" w:cs="Helvetica"/>
          <w:color w:val="333333"/>
          <w:sz w:val="21"/>
          <w:szCs w:val="21"/>
        </w:rPr>
        <w:t> </w:t>
      </w:r>
      <w:r>
        <w:rPr>
          <w:rFonts w:ascii="Helvetica" w:hAnsi="Helvetica" w:cs="Helvetica"/>
          <w:color w:val="333333"/>
          <w:sz w:val="21"/>
          <w:szCs w:val="21"/>
        </w:rPr>
        <w:t>响应格式为</w:t>
      </w:r>
      <w:r>
        <w:rPr>
          <w:rStyle w:val="HTML"/>
          <w:rFonts w:ascii="Consolas" w:hAnsi="Consolas" w:cs="Consolas"/>
          <w:color w:val="C7254E"/>
          <w:sz w:val="19"/>
          <w:szCs w:val="19"/>
          <w:shd w:val="clear" w:color="auto" w:fill="F9F2F4"/>
        </w:rPr>
        <w:t>html</w:t>
      </w:r>
      <w:r>
        <w:rPr>
          <w:rFonts w:ascii="Helvetica" w:hAnsi="Helvetica" w:cs="Helvetica"/>
          <w:color w:val="333333"/>
          <w:sz w:val="21"/>
          <w:szCs w:val="21"/>
        </w:rPr>
        <w:t xml:space="preserve">, </w:t>
      </w:r>
      <w:r>
        <w:rPr>
          <w:rFonts w:ascii="Helvetica" w:hAnsi="Helvetica" w:cs="Helvetica"/>
          <w:color w:val="333333"/>
          <w:sz w:val="21"/>
          <w:szCs w:val="21"/>
        </w:rPr>
        <w:t>会使用错误或异常视图来显示错误信息，如上一小节所述。</w:t>
      </w:r>
      <w:r>
        <w:rPr>
          <w:rFonts w:ascii="Helvetica" w:hAnsi="Helvetica" w:cs="Helvetica"/>
          <w:color w:val="333333"/>
          <w:sz w:val="21"/>
          <w:szCs w:val="21"/>
        </w:rPr>
        <w:t xml:space="preserve"> </w:t>
      </w:r>
      <w:r>
        <w:rPr>
          <w:rFonts w:ascii="Helvetica" w:hAnsi="Helvetica" w:cs="Helvetica"/>
          <w:color w:val="333333"/>
          <w:sz w:val="21"/>
          <w:szCs w:val="21"/>
        </w:rPr>
        <w:t>对于其他的响应格式，错误处理器会错误信息作为数组赋值</w:t>
      </w:r>
      <w:r>
        <w:rPr>
          <w:rFonts w:ascii="Helvetica" w:hAnsi="Helvetica" w:cs="Helvetica"/>
          <w:color w:val="333333"/>
          <w:sz w:val="21"/>
          <w:szCs w:val="21"/>
        </w:rPr>
        <w:t xml:space="preserve"> </w:t>
      </w:r>
      <w:r>
        <w:rPr>
          <w:rFonts w:ascii="Helvetica" w:hAnsi="Helvetica" w:cs="Helvetica"/>
          <w:color w:val="333333"/>
          <w:sz w:val="21"/>
          <w:szCs w:val="21"/>
        </w:rPr>
        <w:t>给</w:t>
      </w:r>
      <w:hyperlink r:id="rId329" w:anchor="$data-detail" w:history="1">
        <w:r>
          <w:rPr>
            <w:rStyle w:val="a4"/>
            <w:rFonts w:ascii="Helvetica" w:hAnsi="Helvetica" w:cs="Helvetica"/>
            <w:color w:val="337AB7"/>
            <w:sz w:val="21"/>
            <w:szCs w:val="21"/>
            <w:u w:val="none"/>
          </w:rPr>
          <w:t>yii\web\Response::$data</w:t>
        </w:r>
      </w:hyperlink>
      <w:r>
        <w:rPr>
          <w:rFonts w:ascii="Helvetica" w:hAnsi="Helvetica" w:cs="Helvetica"/>
          <w:color w:val="333333"/>
          <w:sz w:val="21"/>
          <w:szCs w:val="21"/>
        </w:rPr>
        <w:t>属性，然后转换到对应的格式，</w:t>
      </w:r>
      <w:r>
        <w:rPr>
          <w:rFonts w:ascii="Helvetica" w:hAnsi="Helvetica" w:cs="Helvetica"/>
          <w:color w:val="333333"/>
          <w:sz w:val="21"/>
          <w:szCs w:val="21"/>
        </w:rPr>
        <w:t xml:space="preserve"> </w:t>
      </w:r>
      <w:r>
        <w:rPr>
          <w:rFonts w:ascii="Helvetica" w:hAnsi="Helvetica" w:cs="Helvetica"/>
          <w:color w:val="333333"/>
          <w:sz w:val="21"/>
          <w:szCs w:val="21"/>
        </w:rPr>
        <w:t>例如，如果响应格式为</w:t>
      </w:r>
      <w:r>
        <w:rPr>
          <w:rStyle w:val="HTML"/>
          <w:rFonts w:ascii="Consolas" w:hAnsi="Consolas" w:cs="Consolas"/>
          <w:color w:val="C7254E"/>
          <w:sz w:val="19"/>
          <w:szCs w:val="19"/>
          <w:shd w:val="clear" w:color="auto" w:fill="F9F2F4"/>
        </w:rPr>
        <w:t>json</w:t>
      </w:r>
      <w:r>
        <w:rPr>
          <w:rFonts w:ascii="Helvetica" w:hAnsi="Helvetica" w:cs="Helvetica"/>
          <w:color w:val="333333"/>
          <w:sz w:val="21"/>
          <w:szCs w:val="21"/>
        </w:rPr>
        <w:t>，可以看到如下响应信息：</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status"/>
          <w:rFonts w:ascii="Consolas" w:hAnsi="Consolas" w:cs="Consolas"/>
          <w:color w:val="444444"/>
          <w:shd w:val="clear" w:color="auto" w:fill="F0F0F0"/>
        </w:rPr>
        <w:t xml:space="preserve">HTTP/1.1 </w:t>
      </w:r>
      <w:r>
        <w:rPr>
          <w:rStyle w:val="hljs-number"/>
          <w:rFonts w:ascii="Consolas" w:hAnsi="Consolas" w:cs="Consolas"/>
          <w:color w:val="880000"/>
          <w:shd w:val="clear" w:color="auto" w:fill="F0F0F0"/>
        </w:rPr>
        <w:t>404</w:t>
      </w:r>
      <w:r>
        <w:rPr>
          <w:rStyle w:val="hljs-status"/>
          <w:rFonts w:ascii="Consolas" w:hAnsi="Consolas" w:cs="Consolas"/>
          <w:color w:val="444444"/>
          <w:shd w:val="clear" w:color="auto" w:fill="F0F0F0"/>
        </w:rPr>
        <w:t xml:space="preserve"> Not Found</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attribute"/>
          <w:rFonts w:ascii="Consolas" w:hAnsi="Consolas" w:cs="Consolas"/>
          <w:b/>
          <w:bCs/>
          <w:color w:val="444444"/>
          <w:shd w:val="clear" w:color="auto" w:fill="F0F0F0"/>
        </w:rPr>
        <w:t>Date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Sun, 02 Mar 2014 05:31:43 GMT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attribute"/>
          <w:rFonts w:ascii="Consolas" w:hAnsi="Consolas" w:cs="Consolas"/>
          <w:b/>
          <w:bCs/>
          <w:color w:val="444444"/>
          <w:shd w:val="clear" w:color="auto" w:fill="F0F0F0"/>
        </w:rPr>
        <w:t>Server</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Apache/2.2.26 (Unix) DAV/2 PHP/5.4.20 mod_ssl/2.2.26 OpenSSL/0.9.8y</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attribute"/>
          <w:rFonts w:ascii="Consolas" w:hAnsi="Consolas" w:cs="Consolas"/>
          <w:b/>
          <w:bCs/>
          <w:color w:val="444444"/>
          <w:shd w:val="clear" w:color="auto" w:fill="F0F0F0"/>
        </w:rPr>
        <w:t>Transfer-Encoding</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chunked</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attribute"/>
          <w:rFonts w:ascii="Consolas" w:hAnsi="Consolas" w:cs="Consolas"/>
          <w:b/>
          <w:bCs/>
          <w:color w:val="444444"/>
          <w:shd w:val="clear" w:color="auto" w:fill="F0F0F0"/>
        </w:rPr>
        <w:t>Content-Type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application/json; charset=UTF-8</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json"/>
          <w:rFonts w:ascii="Consolas" w:hAnsi="Consolas" w:cs="Consolas"/>
          <w:color w:val="444444"/>
          <w:shd w:val="clear" w:color="auto" w:fill="F0F0F0"/>
        </w:rPr>
      </w:pPr>
      <w:r>
        <w:rPr>
          <w:rStyle w:val="json"/>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json"/>
          <w:rFonts w:ascii="Consolas" w:hAnsi="Consolas" w:cs="Consolas"/>
          <w:color w:val="444444"/>
          <w:shd w:val="clear" w:color="auto" w:fill="F0F0F0"/>
        </w:rPr>
      </w:pPr>
      <w:r>
        <w:rPr>
          <w:rStyle w:val="json"/>
          <w:rFonts w:ascii="Consolas" w:hAnsi="Consolas" w:cs="Consolas"/>
          <w:color w:val="444444"/>
          <w:shd w:val="clear" w:color="auto" w:fill="F0F0F0"/>
        </w:rPr>
        <w:t xml:space="preserve">    "</w:t>
      </w:r>
      <w:r>
        <w:rPr>
          <w:rStyle w:val="hljs-attribute"/>
          <w:rFonts w:ascii="Consolas" w:hAnsi="Consolas" w:cs="Consolas"/>
          <w:b/>
          <w:bCs/>
          <w:color w:val="444444"/>
          <w:shd w:val="clear" w:color="auto" w:fill="F0F0F0"/>
        </w:rPr>
        <w:t>name</w:t>
      </w:r>
      <w:r>
        <w:rPr>
          <w:rStyle w:val="json"/>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"Not Found Exception"</w:t>
      </w:r>
      <w:r>
        <w:rPr>
          <w:rStyle w:val="json"/>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json"/>
          <w:rFonts w:ascii="Consolas" w:hAnsi="Consolas" w:cs="Consolas"/>
          <w:color w:val="444444"/>
          <w:shd w:val="clear" w:color="auto" w:fill="F0F0F0"/>
        </w:rPr>
      </w:pPr>
      <w:r>
        <w:rPr>
          <w:rStyle w:val="json"/>
          <w:rFonts w:ascii="Consolas" w:hAnsi="Consolas" w:cs="Consolas"/>
          <w:color w:val="444444"/>
          <w:shd w:val="clear" w:color="auto" w:fill="F0F0F0"/>
        </w:rPr>
        <w:t xml:space="preserve">    "</w:t>
      </w:r>
      <w:r>
        <w:rPr>
          <w:rStyle w:val="hljs-attribute"/>
          <w:rFonts w:ascii="Consolas" w:hAnsi="Consolas" w:cs="Consolas"/>
          <w:b/>
          <w:bCs/>
          <w:color w:val="444444"/>
          <w:shd w:val="clear" w:color="auto" w:fill="F0F0F0"/>
        </w:rPr>
        <w:t>message</w:t>
      </w:r>
      <w:r>
        <w:rPr>
          <w:rStyle w:val="json"/>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"The requested resource was not found."</w:t>
      </w:r>
      <w:r>
        <w:rPr>
          <w:rStyle w:val="json"/>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json"/>
          <w:rFonts w:ascii="Consolas" w:hAnsi="Consolas" w:cs="Consolas"/>
          <w:color w:val="444444"/>
          <w:shd w:val="clear" w:color="auto" w:fill="F0F0F0"/>
        </w:rPr>
      </w:pPr>
      <w:r>
        <w:rPr>
          <w:rStyle w:val="json"/>
          <w:rFonts w:ascii="Consolas" w:hAnsi="Consolas" w:cs="Consolas"/>
          <w:color w:val="444444"/>
          <w:shd w:val="clear" w:color="auto" w:fill="F0F0F0"/>
        </w:rPr>
        <w:t xml:space="preserve">    "</w:t>
      </w:r>
      <w:r>
        <w:rPr>
          <w:rStyle w:val="hljs-attribute"/>
          <w:rFonts w:ascii="Consolas" w:hAnsi="Consolas" w:cs="Consolas"/>
          <w:b/>
          <w:bCs/>
          <w:color w:val="444444"/>
          <w:shd w:val="clear" w:color="auto" w:fill="F0F0F0"/>
        </w:rPr>
        <w:t>code</w:t>
      </w:r>
      <w:r>
        <w:rPr>
          <w:rStyle w:val="json"/>
          <w:rFonts w:ascii="Consolas" w:hAnsi="Consolas" w:cs="Consolas"/>
          <w:color w:val="444444"/>
          <w:shd w:val="clear" w:color="auto" w:fill="F0F0F0"/>
        </w:rPr>
        <w:t xml:space="preserve">": </w:t>
      </w:r>
      <w:r>
        <w:rPr>
          <w:rStyle w:val="hljs-number"/>
          <w:rFonts w:ascii="Consolas" w:hAnsi="Consolas" w:cs="Consolas"/>
          <w:color w:val="880000"/>
          <w:shd w:val="clear" w:color="auto" w:fill="F0F0F0"/>
        </w:rPr>
        <w:t>0</w:t>
      </w:r>
      <w:r>
        <w:rPr>
          <w:rStyle w:val="json"/>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value"/>
          <w:rFonts w:ascii="Consolas" w:hAnsi="Consolas" w:cs="Consolas"/>
          <w:color w:val="444444"/>
          <w:shd w:val="clear" w:color="auto" w:fill="F0F0F0"/>
        </w:rPr>
      </w:pPr>
      <w:r>
        <w:rPr>
          <w:rStyle w:val="json"/>
          <w:rFonts w:ascii="Consolas" w:hAnsi="Consolas" w:cs="Consolas"/>
          <w:color w:val="444444"/>
          <w:shd w:val="clear" w:color="auto" w:fill="F0F0F0"/>
        </w:rPr>
        <w:t xml:space="preserve">    "</w:t>
      </w:r>
      <w:r>
        <w:rPr>
          <w:rStyle w:val="hljs-attribute"/>
          <w:rFonts w:ascii="Consolas" w:hAnsi="Consolas" w:cs="Consolas"/>
          <w:b/>
          <w:bCs/>
          <w:color w:val="444444"/>
          <w:shd w:val="clear" w:color="auto" w:fill="F0F0F0"/>
        </w:rPr>
        <w:t>status</w:t>
      </w:r>
      <w:r>
        <w:rPr>
          <w:rStyle w:val="json"/>
          <w:rFonts w:ascii="Consolas" w:hAnsi="Consolas" w:cs="Consolas"/>
          <w:color w:val="444444"/>
          <w:shd w:val="clear" w:color="auto" w:fill="F0F0F0"/>
        </w:rPr>
        <w:t xml:space="preserve">": </w:t>
      </w:r>
      <w:r>
        <w:rPr>
          <w:rStyle w:val="hljs-number"/>
          <w:rFonts w:ascii="Consolas" w:hAnsi="Consolas" w:cs="Consolas"/>
          <w:color w:val="880000"/>
          <w:shd w:val="clear" w:color="auto" w:fill="F0F0F0"/>
        </w:rPr>
        <w:t>404</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json"/>
          <w:rFonts w:ascii="Consolas" w:hAnsi="Consolas" w:cs="Consolas"/>
          <w:color w:val="444444"/>
          <w:shd w:val="clear" w:color="auto" w:fill="F0F0F0"/>
        </w:rPr>
      </w:pPr>
      <w:r>
        <w:rPr>
          <w:rStyle w:val="json"/>
          <w:rFonts w:ascii="Consolas" w:hAnsi="Consolas" w:cs="Consolas"/>
          <w:color w:val="444444"/>
          <w:shd w:val="clear" w:color="auto" w:fill="F0F0F0"/>
        </w:rPr>
        <w:t>}</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可在应用配置中响应</w:t>
      </w:r>
      <w:r>
        <w:rPr>
          <w:rStyle w:val="HTML"/>
          <w:rFonts w:ascii="Consolas" w:hAnsi="Consolas" w:cs="Consolas"/>
          <w:color w:val="C7254E"/>
          <w:sz w:val="19"/>
          <w:szCs w:val="19"/>
          <w:shd w:val="clear" w:color="auto" w:fill="F9F2F4"/>
        </w:rPr>
        <w:t>response</w:t>
      </w:r>
      <w:r>
        <w:rPr>
          <w:rFonts w:ascii="Helvetica" w:hAnsi="Helvetica" w:cs="Helvetica"/>
          <w:color w:val="333333"/>
          <w:sz w:val="21"/>
          <w:szCs w:val="21"/>
        </w:rPr>
        <w:t>组件的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beforeSend</w:t>
      </w:r>
      <w:r>
        <w:rPr>
          <w:rFonts w:ascii="Helvetica" w:hAnsi="Helvetica" w:cs="Helvetica"/>
          <w:color w:val="333333"/>
          <w:sz w:val="21"/>
          <w:szCs w:val="21"/>
        </w:rPr>
        <w:t>事件来自定义错误响应格式。</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'response'</w:t>
      </w:r>
      <w:r>
        <w:rPr>
          <w:rStyle w:val="HTML"/>
          <w:rFonts w:ascii="Consolas" w:hAnsi="Consolas" w:cs="Consolas"/>
          <w:color w:val="444444"/>
          <w:shd w:val="clear" w:color="auto" w:fill="F0F0F0"/>
        </w:rPr>
        <w:t xml:space="preserve"> =&gt;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'yii\web\Response'</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 beforeSend'</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params"/>
          <w:rFonts w:ascii="Consolas" w:hAnsi="Consolas" w:cs="Consolas"/>
          <w:color w:val="444444"/>
          <w:shd w:val="clear" w:color="auto" w:fill="F0F0F0"/>
        </w:rPr>
        <w:t>(</w:t>
      </w:r>
      <w:r>
        <w:rPr>
          <w:rStyle w:val="hljs-variable"/>
          <w:rFonts w:ascii="Consolas" w:hAnsi="Consolas" w:cs="Consolas"/>
          <w:color w:val="BC6060"/>
          <w:shd w:val="clear" w:color="auto" w:fill="F0F0F0"/>
        </w:rPr>
        <w:t>$event</w:t>
      </w:r>
      <w:r>
        <w:rPr>
          <w:rStyle w:val="hljs-params"/>
          <w:rFonts w:ascii="Consolas" w:hAnsi="Consolas" w:cs="Consolas"/>
          <w:color w:val="444444"/>
          <w:shd w:val="clear" w:color="auto" w:fill="F0F0F0"/>
        </w:rPr>
        <w:t>)</w:t>
      </w: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$response</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$event</w:t>
      </w:r>
      <w:r>
        <w:rPr>
          <w:rStyle w:val="HTML"/>
          <w:rFonts w:ascii="Consolas" w:hAnsi="Consolas" w:cs="Consolas"/>
          <w:color w:val="444444"/>
          <w:shd w:val="clear" w:color="auto" w:fill="F0F0F0"/>
        </w:rPr>
        <w:t>-&gt;sender;</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if</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$response</w:t>
      </w:r>
      <w:r>
        <w:rPr>
          <w:rStyle w:val="HTML"/>
          <w:rFonts w:ascii="Consolas" w:hAnsi="Consolas" w:cs="Consolas"/>
          <w:color w:val="444444"/>
          <w:shd w:val="clear" w:color="auto" w:fill="F0F0F0"/>
        </w:rPr>
        <w:t xml:space="preserve">-&gt;data !== </w:t>
      </w:r>
      <w:r>
        <w:rPr>
          <w:rStyle w:val="hljs-keyword"/>
          <w:rFonts w:ascii="Consolas" w:hAnsi="Consolas" w:cs="Consolas"/>
          <w:b/>
          <w:bCs/>
          <w:color w:val="444444"/>
          <w:shd w:val="clear" w:color="auto" w:fill="F0F0F0"/>
        </w:rPr>
        <w:t>null</w:t>
      </w:r>
      <w:r>
        <w:rPr>
          <w:rStyle w:val="HTML"/>
          <w:rFonts w:ascii="Consolas" w:hAnsi="Consolas" w:cs="Consolas"/>
          <w:color w:val="444444"/>
          <w:shd w:val="clear" w:color="auto" w:fill="F0F0F0"/>
        </w:rPr>
        <w:t>)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$response</w:t>
      </w:r>
      <w:r>
        <w:rPr>
          <w:rStyle w:val="HTML"/>
          <w:rFonts w:ascii="Consolas" w:hAnsi="Consolas" w:cs="Consolas"/>
          <w:color w:val="444444"/>
          <w:shd w:val="clear" w:color="auto" w:fill="F0F0F0"/>
        </w:rPr>
        <w:t>-&gt;data =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'success'</w:t>
      </w:r>
      <w:r>
        <w:rPr>
          <w:rStyle w:val="HTML"/>
          <w:rFonts w:ascii="Consolas" w:hAnsi="Consolas" w:cs="Consolas"/>
          <w:color w:val="444444"/>
          <w:shd w:val="clear" w:color="auto" w:fill="F0F0F0"/>
        </w:rPr>
        <w:t xml:space="preserve"> =&gt; </w:t>
      </w:r>
      <w:r>
        <w:rPr>
          <w:rStyle w:val="hljs-variable"/>
          <w:rFonts w:ascii="Consolas" w:hAnsi="Consolas" w:cs="Consolas"/>
          <w:color w:val="BC6060"/>
          <w:shd w:val="clear" w:color="auto" w:fill="F0F0F0"/>
        </w:rPr>
        <w:t>$response</w:t>
      </w:r>
      <w:r>
        <w:rPr>
          <w:rStyle w:val="HTML"/>
          <w:rFonts w:ascii="Consolas" w:hAnsi="Consolas" w:cs="Consolas"/>
          <w:color w:val="444444"/>
          <w:shd w:val="clear" w:color="auto" w:fill="F0F0F0"/>
        </w:rPr>
        <w:t>-&gt;isSuccessful,</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'data'</w:t>
      </w:r>
      <w:r>
        <w:rPr>
          <w:rStyle w:val="HTML"/>
          <w:rFonts w:ascii="Consolas" w:hAnsi="Consolas" w:cs="Consolas"/>
          <w:color w:val="444444"/>
          <w:shd w:val="clear" w:color="auto" w:fill="F0F0F0"/>
        </w:rPr>
        <w:t xml:space="preserve"> =&gt; </w:t>
      </w:r>
      <w:r>
        <w:rPr>
          <w:rStyle w:val="hljs-variable"/>
          <w:rFonts w:ascii="Consolas" w:hAnsi="Consolas" w:cs="Consolas"/>
          <w:color w:val="BC6060"/>
          <w:shd w:val="clear" w:color="auto" w:fill="F0F0F0"/>
        </w:rPr>
        <w:t>$response</w:t>
      </w:r>
      <w:r>
        <w:rPr>
          <w:rStyle w:val="HTML"/>
          <w:rFonts w:ascii="Consolas" w:hAnsi="Consolas" w:cs="Consolas"/>
          <w:color w:val="444444"/>
          <w:shd w:val="clear" w:color="auto" w:fill="F0F0F0"/>
        </w:rPr>
        <w:t>-&gt;data,</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$response</w:t>
      </w:r>
      <w:r>
        <w:rPr>
          <w:rStyle w:val="HTML"/>
          <w:rFonts w:ascii="Consolas" w:hAnsi="Consolas" w:cs="Consolas"/>
          <w:color w:val="444444"/>
          <w:shd w:val="clear" w:color="auto" w:fill="F0F0F0"/>
        </w:rPr>
        <w:t xml:space="preserve">-&gt;statusCode = </w:t>
      </w:r>
      <w:r>
        <w:rPr>
          <w:rStyle w:val="hljs-number"/>
          <w:rFonts w:ascii="Consolas" w:hAnsi="Consolas" w:cs="Consolas"/>
          <w:color w:val="880000"/>
          <w:shd w:val="clear" w:color="auto" w:fill="F0F0F0"/>
        </w:rPr>
        <w:t>200</w:t>
      </w:r>
      <w:r>
        <w:rPr>
          <w:rStyle w:val="HTML"/>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B16DD" w:rsidRDefault="006B16DD" w:rsidP="006B16DD">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上述代码会重新格式化错误响应，类似如下：</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status"/>
          <w:rFonts w:ascii="Consolas" w:hAnsi="Consolas" w:cs="Consolas"/>
          <w:color w:val="444444"/>
          <w:shd w:val="clear" w:color="auto" w:fill="F0F0F0"/>
        </w:rPr>
        <w:t xml:space="preserve">HTTP/1.1 </w:t>
      </w:r>
      <w:r>
        <w:rPr>
          <w:rStyle w:val="hljs-number"/>
          <w:rFonts w:ascii="Consolas" w:hAnsi="Consolas" w:cs="Consolas"/>
          <w:color w:val="880000"/>
          <w:shd w:val="clear" w:color="auto" w:fill="F0F0F0"/>
        </w:rPr>
        <w:t>200</w:t>
      </w:r>
      <w:r>
        <w:rPr>
          <w:rStyle w:val="hljs-status"/>
          <w:rFonts w:ascii="Consolas" w:hAnsi="Consolas" w:cs="Consolas"/>
          <w:color w:val="444444"/>
          <w:shd w:val="clear" w:color="auto" w:fill="F0F0F0"/>
        </w:rPr>
        <w:t xml:space="preserve"> OK</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attribute"/>
          <w:rFonts w:ascii="Consolas" w:hAnsi="Consolas" w:cs="Consolas"/>
          <w:b/>
          <w:bCs/>
          <w:color w:val="444444"/>
          <w:shd w:val="clear" w:color="auto" w:fill="F0F0F0"/>
        </w:rPr>
        <w:t>Date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Sun, 02 Mar 2014 05:31:43 GMT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attribute"/>
          <w:rFonts w:ascii="Consolas" w:hAnsi="Consolas" w:cs="Consolas"/>
          <w:b/>
          <w:bCs/>
          <w:color w:val="444444"/>
          <w:shd w:val="clear" w:color="auto" w:fill="F0F0F0"/>
        </w:rPr>
        <w:t>Server</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Apache/2.2.26 (Unix) DAV/2 PHP/5.4.20 mod_ssl/2.2.26 OpenSSL/0.9.8y</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attribute"/>
          <w:rFonts w:ascii="Consolas" w:hAnsi="Consolas" w:cs="Consolas"/>
          <w:b/>
          <w:bCs/>
          <w:color w:val="444444"/>
          <w:shd w:val="clear" w:color="auto" w:fill="F0F0F0"/>
        </w:rPr>
        <w:t>Transfer-Encoding</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chunked</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attribute"/>
          <w:rFonts w:ascii="Consolas" w:hAnsi="Consolas" w:cs="Consolas"/>
          <w:b/>
          <w:bCs/>
          <w:color w:val="444444"/>
          <w:shd w:val="clear" w:color="auto" w:fill="F0F0F0"/>
        </w:rPr>
        <w:t>Content-Type</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application/json; charset=UTF-8</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json"/>
          <w:rFonts w:ascii="Consolas" w:hAnsi="Consolas" w:cs="Consolas"/>
          <w:color w:val="444444"/>
          <w:shd w:val="clear" w:color="auto" w:fill="F0F0F0"/>
        </w:rPr>
      </w:pPr>
      <w:r>
        <w:rPr>
          <w:rStyle w:val="json"/>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json"/>
          <w:rFonts w:ascii="Consolas" w:hAnsi="Consolas" w:cs="Consolas"/>
          <w:color w:val="444444"/>
          <w:shd w:val="clear" w:color="auto" w:fill="F0F0F0"/>
        </w:rPr>
      </w:pPr>
      <w:r>
        <w:rPr>
          <w:rStyle w:val="json"/>
          <w:rFonts w:ascii="Consolas" w:hAnsi="Consolas" w:cs="Consolas"/>
          <w:color w:val="444444"/>
          <w:shd w:val="clear" w:color="auto" w:fill="F0F0F0"/>
        </w:rPr>
        <w:t xml:space="preserve">    "</w:t>
      </w:r>
      <w:r>
        <w:rPr>
          <w:rStyle w:val="hljs-attribute"/>
          <w:rFonts w:ascii="Consolas" w:hAnsi="Consolas" w:cs="Consolas"/>
          <w:b/>
          <w:bCs/>
          <w:color w:val="444444"/>
          <w:shd w:val="clear" w:color="auto" w:fill="F0F0F0"/>
        </w:rPr>
        <w:t>success</w:t>
      </w:r>
      <w:r>
        <w:rPr>
          <w:rStyle w:val="json"/>
          <w:rFonts w:ascii="Consolas" w:hAnsi="Consolas" w:cs="Consolas"/>
          <w:color w:val="444444"/>
          <w:shd w:val="clear" w:color="auto" w:fill="F0F0F0"/>
        </w:rPr>
        <w:t xml:space="preserve">": </w:t>
      </w:r>
      <w:r>
        <w:rPr>
          <w:rStyle w:val="hljs-literal"/>
          <w:rFonts w:ascii="Consolas" w:hAnsi="Consolas" w:cs="Consolas"/>
          <w:color w:val="78A960"/>
          <w:shd w:val="clear" w:color="auto" w:fill="F0F0F0"/>
        </w:rPr>
        <w:t>false</w:t>
      </w:r>
      <w:r>
        <w:rPr>
          <w:rStyle w:val="json"/>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value"/>
          <w:rFonts w:ascii="Consolas" w:hAnsi="Consolas" w:cs="Consolas"/>
          <w:color w:val="444444"/>
          <w:shd w:val="clear" w:color="auto" w:fill="F0F0F0"/>
        </w:rPr>
      </w:pPr>
      <w:r>
        <w:rPr>
          <w:rStyle w:val="json"/>
          <w:rFonts w:ascii="Consolas" w:hAnsi="Consolas" w:cs="Consolas"/>
          <w:color w:val="444444"/>
          <w:shd w:val="clear" w:color="auto" w:fill="F0F0F0"/>
        </w:rPr>
        <w:t xml:space="preserve">    "</w:t>
      </w:r>
      <w:r>
        <w:rPr>
          <w:rStyle w:val="hljs-attribute"/>
          <w:rFonts w:ascii="Consolas" w:hAnsi="Consolas" w:cs="Consolas"/>
          <w:b/>
          <w:bCs/>
          <w:color w:val="444444"/>
          <w:shd w:val="clear" w:color="auto" w:fill="F0F0F0"/>
        </w:rPr>
        <w:t>data</w:t>
      </w:r>
      <w:r>
        <w:rPr>
          <w:rStyle w:val="json"/>
          <w:rFonts w:ascii="Consolas" w:hAnsi="Consolas" w:cs="Consolas"/>
          <w:color w:val="444444"/>
          <w:shd w:val="clear" w:color="auto" w:fill="F0F0F0"/>
        </w:rPr>
        <w:t xml:space="preserve">": </w:t>
      </w:r>
      <w:r>
        <w:rPr>
          <w:rStyle w:val="hljs-value"/>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value"/>
          <w:rFonts w:ascii="Consolas" w:hAnsi="Consolas" w:cs="Consolas"/>
          <w:color w:val="444444"/>
          <w:shd w:val="clear" w:color="auto" w:fill="F0F0F0"/>
        </w:rPr>
      </w:pPr>
      <w:r>
        <w:rPr>
          <w:rStyle w:val="hljs-value"/>
          <w:rFonts w:ascii="Consolas" w:hAnsi="Consolas" w:cs="Consolas"/>
          <w:color w:val="444444"/>
          <w:shd w:val="clear" w:color="auto" w:fill="F0F0F0"/>
        </w:rPr>
        <w:t xml:space="preserve">        "</w:t>
      </w:r>
      <w:r>
        <w:rPr>
          <w:rStyle w:val="hljs-attribute"/>
          <w:rFonts w:ascii="Consolas" w:hAnsi="Consolas" w:cs="Consolas"/>
          <w:b/>
          <w:bCs/>
          <w:color w:val="444444"/>
          <w:shd w:val="clear" w:color="auto" w:fill="F0F0F0"/>
        </w:rPr>
        <w:t>name</w:t>
      </w:r>
      <w:r>
        <w:rPr>
          <w:rStyle w:val="hljs-value"/>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"Not Found Exception"</w:t>
      </w:r>
      <w:r>
        <w:rPr>
          <w:rStyle w:val="hljs-value"/>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value"/>
          <w:rFonts w:ascii="Consolas" w:hAnsi="Consolas" w:cs="Consolas"/>
          <w:color w:val="444444"/>
          <w:shd w:val="clear" w:color="auto" w:fill="F0F0F0"/>
        </w:rPr>
      </w:pPr>
      <w:r>
        <w:rPr>
          <w:rStyle w:val="hljs-value"/>
          <w:rFonts w:ascii="Consolas" w:hAnsi="Consolas" w:cs="Consolas"/>
          <w:color w:val="444444"/>
          <w:shd w:val="clear" w:color="auto" w:fill="F0F0F0"/>
        </w:rPr>
        <w:t xml:space="preserve">        "</w:t>
      </w:r>
      <w:r>
        <w:rPr>
          <w:rStyle w:val="hljs-attribute"/>
          <w:rFonts w:ascii="Consolas" w:hAnsi="Consolas" w:cs="Consolas"/>
          <w:b/>
          <w:bCs/>
          <w:color w:val="444444"/>
          <w:shd w:val="clear" w:color="auto" w:fill="F0F0F0"/>
        </w:rPr>
        <w:t>message</w:t>
      </w:r>
      <w:r>
        <w:rPr>
          <w:rStyle w:val="hljs-value"/>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"The requested resource was not found."</w:t>
      </w:r>
      <w:r>
        <w:rPr>
          <w:rStyle w:val="hljs-value"/>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value"/>
          <w:rFonts w:ascii="Consolas" w:hAnsi="Consolas" w:cs="Consolas"/>
          <w:color w:val="444444"/>
          <w:shd w:val="clear" w:color="auto" w:fill="F0F0F0"/>
        </w:rPr>
      </w:pPr>
      <w:r>
        <w:rPr>
          <w:rStyle w:val="hljs-value"/>
          <w:rFonts w:ascii="Consolas" w:hAnsi="Consolas" w:cs="Consolas"/>
          <w:color w:val="444444"/>
          <w:shd w:val="clear" w:color="auto" w:fill="F0F0F0"/>
        </w:rPr>
        <w:t xml:space="preserve">        "</w:t>
      </w:r>
      <w:r>
        <w:rPr>
          <w:rStyle w:val="hljs-attribute"/>
          <w:rFonts w:ascii="Consolas" w:hAnsi="Consolas" w:cs="Consolas"/>
          <w:b/>
          <w:bCs/>
          <w:color w:val="444444"/>
          <w:shd w:val="clear" w:color="auto" w:fill="F0F0F0"/>
        </w:rPr>
        <w:t>code</w:t>
      </w:r>
      <w:r>
        <w:rPr>
          <w:rStyle w:val="hljs-value"/>
          <w:rFonts w:ascii="Consolas" w:hAnsi="Consolas" w:cs="Consolas"/>
          <w:color w:val="444444"/>
          <w:shd w:val="clear" w:color="auto" w:fill="F0F0F0"/>
        </w:rPr>
        <w:t xml:space="preserve">": </w:t>
      </w:r>
      <w:r>
        <w:rPr>
          <w:rStyle w:val="hljs-number"/>
          <w:rFonts w:ascii="Consolas" w:hAnsi="Consolas" w:cs="Consolas"/>
          <w:color w:val="880000"/>
          <w:shd w:val="clear" w:color="auto" w:fill="F0F0F0"/>
        </w:rPr>
        <w:t>0</w:t>
      </w:r>
      <w:r>
        <w:rPr>
          <w:rStyle w:val="hljs-value"/>
          <w:rFonts w:ascii="Consolas" w:hAnsi="Consolas" w:cs="Consolas"/>
          <w:color w:val="444444"/>
          <w:shd w:val="clear" w:color="auto" w:fill="F0F0F0"/>
        </w:rPr>
        <w:t>,</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value"/>
          <w:rFonts w:ascii="Consolas" w:hAnsi="Consolas" w:cs="Consolas"/>
          <w:color w:val="444444"/>
          <w:shd w:val="clear" w:color="auto" w:fill="F0F0F0"/>
        </w:rPr>
      </w:pPr>
      <w:r>
        <w:rPr>
          <w:rStyle w:val="hljs-value"/>
          <w:rFonts w:ascii="Consolas" w:hAnsi="Consolas" w:cs="Consolas"/>
          <w:color w:val="444444"/>
          <w:shd w:val="clear" w:color="auto" w:fill="F0F0F0"/>
        </w:rPr>
        <w:t xml:space="preserve">        "</w:t>
      </w:r>
      <w:r>
        <w:rPr>
          <w:rStyle w:val="hljs-attribute"/>
          <w:rFonts w:ascii="Consolas" w:hAnsi="Consolas" w:cs="Consolas"/>
          <w:b/>
          <w:bCs/>
          <w:color w:val="444444"/>
          <w:shd w:val="clear" w:color="auto" w:fill="F0F0F0"/>
        </w:rPr>
        <w:t>status</w:t>
      </w:r>
      <w:r>
        <w:rPr>
          <w:rStyle w:val="hljs-value"/>
          <w:rFonts w:ascii="Consolas" w:hAnsi="Consolas" w:cs="Consolas"/>
          <w:color w:val="444444"/>
          <w:shd w:val="clear" w:color="auto" w:fill="F0F0F0"/>
        </w:rPr>
        <w:t xml:space="preserve">": </w:t>
      </w:r>
      <w:r>
        <w:rPr>
          <w:rStyle w:val="hljs-number"/>
          <w:rFonts w:ascii="Consolas" w:hAnsi="Consolas" w:cs="Consolas"/>
          <w:color w:val="880000"/>
          <w:shd w:val="clear" w:color="auto" w:fill="F0F0F0"/>
        </w:rPr>
        <w:t>404</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value"/>
          <w:rFonts w:ascii="Consolas" w:hAnsi="Consolas" w:cs="Consolas"/>
          <w:color w:val="444444"/>
          <w:shd w:val="clear" w:color="auto" w:fill="F0F0F0"/>
        </w:rPr>
      </w:pPr>
      <w:r>
        <w:rPr>
          <w:rStyle w:val="hljs-value"/>
          <w:rFonts w:ascii="Consolas" w:hAnsi="Consolas" w:cs="Consolas"/>
          <w:color w:val="444444"/>
          <w:shd w:val="clear" w:color="auto" w:fill="F0F0F0"/>
        </w:rPr>
        <w:t xml:space="preserve">    }</w:t>
      </w:r>
    </w:p>
    <w:p w:rsidR="006B16DD" w:rsidRDefault="006B16DD" w:rsidP="006B16DD">
      <w:pPr>
        <w:pStyle w:val="HTML0"/>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sz w:val="20"/>
          <w:szCs w:val="20"/>
        </w:rPr>
      </w:pPr>
      <w:r>
        <w:rPr>
          <w:rStyle w:val="json"/>
          <w:rFonts w:ascii="Consolas" w:hAnsi="Consolas" w:cs="Consolas"/>
          <w:color w:val="444444"/>
          <w:shd w:val="clear" w:color="auto" w:fill="F0F0F0"/>
        </w:rPr>
        <w:t>}</w:t>
      </w:r>
    </w:p>
    <w:p w:rsidR="00532160" w:rsidRDefault="00532160" w:rsidP="0024589A"/>
    <w:p w:rsidR="00656731" w:rsidRPr="00656731" w:rsidRDefault="00656731" w:rsidP="00656731">
      <w:pPr>
        <w:pStyle w:val="3"/>
        <w:pBdr>
          <w:bottom w:val="single" w:sz="6" w:space="10" w:color="EEEEEE"/>
        </w:pBdr>
        <w:shd w:val="clear" w:color="auto" w:fill="FFFFFF"/>
        <w:spacing w:before="60" w:after="150"/>
        <w:rPr>
          <w:rFonts w:ascii="Helvetica" w:hAnsi="Helvetica" w:cs="Helvetica"/>
          <w:b w:val="0"/>
          <w:bCs w:val="0"/>
          <w:color w:val="333333"/>
          <w:sz w:val="28"/>
          <w:szCs w:val="42"/>
        </w:rPr>
      </w:pPr>
      <w:r w:rsidRPr="00656731">
        <w:rPr>
          <w:rFonts w:ascii="Helvetica" w:hAnsi="Helvetica" w:cs="Helvetica" w:hint="eastAsia"/>
          <w:b w:val="0"/>
          <w:bCs w:val="0"/>
          <w:color w:val="333333"/>
          <w:sz w:val="28"/>
          <w:szCs w:val="42"/>
        </w:rPr>
        <w:t>7</w:t>
      </w:r>
      <w:r w:rsidRPr="00656731">
        <w:rPr>
          <w:rFonts w:ascii="Helvetica" w:hAnsi="Helvetica" w:cs="Helvetica" w:hint="eastAsia"/>
          <w:b w:val="0"/>
          <w:bCs w:val="0"/>
          <w:color w:val="333333"/>
          <w:sz w:val="28"/>
          <w:szCs w:val="42"/>
        </w:rPr>
        <w:t>、</w:t>
      </w:r>
      <w:r w:rsidRPr="00656731">
        <w:rPr>
          <w:rFonts w:ascii="Helvetica" w:hAnsi="Helvetica" w:cs="Helvetica"/>
          <w:b w:val="0"/>
          <w:bCs w:val="0"/>
          <w:color w:val="333333"/>
          <w:sz w:val="28"/>
          <w:szCs w:val="42"/>
        </w:rPr>
        <w:t>日志</w:t>
      </w:r>
    </w:p>
    <w:p w:rsidR="00656731" w:rsidRDefault="00602F22" w:rsidP="00656731">
      <w:pPr>
        <w:widowControl/>
        <w:numPr>
          <w:ilvl w:val="0"/>
          <w:numId w:val="33"/>
        </w:numPr>
        <w:shd w:val="clear" w:color="auto" w:fill="FFFFFF"/>
        <w:spacing w:before="100" w:beforeAutospacing="1" w:after="100" w:afterAutospacing="1"/>
        <w:jc w:val="left"/>
        <w:rPr>
          <w:rFonts w:ascii="Helvetica" w:hAnsi="Helvetica" w:cs="Helvetica"/>
          <w:color w:val="333333"/>
          <w:szCs w:val="21"/>
        </w:rPr>
      </w:pPr>
      <w:hyperlink r:id="rId330" w:anchor="log-messages" w:history="1">
        <w:r w:rsidR="00656731">
          <w:rPr>
            <w:rStyle w:val="a4"/>
            <w:rFonts w:ascii="Helvetica" w:hAnsi="Helvetica" w:cs="Helvetica"/>
            <w:color w:val="337AB7"/>
            <w:szCs w:val="21"/>
          </w:rPr>
          <w:t>日志消息</w:t>
        </w:r>
      </w:hyperlink>
    </w:p>
    <w:p w:rsidR="00656731" w:rsidRDefault="00602F22" w:rsidP="00656731">
      <w:pPr>
        <w:widowControl/>
        <w:numPr>
          <w:ilvl w:val="0"/>
          <w:numId w:val="33"/>
        </w:numPr>
        <w:shd w:val="clear" w:color="auto" w:fill="FFFFFF"/>
        <w:spacing w:before="100" w:beforeAutospacing="1" w:after="100" w:afterAutospacing="1"/>
        <w:jc w:val="left"/>
        <w:rPr>
          <w:rFonts w:ascii="Helvetica" w:hAnsi="Helvetica" w:cs="Helvetica"/>
          <w:color w:val="333333"/>
          <w:szCs w:val="21"/>
        </w:rPr>
      </w:pPr>
      <w:hyperlink r:id="rId331" w:anchor="log-targets" w:history="1">
        <w:r w:rsidR="00656731">
          <w:rPr>
            <w:rStyle w:val="a4"/>
            <w:rFonts w:ascii="Helvetica" w:hAnsi="Helvetica" w:cs="Helvetica"/>
            <w:color w:val="337AB7"/>
            <w:szCs w:val="21"/>
          </w:rPr>
          <w:t>日志目标</w:t>
        </w:r>
      </w:hyperlink>
    </w:p>
    <w:p w:rsidR="00656731" w:rsidRDefault="00602F22" w:rsidP="00656731">
      <w:pPr>
        <w:widowControl/>
        <w:numPr>
          <w:ilvl w:val="0"/>
          <w:numId w:val="33"/>
        </w:numPr>
        <w:shd w:val="clear" w:color="auto" w:fill="FFFFFF"/>
        <w:spacing w:before="100" w:beforeAutospacing="1" w:after="100" w:afterAutospacing="1"/>
        <w:jc w:val="left"/>
        <w:rPr>
          <w:rFonts w:ascii="Helvetica" w:hAnsi="Helvetica" w:cs="Helvetica"/>
          <w:color w:val="333333"/>
          <w:szCs w:val="21"/>
        </w:rPr>
      </w:pPr>
      <w:hyperlink r:id="rId332" w:anchor="performance-profiling" w:history="1">
        <w:r w:rsidR="00656731">
          <w:rPr>
            <w:rStyle w:val="a4"/>
            <w:rFonts w:ascii="Helvetica" w:hAnsi="Helvetica" w:cs="Helvetica"/>
            <w:color w:val="337AB7"/>
            <w:szCs w:val="21"/>
          </w:rPr>
          <w:t>性能分析</w:t>
        </w:r>
      </w:hyperlink>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Yii</w:t>
      </w:r>
      <w:r>
        <w:rPr>
          <w:rFonts w:ascii="Helvetica" w:hAnsi="Helvetica" w:cs="Helvetica"/>
          <w:color w:val="333333"/>
          <w:sz w:val="21"/>
          <w:szCs w:val="21"/>
        </w:rPr>
        <w:t>提供了一个强大的日志框架，这个框架具有高度的可定制性和可扩展性。使用这个框架，</w:t>
      </w:r>
      <w:r>
        <w:rPr>
          <w:rFonts w:ascii="Helvetica" w:hAnsi="Helvetica" w:cs="Helvetica"/>
          <w:color w:val="333333"/>
          <w:sz w:val="21"/>
          <w:szCs w:val="21"/>
        </w:rPr>
        <w:t xml:space="preserve"> </w:t>
      </w:r>
      <w:r>
        <w:rPr>
          <w:rFonts w:ascii="Helvetica" w:hAnsi="Helvetica" w:cs="Helvetica"/>
          <w:color w:val="333333"/>
          <w:sz w:val="21"/>
          <w:szCs w:val="21"/>
        </w:rPr>
        <w:t>你可以轻松地记录各种类型的消息，过滤它们，</w:t>
      </w:r>
      <w:r>
        <w:rPr>
          <w:rFonts w:ascii="Helvetica" w:hAnsi="Helvetica" w:cs="Helvetica"/>
          <w:color w:val="333333"/>
          <w:sz w:val="21"/>
          <w:szCs w:val="21"/>
        </w:rPr>
        <w:t xml:space="preserve"> </w:t>
      </w:r>
      <w:r>
        <w:rPr>
          <w:rFonts w:ascii="Helvetica" w:hAnsi="Helvetica" w:cs="Helvetica"/>
          <w:color w:val="333333"/>
          <w:sz w:val="21"/>
          <w:szCs w:val="21"/>
        </w:rPr>
        <w:t>并且将它们收集到不同的目标，诸如文件，数据库，邮件。</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使用</w:t>
      </w:r>
      <w:r>
        <w:rPr>
          <w:rFonts w:ascii="Helvetica" w:hAnsi="Helvetica" w:cs="Helvetica"/>
          <w:color w:val="333333"/>
          <w:sz w:val="21"/>
          <w:szCs w:val="21"/>
        </w:rPr>
        <w:t>Yii</w:t>
      </w:r>
      <w:r>
        <w:rPr>
          <w:rFonts w:ascii="Helvetica" w:hAnsi="Helvetica" w:cs="Helvetica"/>
          <w:color w:val="333333"/>
          <w:sz w:val="21"/>
          <w:szCs w:val="21"/>
        </w:rPr>
        <w:t>日志框架涉及下面的几个步骤：</w:t>
      </w:r>
    </w:p>
    <w:p w:rsidR="00656731" w:rsidRDefault="00656731" w:rsidP="00656731">
      <w:pPr>
        <w:widowControl/>
        <w:numPr>
          <w:ilvl w:val="0"/>
          <w:numId w:val="34"/>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在你代码里的各个地方记录</w:t>
      </w:r>
      <w:r>
        <w:rPr>
          <w:rFonts w:ascii="Helvetica" w:hAnsi="Helvetica" w:cs="Helvetica"/>
          <w:color w:val="333333"/>
          <w:szCs w:val="21"/>
        </w:rPr>
        <w:t> </w:t>
      </w:r>
      <w:hyperlink r:id="rId333" w:anchor="log-messages" w:history="1">
        <w:r>
          <w:rPr>
            <w:rStyle w:val="a4"/>
            <w:rFonts w:ascii="Helvetica" w:hAnsi="Helvetica" w:cs="Helvetica"/>
            <w:color w:val="337AB7"/>
            <w:szCs w:val="21"/>
          </w:rPr>
          <w:t>log messages</w:t>
        </w:r>
      </w:hyperlink>
      <w:r>
        <w:rPr>
          <w:rFonts w:ascii="Helvetica" w:hAnsi="Helvetica" w:cs="Helvetica"/>
          <w:color w:val="333333"/>
          <w:szCs w:val="21"/>
        </w:rPr>
        <w:t>；</w:t>
      </w:r>
    </w:p>
    <w:p w:rsidR="00656731" w:rsidRDefault="00656731" w:rsidP="00656731">
      <w:pPr>
        <w:widowControl/>
        <w:numPr>
          <w:ilvl w:val="0"/>
          <w:numId w:val="34"/>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在应用配置里通过配置</w:t>
      </w:r>
      <w:r>
        <w:rPr>
          <w:rFonts w:ascii="Helvetica" w:hAnsi="Helvetica" w:cs="Helvetica"/>
          <w:color w:val="333333"/>
          <w:szCs w:val="21"/>
        </w:rPr>
        <w:t> </w:t>
      </w:r>
      <w:hyperlink r:id="rId334" w:anchor="log-targets" w:history="1">
        <w:r>
          <w:rPr>
            <w:rStyle w:val="a4"/>
            <w:rFonts w:ascii="Helvetica" w:hAnsi="Helvetica" w:cs="Helvetica"/>
            <w:color w:val="337AB7"/>
            <w:szCs w:val="21"/>
          </w:rPr>
          <w:t>log targets</w:t>
        </w:r>
      </w:hyperlink>
      <w:r>
        <w:rPr>
          <w:rFonts w:ascii="Helvetica" w:hAnsi="Helvetica" w:cs="Helvetica"/>
          <w:color w:val="333333"/>
          <w:szCs w:val="21"/>
        </w:rPr>
        <w:t> </w:t>
      </w:r>
      <w:r>
        <w:rPr>
          <w:rFonts w:ascii="Helvetica" w:hAnsi="Helvetica" w:cs="Helvetica"/>
          <w:color w:val="333333"/>
          <w:szCs w:val="21"/>
        </w:rPr>
        <w:t>来过滤和导出日志消息；</w:t>
      </w:r>
    </w:p>
    <w:p w:rsidR="00656731" w:rsidRDefault="00656731" w:rsidP="00656731">
      <w:pPr>
        <w:widowControl/>
        <w:numPr>
          <w:ilvl w:val="0"/>
          <w:numId w:val="34"/>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检查由不同的目标导出的已过滤的日志消息（例如：</w:t>
      </w:r>
      <w:hyperlink r:id="rId335" w:history="1">
        <w:r>
          <w:rPr>
            <w:rStyle w:val="a4"/>
            <w:rFonts w:ascii="Helvetica" w:hAnsi="Helvetica" w:cs="Helvetica"/>
            <w:color w:val="337AB7"/>
            <w:szCs w:val="21"/>
          </w:rPr>
          <w:t>Yii debugger</w:t>
        </w:r>
      </w:hyperlink>
      <w:r>
        <w:rPr>
          <w:rFonts w:ascii="Helvetica" w:hAnsi="Helvetica" w:cs="Helvetica"/>
          <w:color w:val="333333"/>
          <w:szCs w:val="21"/>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在这部分，我们主要描述前两个步骤。</w:t>
      </w:r>
    </w:p>
    <w:p w:rsidR="00656731" w:rsidRDefault="00656731" w:rsidP="00656731">
      <w:pPr>
        <w:pStyle w:val="4"/>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rPr>
        <w:t>日志消息</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记录日志消息就跟调用下面的日志方法一样简单：</w:t>
      </w:r>
    </w:p>
    <w:p w:rsidR="00656731" w:rsidRDefault="00656731" w:rsidP="00656731">
      <w:pPr>
        <w:widowControl/>
        <w:numPr>
          <w:ilvl w:val="0"/>
          <w:numId w:val="35"/>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Yii::trace()</w:t>
      </w:r>
      <w:r>
        <w:rPr>
          <w:rFonts w:ascii="Helvetica" w:hAnsi="Helvetica" w:cs="Helvetica"/>
          <w:color w:val="333333"/>
          <w:szCs w:val="21"/>
        </w:rPr>
        <w:t>：记录一条消息去跟踪一段代码是怎样运行的。这主要在开发的时候使用。</w:t>
      </w:r>
    </w:p>
    <w:p w:rsidR="00656731" w:rsidRDefault="00656731" w:rsidP="00656731">
      <w:pPr>
        <w:widowControl/>
        <w:numPr>
          <w:ilvl w:val="0"/>
          <w:numId w:val="35"/>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Yii::info()</w:t>
      </w:r>
      <w:r>
        <w:rPr>
          <w:rFonts w:ascii="Helvetica" w:hAnsi="Helvetica" w:cs="Helvetica"/>
          <w:color w:val="333333"/>
          <w:szCs w:val="21"/>
        </w:rPr>
        <w:t>：记录一条消息来传达一些有用的信息。</w:t>
      </w:r>
    </w:p>
    <w:p w:rsidR="00656731" w:rsidRDefault="00656731" w:rsidP="00656731">
      <w:pPr>
        <w:widowControl/>
        <w:numPr>
          <w:ilvl w:val="0"/>
          <w:numId w:val="35"/>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Yii::warning()</w:t>
      </w:r>
      <w:r>
        <w:rPr>
          <w:rFonts w:ascii="Helvetica" w:hAnsi="Helvetica" w:cs="Helvetica"/>
          <w:color w:val="333333"/>
          <w:szCs w:val="21"/>
        </w:rPr>
        <w:t>：记录一个警告消息用来指示一些已经发生的意外。</w:t>
      </w:r>
    </w:p>
    <w:p w:rsidR="00656731" w:rsidRDefault="00656731" w:rsidP="00656731">
      <w:pPr>
        <w:widowControl/>
        <w:numPr>
          <w:ilvl w:val="0"/>
          <w:numId w:val="35"/>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Yii::error()</w:t>
      </w:r>
      <w:r>
        <w:rPr>
          <w:rFonts w:ascii="Helvetica" w:hAnsi="Helvetica" w:cs="Helvetica"/>
          <w:color w:val="333333"/>
          <w:szCs w:val="21"/>
        </w:rPr>
        <w:t>：记录一个致命的错误，这个错误应该尽快被检查。</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这些日志记录方法针对</w:t>
      </w:r>
      <w:r>
        <w:rPr>
          <w:rFonts w:ascii="Helvetica" w:hAnsi="Helvetica" w:cs="Helvetica"/>
          <w:color w:val="333333"/>
          <w:sz w:val="21"/>
          <w:szCs w:val="21"/>
        </w:rPr>
        <w:t> </w:t>
      </w:r>
      <w:r>
        <w:rPr>
          <w:rStyle w:val="ad"/>
          <w:rFonts w:ascii="Helvetica" w:hAnsi="Helvetica" w:cs="Helvetica"/>
          <w:color w:val="333333"/>
          <w:sz w:val="21"/>
          <w:szCs w:val="21"/>
        </w:rPr>
        <w:t>严重程度</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ad"/>
          <w:rFonts w:ascii="Helvetica" w:hAnsi="Helvetica" w:cs="Helvetica"/>
          <w:color w:val="333333"/>
          <w:sz w:val="21"/>
          <w:szCs w:val="21"/>
        </w:rPr>
        <w:t>类别</w:t>
      </w:r>
      <w:r>
        <w:rPr>
          <w:rFonts w:ascii="Helvetica" w:hAnsi="Helvetica" w:cs="Helvetica"/>
          <w:color w:val="333333"/>
          <w:sz w:val="21"/>
          <w:szCs w:val="21"/>
        </w:rPr>
        <w:t> </w:t>
      </w:r>
      <w:r>
        <w:rPr>
          <w:rFonts w:ascii="Helvetica" w:hAnsi="Helvetica" w:cs="Helvetica"/>
          <w:color w:val="333333"/>
          <w:sz w:val="21"/>
          <w:szCs w:val="21"/>
        </w:rPr>
        <w:t>来记录日志消息。</w:t>
      </w:r>
      <w:r>
        <w:rPr>
          <w:rFonts w:ascii="Helvetica" w:hAnsi="Helvetica" w:cs="Helvetica"/>
          <w:color w:val="333333"/>
          <w:sz w:val="21"/>
          <w:szCs w:val="21"/>
        </w:rPr>
        <w:t xml:space="preserve"> </w:t>
      </w:r>
      <w:r>
        <w:rPr>
          <w:rFonts w:ascii="Helvetica" w:hAnsi="Helvetica" w:cs="Helvetica"/>
          <w:color w:val="333333"/>
          <w:sz w:val="21"/>
          <w:szCs w:val="21"/>
        </w:rPr>
        <w:t>它们共享相同的函数签名</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function ($message, $category = 'application')</w:t>
      </w:r>
      <w:r>
        <w:rPr>
          <w:rFonts w:ascii="Helvetica" w:hAnsi="Helvetica" w:cs="Helvetica"/>
          <w:color w:val="333333"/>
          <w:sz w:val="21"/>
          <w:szCs w:val="21"/>
        </w:rPr>
        <w:t>，</w:t>
      </w:r>
      <w:r>
        <w:rPr>
          <w:rStyle w:val="HTML"/>
          <w:rFonts w:ascii="Consolas" w:hAnsi="Consolas" w:cs="Consolas"/>
          <w:color w:val="C7254E"/>
          <w:sz w:val="19"/>
          <w:szCs w:val="19"/>
          <w:shd w:val="clear" w:color="auto" w:fill="F9F2F4"/>
        </w:rPr>
        <w:t>$message</w:t>
      </w:r>
      <w:r>
        <w:rPr>
          <w:rFonts w:ascii="Helvetica" w:hAnsi="Helvetica" w:cs="Helvetica"/>
          <w:color w:val="333333"/>
          <w:sz w:val="21"/>
          <w:szCs w:val="21"/>
        </w:rPr>
        <w:t>代表要被</w:t>
      </w:r>
      <w:r>
        <w:rPr>
          <w:rFonts w:ascii="Helvetica" w:hAnsi="Helvetica" w:cs="Helvetica"/>
          <w:color w:val="333333"/>
          <w:sz w:val="21"/>
          <w:szCs w:val="21"/>
        </w:rPr>
        <w:t xml:space="preserve"> </w:t>
      </w:r>
      <w:r>
        <w:rPr>
          <w:rFonts w:ascii="Helvetica" w:hAnsi="Helvetica" w:cs="Helvetica"/>
          <w:color w:val="333333"/>
          <w:sz w:val="21"/>
          <w:szCs w:val="21"/>
        </w:rPr>
        <w:t>记录的日志消息，而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$category</w:t>
      </w:r>
      <w:r>
        <w:rPr>
          <w:rFonts w:ascii="Helvetica" w:hAnsi="Helvetica" w:cs="Helvetica"/>
          <w:color w:val="333333"/>
          <w:sz w:val="21"/>
          <w:szCs w:val="21"/>
        </w:rPr>
        <w:t> </w:t>
      </w:r>
      <w:r>
        <w:rPr>
          <w:rFonts w:ascii="Helvetica" w:hAnsi="Helvetica" w:cs="Helvetica"/>
          <w:color w:val="333333"/>
          <w:sz w:val="21"/>
          <w:szCs w:val="21"/>
        </w:rPr>
        <w:t>是日志消息的类别。在下面的示例代码中，在默认的类别</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application</w:t>
      </w:r>
      <w:r>
        <w:rPr>
          <w:rFonts w:ascii="Helvetica" w:hAnsi="Helvetica" w:cs="Helvetica"/>
          <w:color w:val="333333"/>
          <w:sz w:val="21"/>
          <w:szCs w:val="21"/>
        </w:rPr>
        <w:t> </w:t>
      </w:r>
      <w:r>
        <w:rPr>
          <w:rFonts w:ascii="Helvetica" w:hAnsi="Helvetica" w:cs="Helvetica"/>
          <w:color w:val="333333"/>
          <w:sz w:val="21"/>
          <w:szCs w:val="21"/>
        </w:rPr>
        <w:t>下</w:t>
      </w:r>
      <w:r>
        <w:rPr>
          <w:rFonts w:ascii="Helvetica" w:hAnsi="Helvetica" w:cs="Helvetica"/>
          <w:color w:val="333333"/>
          <w:sz w:val="21"/>
          <w:szCs w:val="21"/>
        </w:rPr>
        <w:t xml:space="preserve"> </w:t>
      </w:r>
      <w:r>
        <w:rPr>
          <w:rFonts w:ascii="Helvetica" w:hAnsi="Helvetica" w:cs="Helvetica"/>
          <w:color w:val="333333"/>
          <w:sz w:val="21"/>
          <w:szCs w:val="21"/>
        </w:rPr>
        <w:t>记录了一条跟踪消息：</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Yii::trace(</w:t>
      </w:r>
      <w:r>
        <w:rPr>
          <w:rStyle w:val="hljs-string"/>
          <w:rFonts w:ascii="Consolas" w:hAnsi="Consolas" w:cs="Consolas"/>
          <w:color w:val="880000"/>
          <w:shd w:val="clear" w:color="auto" w:fill="F0F0F0"/>
        </w:rPr>
        <w:t>'start calculating average revenue'</w:t>
      </w:r>
      <w:r>
        <w:rPr>
          <w:rStyle w:val="HTML"/>
          <w:rFonts w:ascii="Consolas" w:hAnsi="Consolas" w:cs="Consolas"/>
          <w:color w:val="444444"/>
          <w:shd w:val="clear" w:color="auto" w:fill="F0F0F0"/>
        </w:rPr>
        <w:t>);</w:t>
      </w:r>
    </w:p>
    <w:p w:rsidR="00656731" w:rsidRDefault="00656731" w:rsidP="00656731">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sz w:val="21"/>
          <w:szCs w:val="21"/>
        </w:rPr>
        <w:t>注意：</w:t>
      </w:r>
      <w:r>
        <w:rPr>
          <w:rFonts w:ascii="Helvetica" w:hAnsi="Helvetica" w:cs="Helvetica"/>
          <w:color w:val="8A6D3B"/>
          <w:sz w:val="21"/>
          <w:szCs w:val="21"/>
        </w:rPr>
        <w:t>日志消息可以是字符串，也可以是复杂的数据，诸如数组或者对象。</w:t>
      </w:r>
      <w:r>
        <w:rPr>
          <w:rFonts w:ascii="Helvetica" w:hAnsi="Helvetica" w:cs="Helvetica"/>
          <w:color w:val="8A6D3B"/>
          <w:sz w:val="21"/>
          <w:szCs w:val="21"/>
        </w:rPr>
        <w:t> </w:t>
      </w:r>
      <w:hyperlink r:id="rId336" w:anchor="log-targets" w:history="1">
        <w:r>
          <w:rPr>
            <w:rStyle w:val="a4"/>
            <w:rFonts w:ascii="Helvetica" w:hAnsi="Helvetica" w:cs="Helvetica"/>
            <w:color w:val="337AB7"/>
            <w:sz w:val="21"/>
            <w:szCs w:val="21"/>
          </w:rPr>
          <w:t>log targets</w:t>
        </w:r>
      </w:hyperlink>
      <w:r>
        <w:rPr>
          <w:rFonts w:ascii="Helvetica" w:hAnsi="Helvetica" w:cs="Helvetica"/>
          <w:color w:val="8A6D3B"/>
          <w:sz w:val="21"/>
          <w:szCs w:val="21"/>
        </w:rPr>
        <w:t> </w:t>
      </w:r>
      <w:r>
        <w:rPr>
          <w:rFonts w:ascii="Helvetica" w:hAnsi="Helvetica" w:cs="Helvetica"/>
          <w:color w:val="8A6D3B"/>
          <w:sz w:val="21"/>
          <w:szCs w:val="21"/>
        </w:rPr>
        <w:t>的义务是正确处理日志消息。默认情况下，</w:t>
      </w:r>
      <w:r>
        <w:rPr>
          <w:rFonts w:ascii="Helvetica" w:hAnsi="Helvetica" w:cs="Helvetica"/>
          <w:color w:val="8A6D3B"/>
          <w:sz w:val="21"/>
          <w:szCs w:val="21"/>
        </w:rPr>
        <w:t xml:space="preserve"> </w:t>
      </w:r>
      <w:r>
        <w:rPr>
          <w:rFonts w:ascii="Helvetica" w:hAnsi="Helvetica" w:cs="Helvetica"/>
          <w:color w:val="8A6D3B"/>
          <w:sz w:val="21"/>
          <w:szCs w:val="21"/>
        </w:rPr>
        <w:t>假如一条日志消息不是一个字符串，它将被导出为一个字符串，通过调用</w:t>
      </w:r>
      <w:r>
        <w:rPr>
          <w:rFonts w:ascii="Helvetica" w:hAnsi="Helvetica" w:cs="Helvetica"/>
          <w:color w:val="8A6D3B"/>
          <w:sz w:val="21"/>
          <w:szCs w:val="21"/>
        </w:rPr>
        <w:t> </w:t>
      </w:r>
      <w:r>
        <w:rPr>
          <w:rStyle w:val="broken-link"/>
          <w:rFonts w:ascii="Helvetica" w:hAnsi="Helvetica" w:cs="Helvetica"/>
          <w:color w:val="8A6D3B"/>
          <w:sz w:val="21"/>
          <w:szCs w:val="21"/>
        </w:rPr>
        <w:t>yii\helpers\VarDumper::export()</w:t>
      </w:r>
      <w:r>
        <w:rPr>
          <w:rFonts w:ascii="Helvetica" w:hAnsi="Helvetica" w:cs="Helvetica"/>
          <w:color w:val="8A6D3B"/>
          <w:sz w:val="21"/>
          <w:szCs w:val="21"/>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为了更好地组织和过滤日志消息，我们建议您为每个日志消息指定一个适当的类别。您可以为类别选择一个分层命名方案，</w:t>
      </w:r>
      <w:r>
        <w:rPr>
          <w:rFonts w:ascii="Helvetica" w:hAnsi="Helvetica" w:cs="Helvetica"/>
          <w:color w:val="333333"/>
          <w:sz w:val="21"/>
          <w:szCs w:val="21"/>
        </w:rPr>
        <w:t xml:space="preserve"> </w:t>
      </w:r>
      <w:r>
        <w:rPr>
          <w:rFonts w:ascii="Helvetica" w:hAnsi="Helvetica" w:cs="Helvetica"/>
          <w:color w:val="333333"/>
          <w:sz w:val="21"/>
          <w:szCs w:val="21"/>
        </w:rPr>
        <w:t>这将使得</w:t>
      </w:r>
      <w:r>
        <w:rPr>
          <w:rFonts w:ascii="Helvetica" w:hAnsi="Helvetica" w:cs="Helvetica"/>
          <w:color w:val="333333"/>
          <w:sz w:val="21"/>
          <w:szCs w:val="21"/>
        </w:rPr>
        <w:t> </w:t>
      </w:r>
      <w:hyperlink r:id="rId337" w:anchor="log-targets" w:history="1">
        <w:r>
          <w:rPr>
            <w:rStyle w:val="a4"/>
            <w:rFonts w:ascii="Helvetica" w:hAnsi="Helvetica" w:cs="Helvetica"/>
            <w:color w:val="337AB7"/>
            <w:sz w:val="21"/>
            <w:szCs w:val="21"/>
          </w:rPr>
          <w:t>log targets</w:t>
        </w:r>
      </w:hyperlink>
      <w:r>
        <w:rPr>
          <w:rFonts w:ascii="Helvetica" w:hAnsi="Helvetica" w:cs="Helvetica"/>
          <w:color w:val="333333"/>
          <w:sz w:val="21"/>
          <w:szCs w:val="21"/>
        </w:rPr>
        <w:t> </w:t>
      </w:r>
      <w:r>
        <w:rPr>
          <w:rFonts w:ascii="Helvetica" w:hAnsi="Helvetica" w:cs="Helvetica"/>
          <w:color w:val="333333"/>
          <w:sz w:val="21"/>
          <w:szCs w:val="21"/>
        </w:rPr>
        <w:t>在基于它们的分类来过滤消息变得更加容易。</w:t>
      </w:r>
      <w:r>
        <w:rPr>
          <w:rFonts w:ascii="Helvetica" w:hAnsi="Helvetica" w:cs="Helvetica"/>
          <w:color w:val="333333"/>
          <w:sz w:val="21"/>
          <w:szCs w:val="21"/>
        </w:rPr>
        <w:t xml:space="preserve"> </w:t>
      </w:r>
      <w:r>
        <w:rPr>
          <w:rFonts w:ascii="Helvetica" w:hAnsi="Helvetica" w:cs="Helvetica"/>
          <w:color w:val="333333"/>
          <w:sz w:val="21"/>
          <w:szCs w:val="21"/>
        </w:rPr>
        <w:t>一个简单而高效的命名方案是使用</w:t>
      </w:r>
      <w:r>
        <w:rPr>
          <w:rFonts w:ascii="Helvetica" w:hAnsi="Helvetica" w:cs="Helvetica"/>
          <w:color w:val="333333"/>
          <w:sz w:val="21"/>
          <w:szCs w:val="21"/>
        </w:rPr>
        <w:t>PHP</w:t>
      </w:r>
      <w:r>
        <w:rPr>
          <w:rFonts w:ascii="Helvetica" w:hAnsi="Helvetica" w:cs="Helvetica"/>
          <w:color w:val="333333"/>
          <w:sz w:val="21"/>
          <w:szCs w:val="21"/>
        </w:rPr>
        <w:t>魔术常量</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__METHOD__</w:t>
      </w:r>
      <w:r>
        <w:rPr>
          <w:rFonts w:ascii="Helvetica" w:hAnsi="Helvetica" w:cs="Helvetica"/>
          <w:color w:val="333333"/>
          <w:sz w:val="21"/>
          <w:szCs w:val="21"/>
        </w:rPr>
        <w:t> </w:t>
      </w:r>
      <w:r>
        <w:rPr>
          <w:rFonts w:ascii="Helvetica" w:hAnsi="Helvetica" w:cs="Helvetica"/>
          <w:color w:val="333333"/>
          <w:sz w:val="21"/>
          <w:szCs w:val="21"/>
        </w:rPr>
        <w:t>作为分类名称。</w:t>
      </w:r>
      <w:r>
        <w:rPr>
          <w:rFonts w:ascii="Helvetica" w:hAnsi="Helvetica" w:cs="Helvetica"/>
          <w:color w:val="333333"/>
          <w:sz w:val="21"/>
          <w:szCs w:val="21"/>
        </w:rPr>
        <w:t xml:space="preserve"> </w:t>
      </w:r>
      <w:r>
        <w:rPr>
          <w:rFonts w:ascii="Helvetica" w:hAnsi="Helvetica" w:cs="Helvetica"/>
          <w:color w:val="333333"/>
          <w:sz w:val="21"/>
          <w:szCs w:val="21"/>
        </w:rPr>
        <w:t>这种方式也在</w:t>
      </w:r>
      <w:r>
        <w:rPr>
          <w:rFonts w:ascii="Helvetica" w:hAnsi="Helvetica" w:cs="Helvetica"/>
          <w:color w:val="333333"/>
          <w:sz w:val="21"/>
          <w:szCs w:val="21"/>
        </w:rPr>
        <w:t>Yii</w:t>
      </w:r>
      <w:r>
        <w:rPr>
          <w:rFonts w:ascii="Helvetica" w:hAnsi="Helvetica" w:cs="Helvetica"/>
          <w:color w:val="333333"/>
          <w:sz w:val="21"/>
          <w:szCs w:val="21"/>
        </w:rPr>
        <w:t>框架的核心代码中得到应用，</w:t>
      </w:r>
      <w:r>
        <w:rPr>
          <w:rFonts w:ascii="Helvetica" w:hAnsi="Helvetica" w:cs="Helvetica"/>
          <w:color w:val="333333"/>
          <w:sz w:val="21"/>
          <w:szCs w:val="21"/>
        </w:rPr>
        <w:t xml:space="preserve"> </w:t>
      </w:r>
      <w:r>
        <w:rPr>
          <w:rFonts w:ascii="Helvetica" w:hAnsi="Helvetica" w:cs="Helvetica"/>
          <w:color w:val="333333"/>
          <w:sz w:val="21"/>
          <w:szCs w:val="21"/>
        </w:rPr>
        <w:t>例如，</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Yii::trace(</w:t>
      </w:r>
      <w:r>
        <w:rPr>
          <w:rStyle w:val="hljs-string"/>
          <w:rFonts w:ascii="Consolas" w:hAnsi="Consolas" w:cs="Consolas"/>
          <w:color w:val="880000"/>
          <w:shd w:val="clear" w:color="auto" w:fill="F0F0F0"/>
        </w:rPr>
        <w:t>'start calculating average revenue'</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__METHOD__</w:t>
      </w:r>
      <w:r>
        <w:rPr>
          <w:rStyle w:val="HTML"/>
          <w:rFonts w:ascii="Consolas" w:hAnsi="Consolas" w:cs="Consolas"/>
          <w:color w:val="444444"/>
          <w:shd w:val="clear" w:color="auto" w:fill="F0F0F0"/>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Style w:val="HTML"/>
          <w:rFonts w:ascii="Consolas" w:hAnsi="Consolas" w:cs="Consolas"/>
          <w:color w:val="C7254E"/>
          <w:sz w:val="19"/>
          <w:szCs w:val="19"/>
          <w:shd w:val="clear" w:color="auto" w:fill="F9F2F4"/>
        </w:rPr>
        <w:t>__METHOD__</w:t>
      </w:r>
      <w:r>
        <w:rPr>
          <w:rFonts w:ascii="Helvetica" w:hAnsi="Helvetica" w:cs="Helvetica"/>
          <w:color w:val="333333"/>
          <w:sz w:val="21"/>
          <w:szCs w:val="21"/>
        </w:rPr>
        <w:t> </w:t>
      </w:r>
      <w:r>
        <w:rPr>
          <w:rFonts w:ascii="Helvetica" w:hAnsi="Helvetica" w:cs="Helvetica"/>
          <w:color w:val="333333"/>
          <w:sz w:val="21"/>
          <w:szCs w:val="21"/>
        </w:rPr>
        <w:t>常量计算值作为该常量出现的地方的方法名（完全限定的类名前缀）。</w:t>
      </w:r>
      <w:r>
        <w:rPr>
          <w:rFonts w:ascii="Helvetica" w:hAnsi="Helvetica" w:cs="Helvetica"/>
          <w:color w:val="333333"/>
          <w:sz w:val="21"/>
          <w:szCs w:val="21"/>
        </w:rPr>
        <w:t xml:space="preserve"> </w:t>
      </w:r>
      <w:r>
        <w:rPr>
          <w:rFonts w:ascii="Helvetica" w:hAnsi="Helvetica" w:cs="Helvetica"/>
          <w:color w:val="333333"/>
          <w:sz w:val="21"/>
          <w:szCs w:val="21"/>
        </w:rPr>
        <w:t>例如，假如上面那行代码在这个方法内被调用，则它将等于字符串</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'app\controllers\RevenueController::calculate'</w:t>
      </w:r>
      <w:r>
        <w:rPr>
          <w:rFonts w:ascii="Helvetica" w:hAnsi="Helvetica" w:cs="Helvetica"/>
          <w:color w:val="333333"/>
          <w:sz w:val="21"/>
          <w:szCs w:val="21"/>
        </w:rPr>
        <w:t>。</w:t>
      </w:r>
    </w:p>
    <w:p w:rsidR="00656731" w:rsidRDefault="00656731" w:rsidP="00656731">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sz w:val="21"/>
          <w:szCs w:val="21"/>
        </w:rPr>
        <w:t>注意：</w:t>
      </w:r>
      <w:r>
        <w:rPr>
          <w:rFonts w:ascii="Helvetica" w:hAnsi="Helvetica" w:cs="Helvetica"/>
          <w:color w:val="8A6D3B"/>
          <w:sz w:val="21"/>
          <w:szCs w:val="21"/>
        </w:rPr>
        <w:t>上面所描述的日志方法实际上是</w:t>
      </w:r>
      <w:r>
        <w:rPr>
          <w:rFonts w:ascii="Helvetica" w:hAnsi="Helvetica" w:cs="Helvetica"/>
          <w:color w:val="8A6D3B"/>
          <w:sz w:val="21"/>
          <w:szCs w:val="21"/>
        </w:rPr>
        <w:t> </w:t>
      </w:r>
      <w:hyperlink r:id="rId338" w:history="1">
        <w:r>
          <w:rPr>
            <w:rStyle w:val="a4"/>
            <w:rFonts w:ascii="Helvetica" w:hAnsi="Helvetica" w:cs="Helvetica"/>
            <w:color w:val="337AB7"/>
            <w:sz w:val="21"/>
            <w:szCs w:val="21"/>
          </w:rPr>
          <w:t>logger object</w:t>
        </w:r>
      </w:hyperlink>
      <w:r>
        <w:rPr>
          <w:rFonts w:ascii="Helvetica" w:hAnsi="Helvetica" w:cs="Helvetica"/>
          <w:color w:val="8A6D3B"/>
          <w:sz w:val="21"/>
          <w:szCs w:val="21"/>
        </w:rPr>
        <w:t> </w:t>
      </w:r>
      <w:r>
        <w:rPr>
          <w:rFonts w:ascii="Helvetica" w:hAnsi="Helvetica" w:cs="Helvetica"/>
          <w:color w:val="8A6D3B"/>
          <w:sz w:val="21"/>
          <w:szCs w:val="21"/>
        </w:rPr>
        <w:t>对象（一个通过表达式</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Yii::getLogger()</w:t>
      </w:r>
      <w:r>
        <w:rPr>
          <w:rFonts w:ascii="Helvetica" w:hAnsi="Helvetica" w:cs="Helvetica"/>
          <w:color w:val="8A6D3B"/>
          <w:sz w:val="21"/>
          <w:szCs w:val="21"/>
        </w:rPr>
        <w:t> </w:t>
      </w:r>
      <w:r>
        <w:rPr>
          <w:rFonts w:ascii="Helvetica" w:hAnsi="Helvetica" w:cs="Helvetica"/>
          <w:color w:val="8A6D3B"/>
          <w:sz w:val="21"/>
          <w:szCs w:val="21"/>
        </w:rPr>
        <w:t>可访问的单例）</w:t>
      </w:r>
      <w:r>
        <w:rPr>
          <w:rFonts w:ascii="Helvetica" w:hAnsi="Helvetica" w:cs="Helvetica"/>
          <w:color w:val="8A6D3B"/>
          <w:sz w:val="21"/>
          <w:szCs w:val="21"/>
        </w:rPr>
        <w:t xml:space="preserve"> </w:t>
      </w:r>
      <w:r>
        <w:rPr>
          <w:rFonts w:ascii="Helvetica" w:hAnsi="Helvetica" w:cs="Helvetica"/>
          <w:color w:val="8A6D3B"/>
          <w:sz w:val="21"/>
          <w:szCs w:val="21"/>
        </w:rPr>
        <w:t>的方法</w:t>
      </w:r>
      <w:r>
        <w:rPr>
          <w:rFonts w:ascii="Helvetica" w:hAnsi="Helvetica" w:cs="Helvetica"/>
          <w:color w:val="8A6D3B"/>
          <w:sz w:val="21"/>
          <w:szCs w:val="21"/>
        </w:rPr>
        <w:t> </w:t>
      </w:r>
      <w:hyperlink r:id="rId339" w:anchor="log()-detail" w:history="1">
        <w:r>
          <w:rPr>
            <w:rStyle w:val="a4"/>
            <w:rFonts w:ascii="Helvetica" w:hAnsi="Helvetica" w:cs="Helvetica"/>
            <w:color w:val="337AB7"/>
            <w:sz w:val="21"/>
            <w:szCs w:val="21"/>
          </w:rPr>
          <w:t>log()</w:t>
        </w:r>
      </w:hyperlink>
      <w:r>
        <w:rPr>
          <w:rFonts w:ascii="Helvetica" w:hAnsi="Helvetica" w:cs="Helvetica"/>
          <w:color w:val="8A6D3B"/>
          <w:sz w:val="21"/>
          <w:szCs w:val="21"/>
        </w:rPr>
        <w:t> </w:t>
      </w:r>
      <w:r>
        <w:rPr>
          <w:rFonts w:ascii="Helvetica" w:hAnsi="Helvetica" w:cs="Helvetica"/>
          <w:color w:val="8A6D3B"/>
          <w:sz w:val="21"/>
          <w:szCs w:val="21"/>
        </w:rPr>
        <w:t>的一个快捷方式。当足够的消息被记录或者当应用结束时，</w:t>
      </w:r>
      <w:r>
        <w:rPr>
          <w:rFonts w:ascii="Helvetica" w:hAnsi="Helvetica" w:cs="Helvetica"/>
          <w:color w:val="8A6D3B"/>
          <w:sz w:val="21"/>
          <w:szCs w:val="21"/>
        </w:rPr>
        <w:t xml:space="preserve"> </w:t>
      </w:r>
      <w:r>
        <w:rPr>
          <w:rFonts w:ascii="Helvetica" w:hAnsi="Helvetica" w:cs="Helvetica"/>
          <w:color w:val="8A6D3B"/>
          <w:sz w:val="21"/>
          <w:szCs w:val="21"/>
        </w:rPr>
        <w:t>日志对象将会调用一个</w:t>
      </w:r>
      <w:r>
        <w:rPr>
          <w:rFonts w:ascii="Helvetica" w:hAnsi="Helvetica" w:cs="Helvetica"/>
          <w:color w:val="8A6D3B"/>
          <w:sz w:val="21"/>
          <w:szCs w:val="21"/>
        </w:rPr>
        <w:t> </w:t>
      </w:r>
      <w:hyperlink r:id="rId340" w:history="1">
        <w:r>
          <w:rPr>
            <w:rStyle w:val="a4"/>
            <w:rFonts w:ascii="Helvetica" w:hAnsi="Helvetica" w:cs="Helvetica"/>
            <w:color w:val="337AB7"/>
            <w:sz w:val="21"/>
            <w:szCs w:val="21"/>
          </w:rPr>
          <w:t>message dispatcher</w:t>
        </w:r>
      </w:hyperlink>
      <w:r>
        <w:rPr>
          <w:rFonts w:ascii="Helvetica" w:hAnsi="Helvetica" w:cs="Helvetica"/>
          <w:color w:val="8A6D3B"/>
          <w:sz w:val="21"/>
          <w:szCs w:val="21"/>
        </w:rPr>
        <w:t> </w:t>
      </w:r>
      <w:r>
        <w:rPr>
          <w:rFonts w:ascii="Helvetica" w:hAnsi="Helvetica" w:cs="Helvetica"/>
          <w:color w:val="8A6D3B"/>
          <w:sz w:val="21"/>
          <w:szCs w:val="21"/>
        </w:rPr>
        <w:t>调度对象将已经记录的日志消息发送到已注册的</w:t>
      </w:r>
      <w:r>
        <w:rPr>
          <w:rFonts w:ascii="Helvetica" w:hAnsi="Helvetica" w:cs="Helvetica"/>
          <w:color w:val="8A6D3B"/>
          <w:sz w:val="21"/>
          <w:szCs w:val="21"/>
        </w:rPr>
        <w:t> </w:t>
      </w:r>
      <w:hyperlink r:id="rId341" w:anchor="log-targets" w:history="1">
        <w:r>
          <w:rPr>
            <w:rStyle w:val="a4"/>
            <w:rFonts w:ascii="Helvetica" w:hAnsi="Helvetica" w:cs="Helvetica"/>
            <w:color w:val="337AB7"/>
            <w:sz w:val="21"/>
            <w:szCs w:val="21"/>
          </w:rPr>
          <w:t>log targets</w:t>
        </w:r>
      </w:hyperlink>
      <w:r>
        <w:rPr>
          <w:rFonts w:ascii="Helvetica" w:hAnsi="Helvetica" w:cs="Helvetica"/>
          <w:color w:val="8A6D3B"/>
          <w:sz w:val="21"/>
          <w:szCs w:val="21"/>
        </w:rPr>
        <w:t> </w:t>
      </w:r>
      <w:r>
        <w:rPr>
          <w:rFonts w:ascii="Helvetica" w:hAnsi="Helvetica" w:cs="Helvetica"/>
          <w:color w:val="8A6D3B"/>
          <w:sz w:val="21"/>
          <w:szCs w:val="21"/>
        </w:rPr>
        <w:t>目标中。</w:t>
      </w:r>
    </w:p>
    <w:p w:rsidR="00656731" w:rsidRDefault="00656731" w:rsidP="00656731">
      <w:pPr>
        <w:pStyle w:val="4"/>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rPr>
        <w:t>日志目标</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一个日志目标是一个</w:t>
      </w:r>
      <w:r>
        <w:rPr>
          <w:rFonts w:ascii="Helvetica" w:hAnsi="Helvetica" w:cs="Helvetica"/>
          <w:color w:val="333333"/>
          <w:sz w:val="21"/>
          <w:szCs w:val="21"/>
        </w:rPr>
        <w:t> </w:t>
      </w:r>
      <w:hyperlink r:id="rId342" w:history="1">
        <w:r>
          <w:rPr>
            <w:rStyle w:val="a4"/>
            <w:rFonts w:ascii="Helvetica" w:hAnsi="Helvetica" w:cs="Helvetica"/>
            <w:color w:val="337AB7"/>
            <w:sz w:val="21"/>
            <w:szCs w:val="21"/>
          </w:rPr>
          <w:t>yii\log\Target</w:t>
        </w:r>
      </w:hyperlink>
      <w:r>
        <w:rPr>
          <w:rFonts w:ascii="Helvetica" w:hAnsi="Helvetica" w:cs="Helvetica"/>
          <w:color w:val="333333"/>
          <w:sz w:val="21"/>
          <w:szCs w:val="21"/>
        </w:rPr>
        <w:t> </w:t>
      </w:r>
      <w:r>
        <w:rPr>
          <w:rFonts w:ascii="Helvetica" w:hAnsi="Helvetica" w:cs="Helvetica"/>
          <w:color w:val="333333"/>
          <w:sz w:val="21"/>
          <w:szCs w:val="21"/>
        </w:rPr>
        <w:t>类或者它的子类的实例。</w:t>
      </w:r>
      <w:r>
        <w:rPr>
          <w:rFonts w:ascii="Helvetica" w:hAnsi="Helvetica" w:cs="Helvetica"/>
          <w:color w:val="333333"/>
          <w:sz w:val="21"/>
          <w:szCs w:val="21"/>
        </w:rPr>
        <w:t xml:space="preserve"> </w:t>
      </w:r>
      <w:r>
        <w:rPr>
          <w:rFonts w:ascii="Helvetica" w:hAnsi="Helvetica" w:cs="Helvetica"/>
          <w:color w:val="333333"/>
          <w:sz w:val="21"/>
          <w:szCs w:val="21"/>
        </w:rPr>
        <w:t>它将通过他们的严重层级和类别来过滤日志消息，然后将它们导出到一些媒介中。</w:t>
      </w:r>
      <w:r>
        <w:rPr>
          <w:rFonts w:ascii="Helvetica" w:hAnsi="Helvetica" w:cs="Helvetica"/>
          <w:color w:val="333333"/>
          <w:sz w:val="21"/>
          <w:szCs w:val="21"/>
        </w:rPr>
        <w:t xml:space="preserve"> </w:t>
      </w:r>
      <w:r>
        <w:rPr>
          <w:rFonts w:ascii="Helvetica" w:hAnsi="Helvetica" w:cs="Helvetica"/>
          <w:color w:val="333333"/>
          <w:sz w:val="21"/>
          <w:szCs w:val="21"/>
        </w:rPr>
        <w:t>例如，一个</w:t>
      </w:r>
      <w:r>
        <w:rPr>
          <w:rFonts w:ascii="Helvetica" w:hAnsi="Helvetica" w:cs="Helvetica"/>
          <w:color w:val="333333"/>
          <w:sz w:val="21"/>
          <w:szCs w:val="21"/>
        </w:rPr>
        <w:t> </w:t>
      </w:r>
      <w:hyperlink r:id="rId343" w:history="1">
        <w:r>
          <w:rPr>
            <w:rStyle w:val="a4"/>
            <w:rFonts w:ascii="Helvetica" w:hAnsi="Helvetica" w:cs="Helvetica"/>
            <w:color w:val="337AB7"/>
            <w:sz w:val="21"/>
            <w:szCs w:val="21"/>
          </w:rPr>
          <w:t>database target</w:t>
        </w:r>
      </w:hyperlink>
      <w:r>
        <w:rPr>
          <w:rFonts w:ascii="Helvetica" w:hAnsi="Helvetica" w:cs="Helvetica"/>
          <w:color w:val="333333"/>
          <w:sz w:val="21"/>
          <w:szCs w:val="21"/>
        </w:rPr>
        <w:t> </w:t>
      </w:r>
      <w:r>
        <w:rPr>
          <w:rFonts w:ascii="Helvetica" w:hAnsi="Helvetica" w:cs="Helvetica"/>
          <w:color w:val="333333"/>
          <w:sz w:val="21"/>
          <w:szCs w:val="21"/>
        </w:rPr>
        <w:t>目标导出已经过滤的日志消息到一个数据的表里面，</w:t>
      </w:r>
      <w:r>
        <w:rPr>
          <w:rFonts w:ascii="Helvetica" w:hAnsi="Helvetica" w:cs="Helvetica"/>
          <w:color w:val="333333"/>
          <w:sz w:val="21"/>
          <w:szCs w:val="21"/>
        </w:rPr>
        <w:t xml:space="preserve"> </w:t>
      </w:r>
      <w:r>
        <w:rPr>
          <w:rFonts w:ascii="Helvetica" w:hAnsi="Helvetica" w:cs="Helvetica"/>
          <w:color w:val="333333"/>
          <w:sz w:val="21"/>
          <w:szCs w:val="21"/>
        </w:rPr>
        <w:t>而一个</w:t>
      </w:r>
      <w:r>
        <w:rPr>
          <w:rFonts w:ascii="Helvetica" w:hAnsi="Helvetica" w:cs="Helvetica"/>
          <w:color w:val="333333"/>
          <w:sz w:val="21"/>
          <w:szCs w:val="21"/>
        </w:rPr>
        <w:t> </w:t>
      </w:r>
      <w:hyperlink r:id="rId344" w:history="1">
        <w:r>
          <w:rPr>
            <w:rStyle w:val="a4"/>
            <w:rFonts w:ascii="Helvetica" w:hAnsi="Helvetica" w:cs="Helvetica"/>
            <w:color w:val="337AB7"/>
            <w:sz w:val="21"/>
            <w:szCs w:val="21"/>
          </w:rPr>
          <w:t>email target</w:t>
        </w:r>
      </w:hyperlink>
      <w:r>
        <w:rPr>
          <w:rFonts w:ascii="Helvetica" w:hAnsi="Helvetica" w:cs="Helvetica"/>
          <w:color w:val="333333"/>
          <w:sz w:val="21"/>
          <w:szCs w:val="21"/>
        </w:rPr>
        <w:t>目标将日志消息导出到指定的邮箱地址里。</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在一个应用里，通过配置在应用配置里的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log</w:t>
      </w:r>
      <w:r>
        <w:rPr>
          <w:rFonts w:ascii="Helvetica" w:hAnsi="Helvetica" w:cs="Helvetica"/>
          <w:color w:val="333333"/>
          <w:sz w:val="21"/>
          <w:szCs w:val="21"/>
        </w:rPr>
        <w:t> </w:t>
      </w:r>
      <w:hyperlink r:id="rId345" w:history="1">
        <w:r>
          <w:rPr>
            <w:rStyle w:val="a4"/>
            <w:rFonts w:ascii="Helvetica" w:hAnsi="Helvetica" w:cs="Helvetica"/>
            <w:color w:val="337AB7"/>
            <w:sz w:val="21"/>
            <w:szCs w:val="21"/>
          </w:rPr>
          <w:t>application component</w:t>
        </w:r>
      </w:hyperlink>
      <w:r>
        <w:rPr>
          <w:rFonts w:ascii="Helvetica" w:hAnsi="Helvetica" w:cs="Helvetica"/>
          <w:color w:val="333333"/>
          <w:sz w:val="21"/>
          <w:szCs w:val="21"/>
        </w:rPr>
        <w:t> </w:t>
      </w:r>
      <w:r>
        <w:rPr>
          <w:rFonts w:ascii="Helvetica" w:hAnsi="Helvetica" w:cs="Helvetica"/>
          <w:color w:val="333333"/>
          <w:sz w:val="21"/>
          <w:szCs w:val="21"/>
        </w:rPr>
        <w:t>，你可以注册多个日志目标。</w:t>
      </w:r>
      <w:r>
        <w:rPr>
          <w:rFonts w:ascii="Helvetica" w:hAnsi="Helvetica" w:cs="Helvetica"/>
          <w:color w:val="333333"/>
          <w:sz w:val="21"/>
          <w:szCs w:val="21"/>
        </w:rPr>
        <w:t xml:space="preserve"> </w:t>
      </w:r>
      <w:r>
        <w:rPr>
          <w:rFonts w:ascii="Helvetica" w:hAnsi="Helvetica" w:cs="Helvetica"/>
          <w:color w:val="333333"/>
          <w:sz w:val="21"/>
          <w:szCs w:val="21"/>
        </w:rPr>
        <w:t>就像下面这样：</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the "log" component must be loaded during bootstrapping time</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'bootstrap'</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'log'</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'log'</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'targets'</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'yii\log\DbTarget'</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'levels'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'error'</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'warning'</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'yii\log\EmailTarget'</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'levels'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'error'</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'categories'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'yii\db\*'</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'message'</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'from'</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'log@example.com'</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'to'</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'admin@example.com'</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'developer@example.com'</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'subject'</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'Database errors at example.com'</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sz w:val="21"/>
          <w:szCs w:val="21"/>
        </w:rPr>
        <w:t>注意：</w:t>
      </w:r>
      <w:r>
        <w:rPr>
          <w:rStyle w:val="HTML"/>
          <w:rFonts w:ascii="Consolas" w:hAnsi="Consolas" w:cs="Consolas"/>
          <w:color w:val="C7254E"/>
          <w:sz w:val="19"/>
          <w:szCs w:val="19"/>
          <w:shd w:val="clear" w:color="auto" w:fill="F9F2F4"/>
        </w:rPr>
        <w:t>log</w:t>
      </w:r>
      <w:r>
        <w:rPr>
          <w:rFonts w:ascii="Helvetica" w:hAnsi="Helvetica" w:cs="Helvetica"/>
          <w:color w:val="8A6D3B"/>
          <w:sz w:val="21"/>
          <w:szCs w:val="21"/>
        </w:rPr>
        <w:t> </w:t>
      </w:r>
      <w:r>
        <w:rPr>
          <w:rFonts w:ascii="Helvetica" w:hAnsi="Helvetica" w:cs="Helvetica"/>
          <w:color w:val="8A6D3B"/>
          <w:sz w:val="21"/>
          <w:szCs w:val="21"/>
        </w:rPr>
        <w:t>组件必须在</w:t>
      </w:r>
      <w:r>
        <w:rPr>
          <w:rFonts w:ascii="Helvetica" w:hAnsi="Helvetica" w:cs="Helvetica"/>
          <w:color w:val="8A6D3B"/>
          <w:sz w:val="21"/>
          <w:szCs w:val="21"/>
        </w:rPr>
        <w:t> </w:t>
      </w:r>
      <w:hyperlink r:id="rId346" w:history="1">
        <w:r>
          <w:rPr>
            <w:rStyle w:val="a4"/>
            <w:rFonts w:ascii="Helvetica" w:hAnsi="Helvetica" w:cs="Helvetica"/>
            <w:color w:val="337AB7"/>
            <w:sz w:val="21"/>
            <w:szCs w:val="21"/>
          </w:rPr>
          <w:t>bootstrapping</w:t>
        </w:r>
      </w:hyperlink>
      <w:r>
        <w:rPr>
          <w:rFonts w:ascii="Helvetica" w:hAnsi="Helvetica" w:cs="Helvetica"/>
          <w:color w:val="8A6D3B"/>
          <w:sz w:val="21"/>
          <w:szCs w:val="21"/>
        </w:rPr>
        <w:t> </w:t>
      </w:r>
      <w:r>
        <w:rPr>
          <w:rFonts w:ascii="Helvetica" w:hAnsi="Helvetica" w:cs="Helvetica"/>
          <w:color w:val="8A6D3B"/>
          <w:sz w:val="21"/>
          <w:szCs w:val="21"/>
        </w:rPr>
        <w:t>期间就被加载，以便于它能够及时调度日志消息到目标里。</w:t>
      </w:r>
      <w:r>
        <w:rPr>
          <w:rFonts w:ascii="Helvetica" w:hAnsi="Helvetica" w:cs="Helvetica"/>
          <w:color w:val="8A6D3B"/>
          <w:sz w:val="21"/>
          <w:szCs w:val="21"/>
        </w:rPr>
        <w:t xml:space="preserve"> </w:t>
      </w:r>
      <w:r>
        <w:rPr>
          <w:rFonts w:ascii="Helvetica" w:hAnsi="Helvetica" w:cs="Helvetica"/>
          <w:color w:val="8A6D3B"/>
          <w:sz w:val="21"/>
          <w:szCs w:val="21"/>
        </w:rPr>
        <w:t>这是为什么在上面的代码中，它被列在</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bootstrap</w:t>
      </w:r>
      <w:r>
        <w:rPr>
          <w:rFonts w:ascii="Helvetica" w:hAnsi="Helvetica" w:cs="Helvetica"/>
          <w:color w:val="8A6D3B"/>
          <w:sz w:val="21"/>
          <w:szCs w:val="21"/>
        </w:rPr>
        <w:t> </w:t>
      </w:r>
      <w:r>
        <w:rPr>
          <w:rFonts w:ascii="Helvetica" w:hAnsi="Helvetica" w:cs="Helvetica"/>
          <w:color w:val="8A6D3B"/>
          <w:sz w:val="21"/>
          <w:szCs w:val="21"/>
        </w:rPr>
        <w:t>数组中的原因。</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在上面的代码中，在</w:t>
      </w:r>
      <w:r>
        <w:rPr>
          <w:rFonts w:ascii="Helvetica" w:hAnsi="Helvetica" w:cs="Helvetica"/>
          <w:color w:val="333333"/>
          <w:sz w:val="21"/>
          <w:szCs w:val="21"/>
        </w:rPr>
        <w:t> </w:t>
      </w:r>
      <w:hyperlink r:id="rId347" w:anchor="$targets-detail" w:history="1">
        <w:r>
          <w:rPr>
            <w:rStyle w:val="a4"/>
            <w:rFonts w:ascii="Helvetica" w:hAnsi="Helvetica" w:cs="Helvetica"/>
            <w:color w:val="337AB7"/>
            <w:sz w:val="21"/>
            <w:szCs w:val="21"/>
          </w:rPr>
          <w:t>yii\log\Dispatcher::$targets</w:t>
        </w:r>
      </w:hyperlink>
      <w:r>
        <w:rPr>
          <w:rFonts w:ascii="Helvetica" w:hAnsi="Helvetica" w:cs="Helvetica"/>
          <w:color w:val="333333"/>
          <w:sz w:val="21"/>
          <w:szCs w:val="21"/>
        </w:rPr>
        <w:t> </w:t>
      </w:r>
      <w:r>
        <w:rPr>
          <w:rFonts w:ascii="Helvetica" w:hAnsi="Helvetica" w:cs="Helvetica"/>
          <w:color w:val="333333"/>
          <w:sz w:val="21"/>
          <w:szCs w:val="21"/>
        </w:rPr>
        <w:t>属性里有两个日志目标被注册：</w:t>
      </w:r>
    </w:p>
    <w:p w:rsidR="00656731" w:rsidRDefault="00656731" w:rsidP="00656731">
      <w:pPr>
        <w:widowControl/>
        <w:numPr>
          <w:ilvl w:val="0"/>
          <w:numId w:val="3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第一个目标选择的是错误和警告层级的消息，并且在数据库表里保存他们；</w:t>
      </w:r>
    </w:p>
    <w:p w:rsidR="00656731" w:rsidRDefault="00656731" w:rsidP="00656731">
      <w:pPr>
        <w:widowControl/>
        <w:numPr>
          <w:ilvl w:val="0"/>
          <w:numId w:val="3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第二个目标选择的是错误层级的消息并且是在以</w:t>
      </w:r>
      <w:r>
        <w:rPr>
          <w:rFonts w:ascii="Helvetica" w:hAnsi="Helvetica" w:cs="Helvetica"/>
          <w:color w:val="333333"/>
          <w:szCs w:val="21"/>
        </w:rPr>
        <w:t> </w:t>
      </w:r>
      <w:r>
        <w:rPr>
          <w:rStyle w:val="HTML"/>
          <w:rFonts w:ascii="Consolas" w:hAnsi="Consolas" w:cs="Consolas"/>
          <w:color w:val="C7254E"/>
          <w:sz w:val="19"/>
          <w:szCs w:val="19"/>
          <w:shd w:val="clear" w:color="auto" w:fill="F9F2F4"/>
        </w:rPr>
        <w:t>yii\db\</w:t>
      </w:r>
      <w:r>
        <w:rPr>
          <w:rFonts w:ascii="Helvetica" w:hAnsi="Helvetica" w:cs="Helvetica"/>
          <w:color w:val="333333"/>
          <w:szCs w:val="21"/>
        </w:rPr>
        <w:t> </w:t>
      </w:r>
      <w:r>
        <w:rPr>
          <w:rFonts w:ascii="Helvetica" w:hAnsi="Helvetica" w:cs="Helvetica"/>
          <w:color w:val="333333"/>
          <w:szCs w:val="21"/>
        </w:rPr>
        <w:t>开头的分类下，并且在一个邮件里将它们发送到</w:t>
      </w:r>
      <w:r>
        <w:rPr>
          <w:rFonts w:ascii="Helvetica" w:hAnsi="Helvetica" w:cs="Helvetica"/>
          <w:color w:val="333333"/>
          <w:szCs w:val="21"/>
        </w:rPr>
        <w:t> </w:t>
      </w:r>
      <w:r>
        <w:rPr>
          <w:rStyle w:val="HTML"/>
          <w:rFonts w:ascii="Consolas" w:hAnsi="Consolas" w:cs="Consolas"/>
          <w:color w:val="C7254E"/>
          <w:sz w:val="19"/>
          <w:szCs w:val="19"/>
          <w:shd w:val="clear" w:color="auto" w:fill="F9F2F4"/>
        </w:rPr>
        <w:t>admin@example.com</w:t>
      </w:r>
      <w:r>
        <w:rPr>
          <w:rFonts w:ascii="Helvetica" w:hAnsi="Helvetica" w:cs="Helvetica"/>
          <w:color w:val="333333"/>
          <w:szCs w:val="21"/>
        </w:rPr>
        <w:t> </w:t>
      </w:r>
      <w:r>
        <w:rPr>
          <w:rFonts w:ascii="Helvetica" w:hAnsi="Helvetica" w:cs="Helvetica"/>
          <w:color w:val="333333"/>
          <w:szCs w:val="21"/>
        </w:rPr>
        <w:t>和</w:t>
      </w:r>
      <w:r>
        <w:rPr>
          <w:rFonts w:ascii="Helvetica" w:hAnsi="Helvetica" w:cs="Helvetica"/>
          <w:color w:val="333333"/>
          <w:szCs w:val="21"/>
        </w:rPr>
        <w:t> </w:t>
      </w:r>
      <w:r>
        <w:rPr>
          <w:rStyle w:val="HTML"/>
          <w:rFonts w:ascii="Consolas" w:hAnsi="Consolas" w:cs="Consolas"/>
          <w:color w:val="C7254E"/>
          <w:sz w:val="19"/>
          <w:szCs w:val="19"/>
          <w:shd w:val="clear" w:color="auto" w:fill="F9F2F4"/>
        </w:rPr>
        <w:t>developer@example.com</w:t>
      </w:r>
      <w:r>
        <w:rPr>
          <w:rFonts w:ascii="Helvetica" w:hAnsi="Helvetica" w:cs="Helvetica"/>
          <w:color w:val="333333"/>
          <w:szCs w:val="21"/>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Yii</w:t>
      </w:r>
      <w:r>
        <w:rPr>
          <w:rFonts w:ascii="Helvetica" w:hAnsi="Helvetica" w:cs="Helvetica"/>
          <w:color w:val="333333"/>
          <w:sz w:val="21"/>
          <w:szCs w:val="21"/>
        </w:rPr>
        <w:t>配备了以下的内建日志目标。请参考关于这些类的</w:t>
      </w:r>
      <w:r>
        <w:rPr>
          <w:rFonts w:ascii="Helvetica" w:hAnsi="Helvetica" w:cs="Helvetica"/>
          <w:color w:val="333333"/>
          <w:sz w:val="21"/>
          <w:szCs w:val="21"/>
        </w:rPr>
        <w:t>API</w:t>
      </w:r>
      <w:r>
        <w:rPr>
          <w:rFonts w:ascii="Helvetica" w:hAnsi="Helvetica" w:cs="Helvetica"/>
          <w:color w:val="333333"/>
          <w:sz w:val="21"/>
          <w:szCs w:val="21"/>
        </w:rPr>
        <w:t>文档，</w:t>
      </w:r>
      <w:r>
        <w:rPr>
          <w:rFonts w:ascii="Helvetica" w:hAnsi="Helvetica" w:cs="Helvetica"/>
          <w:color w:val="333333"/>
          <w:sz w:val="21"/>
          <w:szCs w:val="21"/>
        </w:rPr>
        <w:t xml:space="preserve"> </w:t>
      </w:r>
      <w:r>
        <w:rPr>
          <w:rFonts w:ascii="Helvetica" w:hAnsi="Helvetica" w:cs="Helvetica"/>
          <w:color w:val="333333"/>
          <w:sz w:val="21"/>
          <w:szCs w:val="21"/>
        </w:rPr>
        <w:t>并且学习怎样配置和使用他们。</w:t>
      </w:r>
    </w:p>
    <w:p w:rsidR="00656731" w:rsidRDefault="00602F22" w:rsidP="00656731">
      <w:pPr>
        <w:widowControl/>
        <w:numPr>
          <w:ilvl w:val="0"/>
          <w:numId w:val="37"/>
        </w:numPr>
        <w:shd w:val="clear" w:color="auto" w:fill="FFFFFF"/>
        <w:spacing w:before="100" w:beforeAutospacing="1" w:after="100" w:afterAutospacing="1"/>
        <w:jc w:val="left"/>
        <w:rPr>
          <w:rFonts w:ascii="Helvetica" w:hAnsi="Helvetica" w:cs="Helvetica"/>
          <w:color w:val="333333"/>
          <w:szCs w:val="21"/>
        </w:rPr>
      </w:pPr>
      <w:hyperlink r:id="rId348" w:history="1">
        <w:r w:rsidR="00656731">
          <w:rPr>
            <w:rStyle w:val="a4"/>
            <w:rFonts w:ascii="Helvetica" w:hAnsi="Helvetica" w:cs="Helvetica"/>
            <w:color w:val="337AB7"/>
            <w:szCs w:val="21"/>
          </w:rPr>
          <w:t>yii\log\DbTarget</w:t>
        </w:r>
      </w:hyperlink>
      <w:r w:rsidR="00656731">
        <w:rPr>
          <w:rFonts w:ascii="Helvetica" w:hAnsi="Helvetica" w:cs="Helvetica"/>
          <w:color w:val="333333"/>
          <w:szCs w:val="21"/>
        </w:rPr>
        <w:t>：在数据库表里存储日志消息。</w:t>
      </w:r>
    </w:p>
    <w:p w:rsidR="00656731" w:rsidRDefault="00602F22" w:rsidP="00656731">
      <w:pPr>
        <w:widowControl/>
        <w:numPr>
          <w:ilvl w:val="0"/>
          <w:numId w:val="37"/>
        </w:numPr>
        <w:shd w:val="clear" w:color="auto" w:fill="FFFFFF"/>
        <w:spacing w:before="100" w:beforeAutospacing="1" w:after="100" w:afterAutospacing="1"/>
        <w:jc w:val="left"/>
        <w:rPr>
          <w:rFonts w:ascii="Helvetica" w:hAnsi="Helvetica" w:cs="Helvetica"/>
          <w:color w:val="333333"/>
          <w:szCs w:val="21"/>
        </w:rPr>
      </w:pPr>
      <w:hyperlink r:id="rId349" w:history="1">
        <w:r w:rsidR="00656731">
          <w:rPr>
            <w:rStyle w:val="a4"/>
            <w:rFonts w:ascii="Helvetica" w:hAnsi="Helvetica" w:cs="Helvetica"/>
            <w:color w:val="337AB7"/>
            <w:szCs w:val="21"/>
          </w:rPr>
          <w:t>yii\log\EmailTarget</w:t>
        </w:r>
      </w:hyperlink>
      <w:r w:rsidR="00656731">
        <w:rPr>
          <w:rFonts w:ascii="Helvetica" w:hAnsi="Helvetica" w:cs="Helvetica"/>
          <w:color w:val="333333"/>
          <w:szCs w:val="21"/>
        </w:rPr>
        <w:t>：发送日志消息到预先指定的邮箱地址。</w:t>
      </w:r>
    </w:p>
    <w:p w:rsidR="00656731" w:rsidRDefault="00602F22" w:rsidP="00656731">
      <w:pPr>
        <w:widowControl/>
        <w:numPr>
          <w:ilvl w:val="0"/>
          <w:numId w:val="37"/>
        </w:numPr>
        <w:shd w:val="clear" w:color="auto" w:fill="FFFFFF"/>
        <w:spacing w:before="100" w:beforeAutospacing="1" w:after="100" w:afterAutospacing="1"/>
        <w:jc w:val="left"/>
        <w:rPr>
          <w:rFonts w:ascii="Helvetica" w:hAnsi="Helvetica" w:cs="Helvetica"/>
          <w:color w:val="333333"/>
          <w:szCs w:val="21"/>
        </w:rPr>
      </w:pPr>
      <w:hyperlink r:id="rId350" w:history="1">
        <w:r w:rsidR="00656731">
          <w:rPr>
            <w:rStyle w:val="a4"/>
            <w:rFonts w:ascii="Helvetica" w:hAnsi="Helvetica" w:cs="Helvetica"/>
            <w:color w:val="337AB7"/>
            <w:szCs w:val="21"/>
          </w:rPr>
          <w:t>yii\log\FileTarget</w:t>
        </w:r>
      </w:hyperlink>
      <w:r w:rsidR="00656731">
        <w:rPr>
          <w:rFonts w:ascii="Helvetica" w:hAnsi="Helvetica" w:cs="Helvetica"/>
          <w:color w:val="333333"/>
          <w:szCs w:val="21"/>
        </w:rPr>
        <w:t>：保存日志消息到文件中</w:t>
      </w:r>
      <w:r w:rsidR="00656731">
        <w:rPr>
          <w:rFonts w:ascii="Helvetica" w:hAnsi="Helvetica" w:cs="Helvetica"/>
          <w:color w:val="333333"/>
          <w:szCs w:val="21"/>
        </w:rPr>
        <w:t>.</w:t>
      </w:r>
    </w:p>
    <w:p w:rsidR="00656731" w:rsidRDefault="00602F22" w:rsidP="00656731">
      <w:pPr>
        <w:widowControl/>
        <w:numPr>
          <w:ilvl w:val="0"/>
          <w:numId w:val="37"/>
        </w:numPr>
        <w:shd w:val="clear" w:color="auto" w:fill="FFFFFF"/>
        <w:spacing w:before="100" w:beforeAutospacing="1" w:after="100" w:afterAutospacing="1"/>
        <w:jc w:val="left"/>
        <w:rPr>
          <w:rFonts w:ascii="Helvetica" w:hAnsi="Helvetica" w:cs="Helvetica"/>
          <w:color w:val="333333"/>
          <w:szCs w:val="21"/>
        </w:rPr>
      </w:pPr>
      <w:hyperlink r:id="rId351" w:history="1">
        <w:r w:rsidR="00656731">
          <w:rPr>
            <w:rStyle w:val="a4"/>
            <w:rFonts w:ascii="Helvetica" w:hAnsi="Helvetica" w:cs="Helvetica"/>
            <w:color w:val="337AB7"/>
            <w:szCs w:val="21"/>
          </w:rPr>
          <w:t>yii\log\SyslogTarget</w:t>
        </w:r>
      </w:hyperlink>
      <w:r w:rsidR="00656731">
        <w:rPr>
          <w:rFonts w:ascii="Helvetica" w:hAnsi="Helvetica" w:cs="Helvetica"/>
          <w:color w:val="333333"/>
          <w:szCs w:val="21"/>
        </w:rPr>
        <w:t>：通过调用</w:t>
      </w:r>
      <w:r w:rsidR="00656731">
        <w:rPr>
          <w:rFonts w:ascii="Helvetica" w:hAnsi="Helvetica" w:cs="Helvetica"/>
          <w:color w:val="333333"/>
          <w:szCs w:val="21"/>
        </w:rPr>
        <w:t>PHP</w:t>
      </w:r>
      <w:r w:rsidR="00656731">
        <w:rPr>
          <w:rFonts w:ascii="Helvetica" w:hAnsi="Helvetica" w:cs="Helvetica"/>
          <w:color w:val="333333"/>
          <w:szCs w:val="21"/>
        </w:rPr>
        <w:t>函数</w:t>
      </w:r>
      <w:r w:rsidR="00656731">
        <w:rPr>
          <w:rFonts w:ascii="Helvetica" w:hAnsi="Helvetica" w:cs="Helvetica"/>
          <w:color w:val="333333"/>
          <w:szCs w:val="21"/>
        </w:rPr>
        <w:t> </w:t>
      </w:r>
      <w:r w:rsidR="00656731">
        <w:rPr>
          <w:rStyle w:val="HTML"/>
          <w:rFonts w:ascii="Consolas" w:hAnsi="Consolas" w:cs="Consolas"/>
          <w:color w:val="C7254E"/>
          <w:sz w:val="19"/>
          <w:szCs w:val="19"/>
          <w:shd w:val="clear" w:color="auto" w:fill="F9F2F4"/>
        </w:rPr>
        <w:t>syslog()</w:t>
      </w:r>
      <w:r w:rsidR="00656731">
        <w:rPr>
          <w:rFonts w:ascii="Helvetica" w:hAnsi="Helvetica" w:cs="Helvetica"/>
          <w:color w:val="333333"/>
          <w:szCs w:val="21"/>
        </w:rPr>
        <w:t> </w:t>
      </w:r>
      <w:r w:rsidR="00656731">
        <w:rPr>
          <w:rFonts w:ascii="Helvetica" w:hAnsi="Helvetica" w:cs="Helvetica"/>
          <w:color w:val="333333"/>
          <w:szCs w:val="21"/>
        </w:rPr>
        <w:t>将日志消息保存到系统日志里。</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下面，我们将描述所有日志目标的公共特性。</w:t>
      </w:r>
    </w:p>
    <w:p w:rsidR="00656731" w:rsidRDefault="00656731" w:rsidP="00656731">
      <w:pPr>
        <w:pStyle w:val="5"/>
        <w:shd w:val="clear" w:color="auto" w:fill="FFFFFF"/>
        <w:spacing w:before="300" w:after="150"/>
        <w:rPr>
          <w:rFonts w:ascii="Helvetica" w:hAnsi="Helvetica" w:cs="Helvetica"/>
          <w:b w:val="0"/>
          <w:bCs w:val="0"/>
          <w:color w:val="333333"/>
          <w:sz w:val="30"/>
          <w:szCs w:val="30"/>
        </w:rPr>
      </w:pPr>
      <w:r>
        <w:rPr>
          <w:rFonts w:ascii="Helvetica" w:hAnsi="Helvetica" w:cs="Helvetica"/>
          <w:b w:val="0"/>
          <w:bCs w:val="0"/>
          <w:color w:val="333333"/>
          <w:sz w:val="30"/>
          <w:szCs w:val="30"/>
        </w:rPr>
        <w:t>消息过滤</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对于每一个日志目标，你可以配置它的</w:t>
      </w:r>
      <w:r>
        <w:rPr>
          <w:rFonts w:ascii="Helvetica" w:hAnsi="Helvetica" w:cs="Helvetica"/>
          <w:color w:val="333333"/>
          <w:sz w:val="21"/>
          <w:szCs w:val="21"/>
        </w:rPr>
        <w:t> </w:t>
      </w:r>
      <w:r>
        <w:rPr>
          <w:rStyle w:val="broken-link"/>
          <w:rFonts w:ascii="Helvetica" w:hAnsi="Helvetica" w:cs="Helvetica"/>
          <w:color w:val="333333"/>
          <w:sz w:val="21"/>
          <w:szCs w:val="21"/>
        </w:rPr>
        <w:t>yii\log\Target::levels</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hyperlink r:id="rId352" w:anchor="$categories-detail" w:history="1">
        <w:r>
          <w:rPr>
            <w:rStyle w:val="a4"/>
            <w:rFonts w:ascii="Helvetica" w:hAnsi="Helvetica" w:cs="Helvetica"/>
            <w:color w:val="337AB7"/>
            <w:sz w:val="21"/>
            <w:szCs w:val="21"/>
          </w:rPr>
          <w:t>categories</w:t>
        </w:r>
      </w:hyperlink>
      <w:r>
        <w:rPr>
          <w:rFonts w:ascii="Helvetica" w:hAnsi="Helvetica" w:cs="Helvetica"/>
          <w:color w:val="333333"/>
          <w:sz w:val="21"/>
          <w:szCs w:val="21"/>
        </w:rPr>
        <w:t> </w:t>
      </w:r>
      <w:r>
        <w:rPr>
          <w:rFonts w:ascii="Helvetica" w:hAnsi="Helvetica" w:cs="Helvetica"/>
          <w:color w:val="333333"/>
          <w:sz w:val="21"/>
          <w:szCs w:val="21"/>
        </w:rPr>
        <w:t>属性来指定哪个消息的严重程度和分类目标应该处理。</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Style w:val="broken-link"/>
          <w:rFonts w:ascii="Helvetica" w:hAnsi="Helvetica" w:cs="Helvetica"/>
          <w:color w:val="333333"/>
          <w:sz w:val="21"/>
          <w:szCs w:val="21"/>
        </w:rPr>
        <w:t>yii\log\Target::levels</w:t>
      </w:r>
      <w:r>
        <w:rPr>
          <w:rFonts w:ascii="Helvetica" w:hAnsi="Helvetica" w:cs="Helvetica"/>
          <w:color w:val="333333"/>
          <w:sz w:val="21"/>
          <w:szCs w:val="21"/>
        </w:rPr>
        <w:t> </w:t>
      </w:r>
      <w:r>
        <w:rPr>
          <w:rFonts w:ascii="Helvetica" w:hAnsi="Helvetica" w:cs="Helvetica"/>
          <w:color w:val="333333"/>
          <w:sz w:val="21"/>
          <w:szCs w:val="21"/>
        </w:rPr>
        <w:t>属性是由一个或者若干个以下值组成的数组：</w:t>
      </w:r>
    </w:p>
    <w:p w:rsidR="00656731" w:rsidRDefault="00656731" w:rsidP="00656731">
      <w:pPr>
        <w:widowControl/>
        <w:numPr>
          <w:ilvl w:val="0"/>
          <w:numId w:val="38"/>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error</w:t>
      </w:r>
      <w:r>
        <w:rPr>
          <w:rFonts w:ascii="Helvetica" w:hAnsi="Helvetica" w:cs="Helvetica"/>
          <w:color w:val="333333"/>
          <w:szCs w:val="21"/>
        </w:rPr>
        <w:t>：相应的消息通过</w:t>
      </w:r>
      <w:r>
        <w:rPr>
          <w:rFonts w:ascii="Helvetica" w:hAnsi="Helvetica" w:cs="Helvetica"/>
          <w:color w:val="333333"/>
          <w:szCs w:val="21"/>
        </w:rPr>
        <w:t> </w:t>
      </w:r>
      <w:r>
        <w:rPr>
          <w:rStyle w:val="broken-link"/>
          <w:rFonts w:ascii="Helvetica" w:hAnsi="Helvetica" w:cs="Helvetica"/>
          <w:color w:val="333333"/>
          <w:szCs w:val="21"/>
        </w:rPr>
        <w:t>Yii::error()</w:t>
      </w:r>
      <w:r>
        <w:rPr>
          <w:rFonts w:ascii="Helvetica" w:hAnsi="Helvetica" w:cs="Helvetica"/>
          <w:color w:val="333333"/>
          <w:szCs w:val="21"/>
        </w:rPr>
        <w:t> </w:t>
      </w:r>
      <w:r>
        <w:rPr>
          <w:rFonts w:ascii="Helvetica" w:hAnsi="Helvetica" w:cs="Helvetica"/>
          <w:color w:val="333333"/>
          <w:szCs w:val="21"/>
        </w:rPr>
        <w:t>被记录。</w:t>
      </w:r>
    </w:p>
    <w:p w:rsidR="00656731" w:rsidRDefault="00656731" w:rsidP="00656731">
      <w:pPr>
        <w:widowControl/>
        <w:numPr>
          <w:ilvl w:val="0"/>
          <w:numId w:val="38"/>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warning</w:t>
      </w:r>
      <w:r>
        <w:rPr>
          <w:rFonts w:ascii="Helvetica" w:hAnsi="Helvetica" w:cs="Helvetica"/>
          <w:color w:val="333333"/>
          <w:szCs w:val="21"/>
        </w:rPr>
        <w:t>：相应的消息通过</w:t>
      </w:r>
      <w:r>
        <w:rPr>
          <w:rFonts w:ascii="Helvetica" w:hAnsi="Helvetica" w:cs="Helvetica"/>
          <w:color w:val="333333"/>
          <w:szCs w:val="21"/>
        </w:rPr>
        <w:t> </w:t>
      </w:r>
      <w:r>
        <w:rPr>
          <w:rStyle w:val="broken-link"/>
          <w:rFonts w:ascii="Helvetica" w:hAnsi="Helvetica" w:cs="Helvetica"/>
          <w:color w:val="333333"/>
          <w:szCs w:val="21"/>
        </w:rPr>
        <w:t>Yii::warning()</w:t>
      </w:r>
      <w:r>
        <w:rPr>
          <w:rFonts w:ascii="Helvetica" w:hAnsi="Helvetica" w:cs="Helvetica"/>
          <w:color w:val="333333"/>
          <w:szCs w:val="21"/>
        </w:rPr>
        <w:t> </w:t>
      </w:r>
      <w:r>
        <w:rPr>
          <w:rFonts w:ascii="Helvetica" w:hAnsi="Helvetica" w:cs="Helvetica"/>
          <w:color w:val="333333"/>
          <w:szCs w:val="21"/>
        </w:rPr>
        <w:t>被记录。</w:t>
      </w:r>
    </w:p>
    <w:p w:rsidR="00656731" w:rsidRDefault="00656731" w:rsidP="00656731">
      <w:pPr>
        <w:widowControl/>
        <w:numPr>
          <w:ilvl w:val="0"/>
          <w:numId w:val="38"/>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info</w:t>
      </w:r>
      <w:r>
        <w:rPr>
          <w:rFonts w:ascii="Helvetica" w:hAnsi="Helvetica" w:cs="Helvetica"/>
          <w:color w:val="333333"/>
          <w:szCs w:val="21"/>
        </w:rPr>
        <w:t>：相应的消息通过</w:t>
      </w:r>
      <w:r>
        <w:rPr>
          <w:rFonts w:ascii="Helvetica" w:hAnsi="Helvetica" w:cs="Helvetica"/>
          <w:color w:val="333333"/>
          <w:szCs w:val="21"/>
        </w:rPr>
        <w:t> </w:t>
      </w:r>
      <w:r>
        <w:rPr>
          <w:rStyle w:val="broken-link"/>
          <w:rFonts w:ascii="Helvetica" w:hAnsi="Helvetica" w:cs="Helvetica"/>
          <w:color w:val="333333"/>
          <w:szCs w:val="21"/>
        </w:rPr>
        <w:t>Yii::info()</w:t>
      </w:r>
      <w:r>
        <w:rPr>
          <w:rFonts w:ascii="Helvetica" w:hAnsi="Helvetica" w:cs="Helvetica"/>
          <w:color w:val="333333"/>
          <w:szCs w:val="21"/>
        </w:rPr>
        <w:t> </w:t>
      </w:r>
      <w:r>
        <w:rPr>
          <w:rFonts w:ascii="Helvetica" w:hAnsi="Helvetica" w:cs="Helvetica"/>
          <w:color w:val="333333"/>
          <w:szCs w:val="21"/>
        </w:rPr>
        <w:t>被记录。</w:t>
      </w:r>
    </w:p>
    <w:p w:rsidR="00656731" w:rsidRDefault="00656731" w:rsidP="00656731">
      <w:pPr>
        <w:widowControl/>
        <w:numPr>
          <w:ilvl w:val="0"/>
          <w:numId w:val="38"/>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trace</w:t>
      </w:r>
      <w:r>
        <w:rPr>
          <w:rFonts w:ascii="Helvetica" w:hAnsi="Helvetica" w:cs="Helvetica"/>
          <w:color w:val="333333"/>
          <w:szCs w:val="21"/>
        </w:rPr>
        <w:t>：相应的消息通过</w:t>
      </w:r>
      <w:r>
        <w:rPr>
          <w:rFonts w:ascii="Helvetica" w:hAnsi="Helvetica" w:cs="Helvetica"/>
          <w:color w:val="333333"/>
          <w:szCs w:val="21"/>
        </w:rPr>
        <w:t> </w:t>
      </w:r>
      <w:r>
        <w:rPr>
          <w:rStyle w:val="broken-link"/>
          <w:rFonts w:ascii="Helvetica" w:hAnsi="Helvetica" w:cs="Helvetica"/>
          <w:color w:val="333333"/>
          <w:szCs w:val="21"/>
        </w:rPr>
        <w:t>Yii::trace()</w:t>
      </w:r>
      <w:r>
        <w:rPr>
          <w:rFonts w:ascii="Helvetica" w:hAnsi="Helvetica" w:cs="Helvetica"/>
          <w:color w:val="333333"/>
          <w:szCs w:val="21"/>
        </w:rPr>
        <w:t> </w:t>
      </w:r>
      <w:r>
        <w:rPr>
          <w:rFonts w:ascii="Helvetica" w:hAnsi="Helvetica" w:cs="Helvetica"/>
          <w:color w:val="333333"/>
          <w:szCs w:val="21"/>
        </w:rPr>
        <w:t>被记录。</w:t>
      </w:r>
    </w:p>
    <w:p w:rsidR="00656731" w:rsidRDefault="00656731" w:rsidP="00656731">
      <w:pPr>
        <w:widowControl/>
        <w:numPr>
          <w:ilvl w:val="0"/>
          <w:numId w:val="38"/>
        </w:numPr>
        <w:shd w:val="clear" w:color="auto" w:fill="FFFFFF"/>
        <w:spacing w:before="100" w:beforeAutospacing="1" w:after="100" w:afterAutospacing="1"/>
        <w:jc w:val="left"/>
        <w:rPr>
          <w:rFonts w:ascii="Helvetica" w:hAnsi="Helvetica" w:cs="Helvetica"/>
          <w:color w:val="333333"/>
          <w:szCs w:val="21"/>
        </w:rPr>
      </w:pPr>
      <w:r>
        <w:rPr>
          <w:rStyle w:val="HTML"/>
          <w:rFonts w:ascii="Consolas" w:hAnsi="Consolas" w:cs="Consolas"/>
          <w:color w:val="C7254E"/>
          <w:sz w:val="19"/>
          <w:szCs w:val="19"/>
          <w:shd w:val="clear" w:color="auto" w:fill="F9F2F4"/>
        </w:rPr>
        <w:t>profile</w:t>
      </w:r>
      <w:r>
        <w:rPr>
          <w:rFonts w:ascii="Helvetica" w:hAnsi="Helvetica" w:cs="Helvetica"/>
          <w:color w:val="333333"/>
          <w:szCs w:val="21"/>
        </w:rPr>
        <w:t>：相应的消息通过</w:t>
      </w:r>
      <w:r>
        <w:rPr>
          <w:rFonts w:ascii="Helvetica" w:hAnsi="Helvetica" w:cs="Helvetica"/>
          <w:color w:val="333333"/>
          <w:szCs w:val="21"/>
        </w:rPr>
        <w:t> </w:t>
      </w:r>
      <w:r>
        <w:rPr>
          <w:rStyle w:val="broken-link"/>
          <w:rFonts w:ascii="Helvetica" w:hAnsi="Helvetica" w:cs="Helvetica"/>
          <w:color w:val="333333"/>
          <w:szCs w:val="21"/>
        </w:rPr>
        <w:t>Yii::beginProfile()</w:t>
      </w:r>
      <w:r>
        <w:rPr>
          <w:rFonts w:ascii="Helvetica" w:hAnsi="Helvetica" w:cs="Helvetica"/>
          <w:color w:val="333333"/>
          <w:szCs w:val="21"/>
        </w:rPr>
        <w:t> </w:t>
      </w:r>
      <w:r>
        <w:rPr>
          <w:rFonts w:ascii="Helvetica" w:hAnsi="Helvetica" w:cs="Helvetica"/>
          <w:color w:val="333333"/>
          <w:szCs w:val="21"/>
        </w:rPr>
        <w:t>和</w:t>
      </w:r>
      <w:r>
        <w:rPr>
          <w:rFonts w:ascii="Helvetica" w:hAnsi="Helvetica" w:cs="Helvetica"/>
          <w:color w:val="333333"/>
          <w:szCs w:val="21"/>
        </w:rPr>
        <w:t> </w:t>
      </w:r>
      <w:r>
        <w:rPr>
          <w:rStyle w:val="broken-link"/>
          <w:rFonts w:ascii="Helvetica" w:hAnsi="Helvetica" w:cs="Helvetica"/>
          <w:color w:val="333333"/>
          <w:szCs w:val="21"/>
        </w:rPr>
        <w:t>Yii::endProfile()</w:t>
      </w:r>
      <w:r>
        <w:rPr>
          <w:rFonts w:ascii="Helvetica" w:hAnsi="Helvetica" w:cs="Helvetica"/>
          <w:color w:val="333333"/>
          <w:szCs w:val="21"/>
        </w:rPr>
        <w:t> </w:t>
      </w:r>
      <w:r>
        <w:rPr>
          <w:rFonts w:ascii="Helvetica" w:hAnsi="Helvetica" w:cs="Helvetica"/>
          <w:color w:val="333333"/>
          <w:szCs w:val="21"/>
        </w:rPr>
        <w:t>被记录。更多细节将在</w:t>
      </w:r>
      <w:r>
        <w:rPr>
          <w:rFonts w:ascii="Helvetica" w:hAnsi="Helvetica" w:cs="Helvetica"/>
          <w:color w:val="333333"/>
          <w:szCs w:val="21"/>
        </w:rPr>
        <w:t> </w:t>
      </w:r>
      <w:hyperlink r:id="rId353" w:anchor="performance-profiling" w:history="1">
        <w:r>
          <w:rPr>
            <w:rStyle w:val="a4"/>
            <w:rFonts w:ascii="Helvetica" w:hAnsi="Helvetica" w:cs="Helvetica"/>
            <w:color w:val="337AB7"/>
            <w:szCs w:val="21"/>
          </w:rPr>
          <w:t>Profiling</w:t>
        </w:r>
      </w:hyperlink>
      <w:r>
        <w:rPr>
          <w:rFonts w:ascii="Helvetica" w:hAnsi="Helvetica" w:cs="Helvetica"/>
          <w:color w:val="333333"/>
          <w:szCs w:val="21"/>
        </w:rPr>
        <w:t> </w:t>
      </w:r>
      <w:r>
        <w:rPr>
          <w:rFonts w:ascii="Helvetica" w:hAnsi="Helvetica" w:cs="Helvetica"/>
          <w:color w:val="333333"/>
          <w:szCs w:val="21"/>
        </w:rPr>
        <w:t>分段解释。</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如果你没有指定</w:t>
      </w:r>
      <w:r>
        <w:rPr>
          <w:rFonts w:ascii="Helvetica" w:hAnsi="Helvetica" w:cs="Helvetica"/>
          <w:color w:val="333333"/>
          <w:sz w:val="21"/>
          <w:szCs w:val="21"/>
        </w:rPr>
        <w:t> </w:t>
      </w:r>
      <w:r>
        <w:rPr>
          <w:rStyle w:val="broken-link"/>
          <w:rFonts w:ascii="Helvetica" w:hAnsi="Helvetica" w:cs="Helvetica"/>
          <w:color w:val="333333"/>
          <w:sz w:val="21"/>
          <w:szCs w:val="21"/>
        </w:rPr>
        <w:t>yii\log\Target::levels</w:t>
      </w:r>
      <w:r>
        <w:rPr>
          <w:rFonts w:ascii="Helvetica" w:hAnsi="Helvetica" w:cs="Helvetica"/>
          <w:color w:val="333333"/>
          <w:sz w:val="21"/>
          <w:szCs w:val="21"/>
        </w:rPr>
        <w:t> </w:t>
      </w:r>
      <w:r>
        <w:rPr>
          <w:rFonts w:ascii="Helvetica" w:hAnsi="Helvetica" w:cs="Helvetica"/>
          <w:color w:val="333333"/>
          <w:sz w:val="21"/>
          <w:szCs w:val="21"/>
        </w:rPr>
        <w:t>的属性，</w:t>
      </w:r>
      <w:r>
        <w:rPr>
          <w:rFonts w:ascii="Helvetica" w:hAnsi="Helvetica" w:cs="Helvetica"/>
          <w:color w:val="333333"/>
          <w:sz w:val="21"/>
          <w:szCs w:val="21"/>
        </w:rPr>
        <w:t xml:space="preserve"> </w:t>
      </w:r>
      <w:r>
        <w:rPr>
          <w:rFonts w:ascii="Helvetica" w:hAnsi="Helvetica" w:cs="Helvetica"/>
          <w:color w:val="333333"/>
          <w:sz w:val="21"/>
          <w:szCs w:val="21"/>
        </w:rPr>
        <w:t>那就意味着目标将处理</w:t>
      </w:r>
      <w:r>
        <w:rPr>
          <w:rFonts w:ascii="Helvetica" w:hAnsi="Helvetica" w:cs="Helvetica"/>
          <w:color w:val="333333"/>
          <w:sz w:val="21"/>
          <w:szCs w:val="21"/>
        </w:rPr>
        <w:t> </w:t>
      </w:r>
      <w:r>
        <w:rPr>
          <w:rStyle w:val="ad"/>
          <w:rFonts w:ascii="Helvetica" w:hAnsi="Helvetica" w:cs="Helvetica"/>
          <w:color w:val="333333"/>
          <w:sz w:val="21"/>
          <w:szCs w:val="21"/>
        </w:rPr>
        <w:t>任何</w:t>
      </w:r>
      <w:r>
        <w:rPr>
          <w:rFonts w:ascii="Helvetica" w:hAnsi="Helvetica" w:cs="Helvetica"/>
          <w:color w:val="333333"/>
          <w:sz w:val="21"/>
          <w:szCs w:val="21"/>
        </w:rPr>
        <w:t> </w:t>
      </w:r>
      <w:r>
        <w:rPr>
          <w:rFonts w:ascii="Helvetica" w:hAnsi="Helvetica" w:cs="Helvetica"/>
          <w:color w:val="333333"/>
          <w:sz w:val="21"/>
          <w:szCs w:val="21"/>
        </w:rPr>
        <w:t>严重程度的消息。</w:t>
      </w:r>
    </w:p>
    <w:p w:rsidR="00656731" w:rsidRDefault="00602F22" w:rsidP="00656731">
      <w:pPr>
        <w:pStyle w:val="a9"/>
        <w:shd w:val="clear" w:color="auto" w:fill="FFFFFF"/>
        <w:spacing w:before="0" w:beforeAutospacing="0" w:after="150" w:afterAutospacing="0"/>
        <w:rPr>
          <w:rFonts w:ascii="Helvetica" w:hAnsi="Helvetica" w:cs="Helvetica"/>
          <w:color w:val="333333"/>
          <w:sz w:val="21"/>
          <w:szCs w:val="21"/>
        </w:rPr>
      </w:pPr>
      <w:hyperlink r:id="rId354" w:anchor="$categories-detail" w:history="1">
        <w:r w:rsidR="00656731">
          <w:rPr>
            <w:rStyle w:val="a4"/>
            <w:rFonts w:ascii="Helvetica" w:hAnsi="Helvetica" w:cs="Helvetica"/>
            <w:color w:val="337AB7"/>
            <w:sz w:val="21"/>
            <w:szCs w:val="21"/>
          </w:rPr>
          <w:t>categories</w:t>
        </w:r>
      </w:hyperlink>
      <w:r w:rsidR="00656731">
        <w:rPr>
          <w:rFonts w:ascii="Helvetica" w:hAnsi="Helvetica" w:cs="Helvetica"/>
          <w:color w:val="333333"/>
          <w:sz w:val="21"/>
          <w:szCs w:val="21"/>
        </w:rPr>
        <w:t> </w:t>
      </w:r>
      <w:r w:rsidR="00656731">
        <w:rPr>
          <w:rFonts w:ascii="Helvetica" w:hAnsi="Helvetica" w:cs="Helvetica"/>
          <w:color w:val="333333"/>
          <w:sz w:val="21"/>
          <w:szCs w:val="21"/>
        </w:rPr>
        <w:t>属性是一个包含消息分类名称或者模式的数组。</w:t>
      </w:r>
      <w:r w:rsidR="00656731">
        <w:rPr>
          <w:rFonts w:ascii="Helvetica" w:hAnsi="Helvetica" w:cs="Helvetica"/>
          <w:color w:val="333333"/>
          <w:sz w:val="21"/>
          <w:szCs w:val="21"/>
        </w:rPr>
        <w:t xml:space="preserve"> </w:t>
      </w:r>
      <w:r w:rsidR="00656731">
        <w:rPr>
          <w:rFonts w:ascii="Helvetica" w:hAnsi="Helvetica" w:cs="Helvetica"/>
          <w:color w:val="333333"/>
          <w:sz w:val="21"/>
          <w:szCs w:val="21"/>
        </w:rPr>
        <w:t>一个目标将只处理那些在这个数组中能够找到对应的分类或者其中一个相匹配的模式的消息。</w:t>
      </w:r>
      <w:r w:rsidR="00656731">
        <w:rPr>
          <w:rFonts w:ascii="Helvetica" w:hAnsi="Helvetica" w:cs="Helvetica"/>
          <w:color w:val="333333"/>
          <w:sz w:val="21"/>
          <w:szCs w:val="21"/>
        </w:rPr>
        <w:t xml:space="preserve"> </w:t>
      </w:r>
      <w:r w:rsidR="00656731">
        <w:rPr>
          <w:rFonts w:ascii="Helvetica" w:hAnsi="Helvetica" w:cs="Helvetica"/>
          <w:color w:val="333333"/>
          <w:sz w:val="21"/>
          <w:szCs w:val="21"/>
        </w:rPr>
        <w:t>一个分类模式是一个以星号</w:t>
      </w:r>
      <w:r w:rsidR="00656731">
        <w:rPr>
          <w:rFonts w:ascii="Helvetica" w:hAnsi="Helvetica" w:cs="Helvetica"/>
          <w:color w:val="333333"/>
          <w:sz w:val="21"/>
          <w:szCs w:val="21"/>
        </w:rPr>
        <w:t> </w:t>
      </w:r>
      <w:r w:rsidR="00656731">
        <w:rPr>
          <w:rStyle w:val="HTML"/>
          <w:rFonts w:ascii="Consolas" w:hAnsi="Consolas" w:cs="Consolas"/>
          <w:color w:val="C7254E"/>
          <w:sz w:val="19"/>
          <w:szCs w:val="19"/>
          <w:shd w:val="clear" w:color="auto" w:fill="F9F2F4"/>
        </w:rPr>
        <w:t>*</w:t>
      </w:r>
      <w:r w:rsidR="00656731">
        <w:rPr>
          <w:rFonts w:ascii="Helvetica" w:hAnsi="Helvetica" w:cs="Helvetica"/>
          <w:color w:val="333333"/>
          <w:sz w:val="21"/>
          <w:szCs w:val="21"/>
        </w:rPr>
        <w:t> </w:t>
      </w:r>
      <w:r w:rsidR="00656731">
        <w:rPr>
          <w:rFonts w:ascii="Helvetica" w:hAnsi="Helvetica" w:cs="Helvetica"/>
          <w:color w:val="333333"/>
          <w:sz w:val="21"/>
          <w:szCs w:val="21"/>
        </w:rPr>
        <w:t>结尾的分类名前缀。假如一个分类名与分类模式具有相同的前缀，</w:t>
      </w:r>
      <w:r w:rsidR="00656731">
        <w:rPr>
          <w:rFonts w:ascii="Helvetica" w:hAnsi="Helvetica" w:cs="Helvetica"/>
          <w:color w:val="333333"/>
          <w:sz w:val="21"/>
          <w:szCs w:val="21"/>
        </w:rPr>
        <w:t xml:space="preserve"> </w:t>
      </w:r>
      <w:r w:rsidR="00656731">
        <w:rPr>
          <w:rFonts w:ascii="Helvetica" w:hAnsi="Helvetica" w:cs="Helvetica"/>
          <w:color w:val="333333"/>
          <w:sz w:val="21"/>
          <w:szCs w:val="21"/>
        </w:rPr>
        <w:t>那么该分类名将和分类模式相匹配。例如，</w:t>
      </w:r>
      <w:r w:rsidR="00656731">
        <w:rPr>
          <w:rFonts w:ascii="Helvetica" w:hAnsi="Helvetica" w:cs="Helvetica"/>
          <w:color w:val="333333"/>
          <w:sz w:val="21"/>
          <w:szCs w:val="21"/>
        </w:rPr>
        <w:t> </w:t>
      </w:r>
      <w:r w:rsidR="00656731">
        <w:rPr>
          <w:rStyle w:val="HTML"/>
          <w:rFonts w:ascii="Consolas" w:hAnsi="Consolas" w:cs="Consolas"/>
          <w:color w:val="C7254E"/>
          <w:sz w:val="19"/>
          <w:szCs w:val="19"/>
          <w:shd w:val="clear" w:color="auto" w:fill="F9F2F4"/>
        </w:rPr>
        <w:t>yii\db\Command::execute</w:t>
      </w:r>
      <w:r w:rsidR="00656731">
        <w:rPr>
          <w:rFonts w:ascii="Helvetica" w:hAnsi="Helvetica" w:cs="Helvetica"/>
          <w:color w:val="333333"/>
          <w:sz w:val="21"/>
          <w:szCs w:val="21"/>
        </w:rPr>
        <w:t> </w:t>
      </w:r>
      <w:r w:rsidR="00656731">
        <w:rPr>
          <w:rFonts w:ascii="Helvetica" w:hAnsi="Helvetica" w:cs="Helvetica"/>
          <w:color w:val="333333"/>
          <w:sz w:val="21"/>
          <w:szCs w:val="21"/>
        </w:rPr>
        <w:t>和</w:t>
      </w:r>
      <w:r w:rsidR="00656731">
        <w:rPr>
          <w:rFonts w:ascii="Helvetica" w:hAnsi="Helvetica" w:cs="Helvetica"/>
          <w:color w:val="333333"/>
          <w:sz w:val="21"/>
          <w:szCs w:val="21"/>
        </w:rPr>
        <w:t> </w:t>
      </w:r>
      <w:r w:rsidR="00656731">
        <w:rPr>
          <w:rStyle w:val="HTML"/>
          <w:rFonts w:ascii="Consolas" w:hAnsi="Consolas" w:cs="Consolas"/>
          <w:color w:val="C7254E"/>
          <w:sz w:val="19"/>
          <w:szCs w:val="19"/>
          <w:shd w:val="clear" w:color="auto" w:fill="F9F2F4"/>
        </w:rPr>
        <w:t>yii\db\Command::query</w:t>
      </w:r>
      <w:r w:rsidR="00656731">
        <w:rPr>
          <w:rFonts w:ascii="Helvetica" w:hAnsi="Helvetica" w:cs="Helvetica"/>
          <w:color w:val="333333"/>
          <w:sz w:val="21"/>
          <w:szCs w:val="21"/>
        </w:rPr>
        <w:t>都是作为分类名称运用在</w:t>
      </w:r>
      <w:r w:rsidR="00656731">
        <w:rPr>
          <w:rFonts w:ascii="Helvetica" w:hAnsi="Helvetica" w:cs="Helvetica"/>
          <w:color w:val="333333"/>
          <w:sz w:val="21"/>
          <w:szCs w:val="21"/>
        </w:rPr>
        <w:t> </w:t>
      </w:r>
      <w:hyperlink r:id="rId355" w:history="1">
        <w:r w:rsidR="00656731">
          <w:rPr>
            <w:rStyle w:val="a4"/>
            <w:rFonts w:ascii="Helvetica" w:hAnsi="Helvetica" w:cs="Helvetica"/>
            <w:color w:val="337AB7"/>
            <w:sz w:val="21"/>
            <w:szCs w:val="21"/>
          </w:rPr>
          <w:t>yii\db\Command</w:t>
        </w:r>
      </w:hyperlink>
      <w:r w:rsidR="00656731">
        <w:rPr>
          <w:rFonts w:ascii="Helvetica" w:hAnsi="Helvetica" w:cs="Helvetica"/>
          <w:color w:val="333333"/>
          <w:sz w:val="21"/>
          <w:szCs w:val="21"/>
        </w:rPr>
        <w:t> </w:t>
      </w:r>
      <w:r w:rsidR="00656731">
        <w:rPr>
          <w:rFonts w:ascii="Helvetica" w:hAnsi="Helvetica" w:cs="Helvetica"/>
          <w:color w:val="333333"/>
          <w:sz w:val="21"/>
          <w:szCs w:val="21"/>
        </w:rPr>
        <w:t>类来记录日志消息的。</w:t>
      </w:r>
      <w:r w:rsidR="00656731">
        <w:rPr>
          <w:rFonts w:ascii="Helvetica" w:hAnsi="Helvetica" w:cs="Helvetica"/>
          <w:color w:val="333333"/>
          <w:sz w:val="21"/>
          <w:szCs w:val="21"/>
        </w:rPr>
        <w:t xml:space="preserve"> </w:t>
      </w:r>
      <w:r w:rsidR="00656731">
        <w:rPr>
          <w:rFonts w:ascii="Helvetica" w:hAnsi="Helvetica" w:cs="Helvetica"/>
          <w:color w:val="333333"/>
          <w:sz w:val="21"/>
          <w:szCs w:val="21"/>
        </w:rPr>
        <w:t>它们都是匹配模式</w:t>
      </w:r>
      <w:r w:rsidR="00656731">
        <w:rPr>
          <w:rFonts w:ascii="Helvetica" w:hAnsi="Helvetica" w:cs="Helvetica"/>
          <w:color w:val="333333"/>
          <w:sz w:val="21"/>
          <w:szCs w:val="21"/>
        </w:rPr>
        <w:t> </w:t>
      </w:r>
      <w:r w:rsidR="00656731">
        <w:rPr>
          <w:rStyle w:val="HTML"/>
          <w:rFonts w:ascii="Consolas" w:hAnsi="Consolas" w:cs="Consolas"/>
          <w:color w:val="C7254E"/>
          <w:sz w:val="19"/>
          <w:szCs w:val="19"/>
          <w:shd w:val="clear" w:color="auto" w:fill="F9F2F4"/>
        </w:rPr>
        <w:t>yii\db\*</w:t>
      </w:r>
      <w:r w:rsidR="00656731">
        <w:rPr>
          <w:rFonts w:ascii="Helvetica" w:hAnsi="Helvetica" w:cs="Helvetica"/>
          <w:color w:val="333333"/>
          <w:sz w:val="21"/>
          <w:szCs w:val="21"/>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假如你没有指定</w:t>
      </w:r>
      <w:r>
        <w:rPr>
          <w:rFonts w:ascii="Helvetica" w:hAnsi="Helvetica" w:cs="Helvetica"/>
          <w:color w:val="333333"/>
          <w:sz w:val="21"/>
          <w:szCs w:val="21"/>
        </w:rPr>
        <w:t> </w:t>
      </w:r>
      <w:hyperlink r:id="rId356" w:anchor="$categories-detail" w:history="1">
        <w:r>
          <w:rPr>
            <w:rStyle w:val="a4"/>
            <w:rFonts w:ascii="Helvetica" w:hAnsi="Helvetica" w:cs="Helvetica"/>
            <w:color w:val="337AB7"/>
            <w:sz w:val="21"/>
            <w:szCs w:val="21"/>
          </w:rPr>
          <w:t>categories</w:t>
        </w:r>
      </w:hyperlink>
      <w:r>
        <w:rPr>
          <w:rFonts w:ascii="Helvetica" w:hAnsi="Helvetica" w:cs="Helvetica"/>
          <w:color w:val="333333"/>
          <w:sz w:val="21"/>
          <w:szCs w:val="21"/>
        </w:rPr>
        <w:t> </w:t>
      </w:r>
      <w:r>
        <w:rPr>
          <w:rFonts w:ascii="Helvetica" w:hAnsi="Helvetica" w:cs="Helvetica"/>
          <w:color w:val="333333"/>
          <w:sz w:val="21"/>
          <w:szCs w:val="21"/>
        </w:rPr>
        <w:t>属性，</w:t>
      </w:r>
      <w:r>
        <w:rPr>
          <w:rFonts w:ascii="Helvetica" w:hAnsi="Helvetica" w:cs="Helvetica"/>
          <w:color w:val="333333"/>
          <w:sz w:val="21"/>
          <w:szCs w:val="21"/>
        </w:rPr>
        <w:t xml:space="preserve"> </w:t>
      </w:r>
      <w:r>
        <w:rPr>
          <w:rFonts w:ascii="Helvetica" w:hAnsi="Helvetica" w:cs="Helvetica"/>
          <w:color w:val="333333"/>
          <w:sz w:val="21"/>
          <w:szCs w:val="21"/>
        </w:rPr>
        <w:t>这意味着目标将会处理</w:t>
      </w:r>
      <w:r>
        <w:rPr>
          <w:rFonts w:ascii="Helvetica" w:hAnsi="Helvetica" w:cs="Helvetica"/>
          <w:color w:val="333333"/>
          <w:sz w:val="21"/>
          <w:szCs w:val="21"/>
        </w:rPr>
        <w:t> </w:t>
      </w:r>
      <w:r>
        <w:rPr>
          <w:rStyle w:val="ad"/>
          <w:rFonts w:ascii="Helvetica" w:hAnsi="Helvetica" w:cs="Helvetica"/>
          <w:color w:val="333333"/>
          <w:sz w:val="21"/>
          <w:szCs w:val="21"/>
        </w:rPr>
        <w:t>任何</w:t>
      </w:r>
      <w:r>
        <w:rPr>
          <w:rFonts w:ascii="Helvetica" w:hAnsi="Helvetica" w:cs="Helvetica"/>
          <w:color w:val="333333"/>
          <w:sz w:val="21"/>
          <w:szCs w:val="21"/>
        </w:rPr>
        <w:t> </w:t>
      </w:r>
      <w:r>
        <w:rPr>
          <w:rFonts w:ascii="Helvetica" w:hAnsi="Helvetica" w:cs="Helvetica"/>
          <w:color w:val="333333"/>
          <w:sz w:val="21"/>
          <w:szCs w:val="21"/>
        </w:rPr>
        <w:t>分类的消息。</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除了通过</w:t>
      </w:r>
      <w:r>
        <w:rPr>
          <w:rFonts w:ascii="Helvetica" w:hAnsi="Helvetica" w:cs="Helvetica"/>
          <w:color w:val="333333"/>
          <w:sz w:val="21"/>
          <w:szCs w:val="21"/>
        </w:rPr>
        <w:t> </w:t>
      </w:r>
      <w:hyperlink r:id="rId357" w:anchor="$categories-detail" w:history="1">
        <w:r>
          <w:rPr>
            <w:rStyle w:val="a4"/>
            <w:rFonts w:ascii="Helvetica" w:hAnsi="Helvetica" w:cs="Helvetica"/>
            <w:color w:val="337AB7"/>
            <w:sz w:val="21"/>
            <w:szCs w:val="21"/>
          </w:rPr>
          <w:t>categories</w:t>
        </w:r>
      </w:hyperlink>
      <w:r>
        <w:rPr>
          <w:rFonts w:ascii="Helvetica" w:hAnsi="Helvetica" w:cs="Helvetica"/>
          <w:color w:val="333333"/>
          <w:sz w:val="21"/>
          <w:szCs w:val="21"/>
        </w:rPr>
        <w:t> </w:t>
      </w:r>
      <w:r>
        <w:rPr>
          <w:rFonts w:ascii="Helvetica" w:hAnsi="Helvetica" w:cs="Helvetica"/>
          <w:color w:val="333333"/>
          <w:sz w:val="21"/>
          <w:szCs w:val="21"/>
        </w:rPr>
        <w:t>属性设置白名单分类，你也可以通过</w:t>
      </w:r>
      <w:r>
        <w:rPr>
          <w:rFonts w:ascii="Helvetica" w:hAnsi="Helvetica" w:cs="Helvetica"/>
          <w:color w:val="333333"/>
          <w:sz w:val="21"/>
          <w:szCs w:val="21"/>
        </w:rPr>
        <w:t> </w:t>
      </w:r>
      <w:hyperlink r:id="rId358" w:anchor="$except-detail" w:history="1">
        <w:r>
          <w:rPr>
            <w:rStyle w:val="a4"/>
            <w:rFonts w:ascii="Helvetica" w:hAnsi="Helvetica" w:cs="Helvetica"/>
            <w:color w:val="337AB7"/>
            <w:sz w:val="21"/>
            <w:szCs w:val="21"/>
          </w:rPr>
          <w:t>except</w:t>
        </w:r>
      </w:hyperlink>
      <w:r>
        <w:rPr>
          <w:rFonts w:ascii="Helvetica" w:hAnsi="Helvetica" w:cs="Helvetica"/>
          <w:color w:val="333333"/>
          <w:sz w:val="21"/>
          <w:szCs w:val="21"/>
        </w:rPr>
        <w:t> </w:t>
      </w:r>
      <w:r>
        <w:rPr>
          <w:rFonts w:ascii="Helvetica" w:hAnsi="Helvetica" w:cs="Helvetica"/>
          <w:color w:val="333333"/>
          <w:sz w:val="21"/>
          <w:szCs w:val="21"/>
        </w:rPr>
        <w:t>属性来设置某些分类作为黑名单。假如一条消息的分类在这个属性中被发现或者是匹配其中一个，</w:t>
      </w:r>
      <w:r>
        <w:rPr>
          <w:rFonts w:ascii="Helvetica" w:hAnsi="Helvetica" w:cs="Helvetica"/>
          <w:color w:val="333333"/>
          <w:sz w:val="21"/>
          <w:szCs w:val="21"/>
        </w:rPr>
        <w:t xml:space="preserve"> </w:t>
      </w:r>
      <w:r>
        <w:rPr>
          <w:rFonts w:ascii="Helvetica" w:hAnsi="Helvetica" w:cs="Helvetica"/>
          <w:color w:val="333333"/>
          <w:sz w:val="21"/>
          <w:szCs w:val="21"/>
        </w:rPr>
        <w:t>那么它将不会在目标中被处理。</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在下面的目标配置中指明了目标应该只处理错误和警告消息，当分类的名称匹配</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yii\db\*</w:t>
      </w:r>
      <w:r>
        <w:rPr>
          <w:rFonts w:ascii="Helvetica" w:hAnsi="Helvetica" w:cs="Helvetica"/>
          <w:color w:val="333333"/>
          <w:sz w:val="21"/>
          <w:szCs w:val="21"/>
        </w:rPr>
        <w:t> </w:t>
      </w:r>
      <w:r>
        <w:rPr>
          <w:rFonts w:ascii="Helvetica" w:hAnsi="Helvetica" w:cs="Helvetica"/>
          <w:color w:val="333333"/>
          <w:sz w:val="21"/>
          <w:szCs w:val="21"/>
        </w:rPr>
        <w:t>或者是</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yii\web\HttpException:*</w:t>
      </w:r>
      <w:r>
        <w:rPr>
          <w:rFonts w:ascii="Helvetica" w:hAnsi="Helvetica" w:cs="Helvetica"/>
          <w:color w:val="333333"/>
          <w:sz w:val="21"/>
          <w:szCs w:val="21"/>
        </w:rPr>
        <w:t> </w:t>
      </w:r>
      <w:r>
        <w:rPr>
          <w:rFonts w:ascii="Helvetica" w:hAnsi="Helvetica" w:cs="Helvetica"/>
          <w:color w:val="333333"/>
          <w:sz w:val="21"/>
          <w:szCs w:val="21"/>
        </w:rPr>
        <w:t>的时候，</w:t>
      </w:r>
      <w:r>
        <w:rPr>
          <w:rFonts w:ascii="Helvetica" w:hAnsi="Helvetica" w:cs="Helvetica"/>
          <w:color w:val="333333"/>
          <w:sz w:val="21"/>
          <w:szCs w:val="21"/>
        </w:rPr>
        <w:t xml:space="preserve"> </w:t>
      </w:r>
      <w:r>
        <w:rPr>
          <w:rFonts w:ascii="Helvetica" w:hAnsi="Helvetica" w:cs="Helvetica"/>
          <w:color w:val="333333"/>
          <w:sz w:val="21"/>
          <w:szCs w:val="21"/>
        </w:rPr>
        <w:t>但是除了</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yii\web\HttpException:404</w:t>
      </w:r>
      <w:r>
        <w:rPr>
          <w:rFonts w:ascii="Helvetica" w:hAnsi="Helvetica" w:cs="Helvetica"/>
          <w:color w:val="333333"/>
          <w:sz w:val="21"/>
          <w:szCs w:val="21"/>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'yii\log\FileTarget'</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'levels'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'error'</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'warning'</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'categories'</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'yii\db\*'</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'yii\web\HttpException:*'</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'except'</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'yii\web\HttpException:404'</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sz w:val="21"/>
          <w:szCs w:val="21"/>
        </w:rPr>
        <w:t>注意：</w:t>
      </w:r>
      <w:r>
        <w:rPr>
          <w:rFonts w:ascii="Helvetica" w:hAnsi="Helvetica" w:cs="Helvetica"/>
          <w:color w:val="8A6D3B"/>
          <w:sz w:val="21"/>
          <w:szCs w:val="21"/>
        </w:rPr>
        <w:t>当一个</w:t>
      </w:r>
      <w:r>
        <w:rPr>
          <w:rFonts w:ascii="Helvetica" w:hAnsi="Helvetica" w:cs="Helvetica"/>
          <w:color w:val="8A6D3B"/>
          <w:sz w:val="21"/>
          <w:szCs w:val="21"/>
        </w:rPr>
        <w:t>HTTP</w:t>
      </w:r>
      <w:r>
        <w:rPr>
          <w:rFonts w:ascii="Helvetica" w:hAnsi="Helvetica" w:cs="Helvetica"/>
          <w:color w:val="8A6D3B"/>
          <w:sz w:val="21"/>
          <w:szCs w:val="21"/>
        </w:rPr>
        <w:t>异常通过</w:t>
      </w:r>
      <w:r>
        <w:rPr>
          <w:rFonts w:ascii="Helvetica" w:hAnsi="Helvetica" w:cs="Helvetica"/>
          <w:color w:val="8A6D3B"/>
          <w:sz w:val="21"/>
          <w:szCs w:val="21"/>
        </w:rPr>
        <w:t> </w:t>
      </w:r>
      <w:hyperlink r:id="rId359" w:history="1">
        <w:r>
          <w:rPr>
            <w:rStyle w:val="a4"/>
            <w:rFonts w:ascii="Helvetica" w:hAnsi="Helvetica" w:cs="Helvetica"/>
            <w:color w:val="337AB7"/>
            <w:sz w:val="21"/>
            <w:szCs w:val="21"/>
          </w:rPr>
          <w:t>error handler</w:t>
        </w:r>
      </w:hyperlink>
      <w:r>
        <w:rPr>
          <w:rFonts w:ascii="Helvetica" w:hAnsi="Helvetica" w:cs="Helvetica"/>
          <w:color w:val="8A6D3B"/>
          <w:sz w:val="21"/>
          <w:szCs w:val="21"/>
        </w:rPr>
        <w:t> </w:t>
      </w:r>
      <w:r>
        <w:rPr>
          <w:rFonts w:ascii="Helvetica" w:hAnsi="Helvetica" w:cs="Helvetica"/>
          <w:color w:val="8A6D3B"/>
          <w:sz w:val="21"/>
          <w:szCs w:val="21"/>
        </w:rPr>
        <w:t>被捕获的时候，一个错误消息将以</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yii\web\HttpException:ErrorCode</w:t>
      </w:r>
      <w:r>
        <w:rPr>
          <w:rFonts w:ascii="Helvetica" w:hAnsi="Helvetica" w:cs="Helvetica"/>
          <w:color w:val="8A6D3B"/>
          <w:sz w:val="21"/>
          <w:szCs w:val="21"/>
        </w:rPr>
        <w:t> </w:t>
      </w:r>
      <w:r>
        <w:rPr>
          <w:rFonts w:ascii="Helvetica" w:hAnsi="Helvetica" w:cs="Helvetica"/>
          <w:color w:val="8A6D3B"/>
          <w:sz w:val="21"/>
          <w:szCs w:val="21"/>
        </w:rPr>
        <w:t>这样的格式的分类名被记录下来。例如，</w:t>
      </w:r>
      <w:hyperlink r:id="rId360" w:history="1">
        <w:r>
          <w:rPr>
            <w:rStyle w:val="a4"/>
            <w:rFonts w:ascii="Helvetica" w:hAnsi="Helvetica" w:cs="Helvetica"/>
            <w:color w:val="337AB7"/>
            <w:sz w:val="21"/>
            <w:szCs w:val="21"/>
          </w:rPr>
          <w:t>yii\web\NotFoundHttpException</w:t>
        </w:r>
      </w:hyperlink>
      <w:r>
        <w:rPr>
          <w:rFonts w:ascii="Helvetica" w:hAnsi="Helvetica" w:cs="Helvetica"/>
          <w:color w:val="8A6D3B"/>
          <w:sz w:val="21"/>
          <w:szCs w:val="21"/>
        </w:rPr>
        <w:t>将会引发一个分类是</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yii\web\HttpException:404</w:t>
      </w:r>
      <w:r>
        <w:rPr>
          <w:rFonts w:ascii="Helvetica" w:hAnsi="Helvetica" w:cs="Helvetica"/>
          <w:color w:val="8A6D3B"/>
          <w:sz w:val="21"/>
          <w:szCs w:val="21"/>
        </w:rPr>
        <w:t> </w:t>
      </w:r>
      <w:r>
        <w:rPr>
          <w:rFonts w:ascii="Helvetica" w:hAnsi="Helvetica" w:cs="Helvetica"/>
          <w:color w:val="8A6D3B"/>
          <w:sz w:val="21"/>
          <w:szCs w:val="21"/>
        </w:rPr>
        <w:t>的</w:t>
      </w:r>
      <w:r>
        <w:rPr>
          <w:rFonts w:ascii="Helvetica" w:hAnsi="Helvetica" w:cs="Helvetica"/>
          <w:color w:val="8A6D3B"/>
          <w:sz w:val="21"/>
          <w:szCs w:val="21"/>
        </w:rPr>
        <w:t xml:space="preserve"> </w:t>
      </w:r>
      <w:r>
        <w:rPr>
          <w:rFonts w:ascii="Helvetica" w:hAnsi="Helvetica" w:cs="Helvetica"/>
          <w:color w:val="8A6D3B"/>
          <w:sz w:val="21"/>
          <w:szCs w:val="21"/>
        </w:rPr>
        <w:t>错误消息。</w:t>
      </w:r>
    </w:p>
    <w:p w:rsidR="00656731" w:rsidRDefault="00656731" w:rsidP="00656731">
      <w:pPr>
        <w:pStyle w:val="5"/>
        <w:shd w:val="clear" w:color="auto" w:fill="FFFFFF"/>
        <w:spacing w:before="300" w:after="150"/>
        <w:rPr>
          <w:rFonts w:ascii="Helvetica" w:hAnsi="Helvetica" w:cs="Helvetica"/>
          <w:b w:val="0"/>
          <w:bCs w:val="0"/>
          <w:color w:val="333333"/>
          <w:sz w:val="30"/>
          <w:szCs w:val="30"/>
        </w:rPr>
      </w:pPr>
      <w:r>
        <w:rPr>
          <w:rFonts w:ascii="Helvetica" w:hAnsi="Helvetica" w:cs="Helvetica"/>
          <w:b w:val="0"/>
          <w:bCs w:val="0"/>
          <w:color w:val="333333"/>
          <w:sz w:val="30"/>
          <w:szCs w:val="30"/>
        </w:rPr>
        <w:t>消息格式化</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日志目标以某种格式导出过滤过的日志消息。例如，</w:t>
      </w:r>
      <w:r>
        <w:rPr>
          <w:rFonts w:ascii="Helvetica" w:hAnsi="Helvetica" w:cs="Helvetica"/>
          <w:color w:val="333333"/>
          <w:sz w:val="21"/>
          <w:szCs w:val="21"/>
        </w:rPr>
        <w:t xml:space="preserve"> </w:t>
      </w:r>
      <w:r>
        <w:rPr>
          <w:rFonts w:ascii="Helvetica" w:hAnsi="Helvetica" w:cs="Helvetica"/>
          <w:color w:val="333333"/>
          <w:sz w:val="21"/>
          <w:szCs w:val="21"/>
        </w:rPr>
        <w:t>假如你安装一个</w:t>
      </w:r>
      <w:r>
        <w:rPr>
          <w:rFonts w:ascii="Helvetica" w:hAnsi="Helvetica" w:cs="Helvetica"/>
          <w:color w:val="333333"/>
          <w:sz w:val="21"/>
          <w:szCs w:val="21"/>
        </w:rPr>
        <w:t> </w:t>
      </w:r>
      <w:hyperlink r:id="rId361" w:history="1">
        <w:r>
          <w:rPr>
            <w:rStyle w:val="a4"/>
            <w:rFonts w:ascii="Helvetica" w:hAnsi="Helvetica" w:cs="Helvetica"/>
            <w:color w:val="337AB7"/>
            <w:sz w:val="21"/>
            <w:szCs w:val="21"/>
          </w:rPr>
          <w:t>yii\log\FileTarget</w:t>
        </w:r>
      </w:hyperlink>
      <w:r>
        <w:rPr>
          <w:rFonts w:ascii="Helvetica" w:hAnsi="Helvetica" w:cs="Helvetica"/>
          <w:color w:val="333333"/>
          <w:sz w:val="21"/>
          <w:szCs w:val="21"/>
        </w:rPr>
        <w:t> </w:t>
      </w:r>
      <w:r>
        <w:rPr>
          <w:rFonts w:ascii="Helvetica" w:hAnsi="Helvetica" w:cs="Helvetica"/>
          <w:color w:val="333333"/>
          <w:sz w:val="21"/>
          <w:szCs w:val="21"/>
        </w:rPr>
        <w:t>类的日志目标，</w:t>
      </w:r>
      <w:r>
        <w:rPr>
          <w:rFonts w:ascii="Helvetica" w:hAnsi="Helvetica" w:cs="Helvetica"/>
          <w:color w:val="333333"/>
          <w:sz w:val="21"/>
          <w:szCs w:val="21"/>
        </w:rPr>
        <w:t xml:space="preserve"> </w:t>
      </w:r>
      <w:r>
        <w:rPr>
          <w:rFonts w:ascii="Helvetica" w:hAnsi="Helvetica" w:cs="Helvetica"/>
          <w:color w:val="333333"/>
          <w:sz w:val="21"/>
          <w:szCs w:val="21"/>
        </w:rPr>
        <w:t>你应该能找出一个日志消息类似下面的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runtime/log/app.log</w:t>
      </w:r>
      <w:r>
        <w:rPr>
          <w:rFonts w:ascii="Helvetica" w:hAnsi="Helvetica" w:cs="Helvetica"/>
          <w:color w:val="333333"/>
          <w:sz w:val="21"/>
          <w:szCs w:val="21"/>
        </w:rPr>
        <w:t> </w:t>
      </w:r>
      <w:r>
        <w:rPr>
          <w:rFonts w:ascii="Helvetica" w:hAnsi="Helvetica" w:cs="Helvetica"/>
          <w:color w:val="333333"/>
          <w:sz w:val="21"/>
          <w:szCs w:val="21"/>
        </w:rPr>
        <w:t>文件：</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2014-10-04 18:10:15 [</w:t>
      </w:r>
      <w:r>
        <w:rPr>
          <w:rStyle w:val="hljs-linklabel"/>
          <w:rFonts w:ascii="Consolas" w:hAnsi="Consolas" w:cs="Consolas"/>
          <w:color w:val="444444"/>
          <w:shd w:val="clear" w:color="auto" w:fill="F0F0F0"/>
        </w:rPr>
        <w:t>::1</w:t>
      </w:r>
      <w:r>
        <w:rPr>
          <w:rStyle w:val="HTML"/>
          <w:rFonts w:ascii="Consolas" w:hAnsi="Consolas" w:cs="Consolas"/>
          <w:color w:val="444444"/>
          <w:shd w:val="clear" w:color="auto" w:fill="F0F0F0"/>
        </w:rPr>
        <w:t>][][</w:t>
      </w:r>
      <w:r>
        <w:rPr>
          <w:rStyle w:val="hljs-linklabel"/>
          <w:rFonts w:ascii="Consolas" w:hAnsi="Consolas" w:cs="Consolas"/>
          <w:color w:val="444444"/>
          <w:shd w:val="clear" w:color="auto" w:fill="F0F0F0"/>
        </w:rPr>
        <w:t>-</w:t>
      </w:r>
      <w:r>
        <w:rPr>
          <w:rStyle w:val="HTML"/>
          <w:rFonts w:ascii="Consolas" w:hAnsi="Consolas" w:cs="Consolas"/>
          <w:color w:val="444444"/>
          <w:shd w:val="clear" w:color="auto" w:fill="F0F0F0"/>
        </w:rPr>
        <w:t>][</w:t>
      </w:r>
      <w:r>
        <w:rPr>
          <w:rStyle w:val="hljs-linkreference"/>
          <w:rFonts w:ascii="Consolas" w:hAnsi="Consolas" w:cs="Consolas"/>
          <w:color w:val="444444"/>
          <w:shd w:val="clear" w:color="auto" w:fill="F0F0F0"/>
        </w:rPr>
        <w:t>trace</w:t>
      </w:r>
      <w:r>
        <w:rPr>
          <w:rStyle w:val="HTML"/>
          <w:rFonts w:ascii="Consolas" w:hAnsi="Consolas" w:cs="Consolas"/>
          <w:color w:val="444444"/>
          <w:shd w:val="clear" w:color="auto" w:fill="F0F0F0"/>
        </w:rPr>
        <w:t>][</w:t>
      </w:r>
      <w:r>
        <w:rPr>
          <w:rStyle w:val="hljs-linklabel"/>
          <w:rFonts w:ascii="Consolas" w:hAnsi="Consolas" w:cs="Consolas"/>
          <w:color w:val="444444"/>
          <w:shd w:val="clear" w:color="auto" w:fill="F0F0F0"/>
        </w:rPr>
        <w:t>yii\base\Module::getModule</w:t>
      </w:r>
      <w:r>
        <w:rPr>
          <w:rStyle w:val="HTML"/>
          <w:rFonts w:ascii="Consolas" w:hAnsi="Consolas" w:cs="Consolas"/>
          <w:color w:val="444444"/>
          <w:shd w:val="clear" w:color="auto" w:fill="F0F0F0"/>
        </w:rPr>
        <w:t>] Loading module: debug</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默认情况下，日志消息将被格式化，格式化的方式遵循</w:t>
      </w:r>
      <w:r>
        <w:rPr>
          <w:rFonts w:ascii="Helvetica" w:hAnsi="Helvetica" w:cs="Helvetica"/>
          <w:color w:val="333333"/>
          <w:sz w:val="21"/>
          <w:szCs w:val="21"/>
        </w:rPr>
        <w:t> </w:t>
      </w:r>
      <w:hyperlink r:id="rId362" w:anchor="formatMessage()-detail" w:history="1">
        <w:r>
          <w:rPr>
            <w:rStyle w:val="a4"/>
            <w:rFonts w:ascii="Helvetica" w:hAnsi="Helvetica" w:cs="Helvetica"/>
            <w:color w:val="337AB7"/>
            <w:sz w:val="21"/>
            <w:szCs w:val="21"/>
          </w:rPr>
          <w:t>yii\log\Target::formatMessage()</w:t>
        </w:r>
      </w:hyperlink>
      <w:r>
        <w:rPr>
          <w:rFonts w:ascii="Helvetica" w:hAnsi="Helvetica" w:cs="Helvetica"/>
          <w:color w:val="333333"/>
          <w:sz w:val="21"/>
          <w:szCs w:val="21"/>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Timestamp [</w:t>
      </w:r>
      <w:r>
        <w:rPr>
          <w:rStyle w:val="hljs-linklabel"/>
          <w:rFonts w:ascii="Consolas" w:hAnsi="Consolas" w:cs="Consolas"/>
          <w:color w:val="444444"/>
          <w:shd w:val="clear" w:color="auto" w:fill="F0F0F0"/>
        </w:rPr>
        <w:t>IP address</w:t>
      </w:r>
      <w:r>
        <w:rPr>
          <w:rStyle w:val="HTML"/>
          <w:rFonts w:ascii="Consolas" w:hAnsi="Consolas" w:cs="Consolas"/>
          <w:color w:val="444444"/>
          <w:shd w:val="clear" w:color="auto" w:fill="F0F0F0"/>
        </w:rPr>
        <w:t>][</w:t>
      </w:r>
      <w:r>
        <w:rPr>
          <w:rStyle w:val="hljs-linkreference"/>
          <w:rFonts w:ascii="Consolas" w:hAnsi="Consolas" w:cs="Consolas"/>
          <w:color w:val="444444"/>
          <w:shd w:val="clear" w:color="auto" w:fill="F0F0F0"/>
        </w:rPr>
        <w:t>User ID</w:t>
      </w:r>
      <w:r>
        <w:rPr>
          <w:rStyle w:val="HTML"/>
          <w:rFonts w:ascii="Consolas" w:hAnsi="Consolas" w:cs="Consolas"/>
          <w:color w:val="444444"/>
          <w:shd w:val="clear" w:color="auto" w:fill="F0F0F0"/>
        </w:rPr>
        <w:t>][</w:t>
      </w:r>
      <w:r>
        <w:rPr>
          <w:rStyle w:val="hljs-linklabel"/>
          <w:rFonts w:ascii="Consolas" w:hAnsi="Consolas" w:cs="Consolas"/>
          <w:color w:val="444444"/>
          <w:shd w:val="clear" w:color="auto" w:fill="F0F0F0"/>
        </w:rPr>
        <w:t>Session ID</w:t>
      </w:r>
      <w:r>
        <w:rPr>
          <w:rStyle w:val="HTML"/>
          <w:rFonts w:ascii="Consolas" w:hAnsi="Consolas" w:cs="Consolas"/>
          <w:color w:val="444444"/>
          <w:shd w:val="clear" w:color="auto" w:fill="F0F0F0"/>
        </w:rPr>
        <w:t>][</w:t>
      </w:r>
      <w:r>
        <w:rPr>
          <w:rStyle w:val="hljs-linkreference"/>
          <w:rFonts w:ascii="Consolas" w:hAnsi="Consolas" w:cs="Consolas"/>
          <w:color w:val="444444"/>
          <w:shd w:val="clear" w:color="auto" w:fill="F0F0F0"/>
        </w:rPr>
        <w:t>Severity Level</w:t>
      </w:r>
      <w:r>
        <w:rPr>
          <w:rStyle w:val="HTML"/>
          <w:rFonts w:ascii="Consolas" w:hAnsi="Consolas" w:cs="Consolas"/>
          <w:color w:val="444444"/>
          <w:shd w:val="clear" w:color="auto" w:fill="F0F0F0"/>
        </w:rPr>
        <w:t>][</w:t>
      </w:r>
      <w:r>
        <w:rPr>
          <w:rStyle w:val="hljs-linklabel"/>
          <w:rFonts w:ascii="Consolas" w:hAnsi="Consolas" w:cs="Consolas"/>
          <w:color w:val="444444"/>
          <w:shd w:val="clear" w:color="auto" w:fill="F0F0F0"/>
        </w:rPr>
        <w:t>Category</w:t>
      </w:r>
      <w:r>
        <w:rPr>
          <w:rStyle w:val="HTML"/>
          <w:rFonts w:ascii="Consolas" w:hAnsi="Consolas" w:cs="Consolas"/>
          <w:color w:val="444444"/>
          <w:shd w:val="clear" w:color="auto" w:fill="F0F0F0"/>
        </w:rPr>
        <w:t>] Message Text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你可以通过配置</w:t>
      </w:r>
      <w:r>
        <w:rPr>
          <w:rFonts w:ascii="Helvetica" w:hAnsi="Helvetica" w:cs="Helvetica"/>
          <w:color w:val="333333"/>
          <w:sz w:val="21"/>
          <w:szCs w:val="21"/>
        </w:rPr>
        <w:t> </w:t>
      </w:r>
      <w:hyperlink r:id="rId363" w:anchor="$prefix-detail" w:history="1">
        <w:r>
          <w:rPr>
            <w:rStyle w:val="a4"/>
            <w:rFonts w:ascii="Helvetica" w:hAnsi="Helvetica" w:cs="Helvetica"/>
            <w:color w:val="337AB7"/>
            <w:sz w:val="21"/>
            <w:szCs w:val="21"/>
          </w:rPr>
          <w:t>yii\log\Target::$prefix</w:t>
        </w:r>
      </w:hyperlink>
      <w:r>
        <w:rPr>
          <w:rFonts w:ascii="Helvetica" w:hAnsi="Helvetica" w:cs="Helvetica"/>
          <w:color w:val="333333"/>
          <w:sz w:val="21"/>
          <w:szCs w:val="21"/>
        </w:rPr>
        <w:t> </w:t>
      </w:r>
      <w:r>
        <w:rPr>
          <w:rFonts w:ascii="Helvetica" w:hAnsi="Helvetica" w:cs="Helvetica"/>
          <w:color w:val="333333"/>
          <w:sz w:val="21"/>
          <w:szCs w:val="21"/>
        </w:rPr>
        <w:t>的属性来自定义格式，这个属性是一个</w:t>
      </w:r>
      <w:r>
        <w:rPr>
          <w:rFonts w:ascii="Helvetica" w:hAnsi="Helvetica" w:cs="Helvetica"/>
          <w:color w:val="333333"/>
          <w:sz w:val="21"/>
          <w:szCs w:val="21"/>
        </w:rPr>
        <w:t>PHP</w:t>
      </w:r>
      <w:r>
        <w:rPr>
          <w:rFonts w:ascii="Helvetica" w:hAnsi="Helvetica" w:cs="Helvetica"/>
          <w:color w:val="333333"/>
          <w:sz w:val="21"/>
          <w:szCs w:val="21"/>
        </w:rPr>
        <w:t>可调用体返回的自定义消息前缀。</w:t>
      </w:r>
      <w:r>
        <w:rPr>
          <w:rFonts w:ascii="Helvetica" w:hAnsi="Helvetica" w:cs="Helvetica"/>
          <w:color w:val="333333"/>
          <w:sz w:val="21"/>
          <w:szCs w:val="21"/>
        </w:rPr>
        <w:t xml:space="preserve"> </w:t>
      </w:r>
      <w:r>
        <w:rPr>
          <w:rFonts w:ascii="Helvetica" w:hAnsi="Helvetica" w:cs="Helvetica"/>
          <w:color w:val="333333"/>
          <w:sz w:val="21"/>
          <w:szCs w:val="21"/>
        </w:rPr>
        <w:t>例如，下面的代码配置了一个日志目标的前缀是每个日志消息中当前用户的</w:t>
      </w:r>
      <w:r>
        <w:rPr>
          <w:rFonts w:ascii="Helvetica" w:hAnsi="Helvetica" w:cs="Helvetica"/>
          <w:color w:val="333333"/>
          <w:sz w:val="21"/>
          <w:szCs w:val="21"/>
        </w:rPr>
        <w:t>ID(IP</w:t>
      </w:r>
      <w:r>
        <w:rPr>
          <w:rFonts w:ascii="Helvetica" w:hAnsi="Helvetica" w:cs="Helvetica"/>
          <w:color w:val="333333"/>
          <w:sz w:val="21"/>
          <w:szCs w:val="21"/>
        </w:rPr>
        <w:t>地址和</w:t>
      </w:r>
      <w:r>
        <w:rPr>
          <w:rFonts w:ascii="Helvetica" w:hAnsi="Helvetica" w:cs="Helvetica"/>
          <w:color w:val="333333"/>
          <w:sz w:val="21"/>
          <w:szCs w:val="21"/>
        </w:rPr>
        <w:t>Session ID</w:t>
      </w:r>
      <w:r>
        <w:rPr>
          <w:rFonts w:ascii="Helvetica" w:hAnsi="Helvetica" w:cs="Helvetica"/>
          <w:color w:val="333333"/>
          <w:sz w:val="21"/>
          <w:szCs w:val="21"/>
        </w:rPr>
        <w:t>被删除是由于隐私的原因</w:t>
      </w:r>
      <w:r>
        <w:rPr>
          <w:rFonts w:ascii="Helvetica" w:hAnsi="Helvetica" w:cs="Helvetica"/>
          <w:color w:val="333333"/>
          <w:sz w:val="21"/>
          <w:szCs w:val="21"/>
        </w:rPr>
        <w:t>)</w:t>
      </w:r>
      <w:r>
        <w:rPr>
          <w:rFonts w:ascii="Helvetica" w:hAnsi="Helvetica" w:cs="Helvetica"/>
          <w:color w:val="333333"/>
          <w:sz w:val="21"/>
          <w:szCs w:val="21"/>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'yii\log\FileTarget'</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'prefix'</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function</w:t>
      </w:r>
      <w:r>
        <w:rPr>
          <w:rStyle w:val="hljs-function"/>
          <w:rFonts w:ascii="Consolas" w:hAnsi="Consolas" w:cs="Consolas"/>
          <w:color w:val="444444"/>
          <w:shd w:val="clear" w:color="auto" w:fill="F0F0F0"/>
        </w:rPr>
        <w:t xml:space="preserve"> </w:t>
      </w:r>
      <w:r>
        <w:rPr>
          <w:rStyle w:val="hljs-params"/>
          <w:rFonts w:ascii="Consolas" w:hAnsi="Consolas" w:cs="Consolas"/>
          <w:color w:val="444444"/>
          <w:shd w:val="clear" w:color="auto" w:fill="F0F0F0"/>
        </w:rPr>
        <w:t>(</w:t>
      </w:r>
      <w:r>
        <w:rPr>
          <w:rStyle w:val="hljs-variable"/>
          <w:rFonts w:ascii="Consolas" w:hAnsi="Consolas" w:cs="Consolas"/>
          <w:color w:val="BC6060"/>
          <w:shd w:val="clear" w:color="auto" w:fill="F0F0F0"/>
        </w:rPr>
        <w:t>$message</w:t>
      </w:r>
      <w:r>
        <w:rPr>
          <w:rStyle w:val="hljs-params"/>
          <w:rFonts w:ascii="Consolas" w:hAnsi="Consolas" w:cs="Consolas"/>
          <w:color w:val="444444"/>
          <w:shd w:val="clear" w:color="auto" w:fill="F0F0F0"/>
        </w:rPr>
        <w:t>)</w:t>
      </w: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$user</w:t>
      </w:r>
      <w:r>
        <w:rPr>
          <w:rStyle w:val="HTML"/>
          <w:rFonts w:ascii="Consolas" w:hAnsi="Consolas" w:cs="Consolas"/>
          <w:color w:val="444444"/>
          <w:shd w:val="clear" w:color="auto" w:fill="F0F0F0"/>
        </w:rPr>
        <w:t xml:space="preserve">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-&gt;has(</w:t>
      </w:r>
      <w:r>
        <w:rPr>
          <w:rStyle w:val="hljs-string"/>
          <w:rFonts w:ascii="Consolas" w:hAnsi="Consolas" w:cs="Consolas"/>
          <w:color w:val="880000"/>
          <w:shd w:val="clear" w:color="auto" w:fill="F0F0F0"/>
        </w:rPr>
        <w:t>'user'</w:t>
      </w: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true</w:t>
      </w:r>
      <w:r>
        <w:rPr>
          <w:rStyle w:val="HTML"/>
          <w:rFonts w:ascii="Consolas" w:hAnsi="Consolas" w:cs="Consolas"/>
          <w:color w:val="444444"/>
          <w:shd w:val="clear" w:color="auto" w:fill="F0F0F0"/>
        </w:rPr>
        <w:t>) ? 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-&gt;get(</w:t>
      </w:r>
      <w:r>
        <w:rPr>
          <w:rStyle w:val="hljs-string"/>
          <w:rFonts w:ascii="Consolas" w:hAnsi="Consolas" w:cs="Consolas"/>
          <w:color w:val="880000"/>
          <w:shd w:val="clear" w:color="auto" w:fill="F0F0F0"/>
        </w:rPr>
        <w:t>'user'</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null</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$userID</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$user</w:t>
      </w:r>
      <w:r>
        <w:rPr>
          <w:rStyle w:val="HTML"/>
          <w:rFonts w:ascii="Consolas" w:hAnsi="Consolas" w:cs="Consolas"/>
          <w:color w:val="444444"/>
          <w:shd w:val="clear" w:color="auto" w:fill="F0F0F0"/>
        </w:rPr>
        <w:t xml:space="preserve"> ? </w:t>
      </w:r>
      <w:r>
        <w:rPr>
          <w:rStyle w:val="hljs-variable"/>
          <w:rFonts w:ascii="Consolas" w:hAnsi="Consolas" w:cs="Consolas"/>
          <w:color w:val="BC6060"/>
          <w:shd w:val="clear" w:color="auto" w:fill="F0F0F0"/>
        </w:rPr>
        <w:t>$user</w:t>
      </w:r>
      <w:r>
        <w:rPr>
          <w:rStyle w:val="HTML"/>
          <w:rFonts w:ascii="Consolas" w:hAnsi="Consolas" w:cs="Consolas"/>
          <w:color w:val="444444"/>
          <w:shd w:val="clear" w:color="auto" w:fill="F0F0F0"/>
        </w:rPr>
        <w:t>-&gt;getId(</w:t>
      </w:r>
      <w:r>
        <w:rPr>
          <w:rStyle w:val="hljs-keyword"/>
          <w:rFonts w:ascii="Consolas" w:hAnsi="Consolas" w:cs="Consolas"/>
          <w:b/>
          <w:bCs/>
          <w:color w:val="444444"/>
          <w:shd w:val="clear" w:color="auto" w:fill="F0F0F0"/>
        </w:rPr>
        <w:t>false</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"[$userID]"</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除了消息前缀以外，日志目标也可以追加一些上下文信息到每组日志消息中。</w:t>
      </w:r>
      <w:r>
        <w:rPr>
          <w:rFonts w:ascii="Helvetica" w:hAnsi="Helvetica" w:cs="Helvetica"/>
          <w:color w:val="333333"/>
          <w:sz w:val="21"/>
          <w:szCs w:val="21"/>
        </w:rPr>
        <w:t xml:space="preserve"> </w:t>
      </w:r>
      <w:r>
        <w:rPr>
          <w:rFonts w:ascii="Helvetica" w:hAnsi="Helvetica" w:cs="Helvetica"/>
          <w:color w:val="333333"/>
          <w:sz w:val="21"/>
          <w:szCs w:val="21"/>
        </w:rPr>
        <w:t>默认情况下，这些全局的</w:t>
      </w:r>
      <w:r>
        <w:rPr>
          <w:rFonts w:ascii="Helvetica" w:hAnsi="Helvetica" w:cs="Helvetica"/>
          <w:color w:val="333333"/>
          <w:sz w:val="21"/>
          <w:szCs w:val="21"/>
        </w:rPr>
        <w:t>PHP</w:t>
      </w:r>
      <w:r>
        <w:rPr>
          <w:rFonts w:ascii="Helvetica" w:hAnsi="Helvetica" w:cs="Helvetica"/>
          <w:color w:val="333333"/>
          <w:sz w:val="21"/>
          <w:szCs w:val="21"/>
        </w:rPr>
        <w:t>变量的值被包含在：</w:t>
      </w:r>
      <w:r>
        <w:rPr>
          <w:rStyle w:val="HTML"/>
          <w:rFonts w:ascii="Consolas" w:hAnsi="Consolas" w:cs="Consolas"/>
          <w:color w:val="C7254E"/>
          <w:sz w:val="19"/>
          <w:szCs w:val="19"/>
          <w:shd w:val="clear" w:color="auto" w:fill="F9F2F4"/>
        </w:rPr>
        <w:t>$_GET</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$_POST</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$_FILES</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$_COOKIE</w:t>
      </w:r>
      <w:r>
        <w:rPr>
          <w:rFonts w:ascii="Helvetica" w:hAnsi="Helvetica" w:cs="Helvetica"/>
          <w:color w:val="333333"/>
          <w:sz w:val="21"/>
          <w:szCs w:val="21"/>
        </w:rPr>
        <w:t>,</w:t>
      </w:r>
      <w:r>
        <w:rPr>
          <w:rStyle w:val="HTML"/>
          <w:rFonts w:ascii="Consolas" w:hAnsi="Consolas" w:cs="Consolas"/>
          <w:color w:val="C7254E"/>
          <w:sz w:val="19"/>
          <w:szCs w:val="19"/>
          <w:shd w:val="clear" w:color="auto" w:fill="F9F2F4"/>
        </w:rPr>
        <w:t>$_SESSION</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$_SERVER</w:t>
      </w:r>
      <w:r>
        <w:rPr>
          <w:rFonts w:ascii="Helvetica" w:hAnsi="Helvetica" w:cs="Helvetica"/>
          <w:color w:val="333333"/>
          <w:sz w:val="21"/>
          <w:szCs w:val="21"/>
        </w:rPr>
        <w:t> </w:t>
      </w:r>
      <w:r>
        <w:rPr>
          <w:rFonts w:ascii="Helvetica" w:hAnsi="Helvetica" w:cs="Helvetica"/>
          <w:color w:val="333333"/>
          <w:sz w:val="21"/>
          <w:szCs w:val="21"/>
        </w:rPr>
        <w:t>中。</w:t>
      </w:r>
      <w:r>
        <w:rPr>
          <w:rFonts w:ascii="Helvetica" w:hAnsi="Helvetica" w:cs="Helvetica"/>
          <w:color w:val="333333"/>
          <w:sz w:val="21"/>
          <w:szCs w:val="21"/>
        </w:rPr>
        <w:t xml:space="preserve"> </w:t>
      </w:r>
      <w:r>
        <w:rPr>
          <w:rFonts w:ascii="Helvetica" w:hAnsi="Helvetica" w:cs="Helvetica"/>
          <w:color w:val="333333"/>
          <w:sz w:val="21"/>
          <w:szCs w:val="21"/>
        </w:rPr>
        <w:t>你可以通过配置</w:t>
      </w:r>
      <w:r>
        <w:rPr>
          <w:rFonts w:ascii="Helvetica" w:hAnsi="Helvetica" w:cs="Helvetica"/>
          <w:color w:val="333333"/>
          <w:sz w:val="21"/>
          <w:szCs w:val="21"/>
        </w:rPr>
        <w:t> </w:t>
      </w:r>
      <w:hyperlink r:id="rId364" w:anchor="$logVars-detail" w:history="1">
        <w:r>
          <w:rPr>
            <w:rStyle w:val="a4"/>
            <w:rFonts w:ascii="Helvetica" w:hAnsi="Helvetica" w:cs="Helvetica"/>
            <w:color w:val="337AB7"/>
            <w:sz w:val="21"/>
            <w:szCs w:val="21"/>
          </w:rPr>
          <w:t>yii\log\Target::$logVars</w:t>
        </w:r>
      </w:hyperlink>
      <w:r>
        <w:rPr>
          <w:rFonts w:ascii="Helvetica" w:hAnsi="Helvetica" w:cs="Helvetica"/>
          <w:color w:val="333333"/>
          <w:sz w:val="21"/>
          <w:szCs w:val="21"/>
        </w:rPr>
        <w:t> </w:t>
      </w:r>
      <w:r>
        <w:rPr>
          <w:rFonts w:ascii="Helvetica" w:hAnsi="Helvetica" w:cs="Helvetica"/>
          <w:color w:val="333333"/>
          <w:sz w:val="21"/>
          <w:szCs w:val="21"/>
        </w:rPr>
        <w:t>属性适应这个行为，</w:t>
      </w:r>
      <w:r>
        <w:rPr>
          <w:rFonts w:ascii="Helvetica" w:hAnsi="Helvetica" w:cs="Helvetica"/>
          <w:color w:val="333333"/>
          <w:sz w:val="21"/>
          <w:szCs w:val="21"/>
        </w:rPr>
        <w:t xml:space="preserve"> </w:t>
      </w:r>
      <w:r>
        <w:rPr>
          <w:rFonts w:ascii="Helvetica" w:hAnsi="Helvetica" w:cs="Helvetica"/>
          <w:color w:val="333333"/>
          <w:sz w:val="21"/>
          <w:szCs w:val="21"/>
        </w:rPr>
        <w:t>这个属性是你想要通过日志目标包含的全局变量名称。</w:t>
      </w:r>
      <w:r>
        <w:rPr>
          <w:rFonts w:ascii="Helvetica" w:hAnsi="Helvetica" w:cs="Helvetica"/>
          <w:color w:val="333333"/>
          <w:sz w:val="21"/>
          <w:szCs w:val="21"/>
        </w:rPr>
        <w:t xml:space="preserve"> </w:t>
      </w:r>
      <w:r>
        <w:rPr>
          <w:rFonts w:ascii="Helvetica" w:hAnsi="Helvetica" w:cs="Helvetica"/>
          <w:color w:val="333333"/>
          <w:sz w:val="21"/>
          <w:szCs w:val="21"/>
        </w:rPr>
        <w:t>举个例子，下面的日志目标配置指明了只有</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$_SERVER</w:t>
      </w:r>
      <w:r>
        <w:rPr>
          <w:rFonts w:ascii="Helvetica" w:hAnsi="Helvetica" w:cs="Helvetica"/>
          <w:color w:val="333333"/>
          <w:sz w:val="21"/>
          <w:szCs w:val="21"/>
        </w:rPr>
        <w:t> </w:t>
      </w:r>
      <w:r>
        <w:rPr>
          <w:rFonts w:ascii="Helvetica" w:hAnsi="Helvetica" w:cs="Helvetica"/>
          <w:color w:val="333333"/>
          <w:sz w:val="21"/>
          <w:szCs w:val="21"/>
        </w:rPr>
        <w:t>变量的值将被追加到日志消息中。</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'yii\log\FileTarget'</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'logVars'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'_SERVER'</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你可以将</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logVars</w:t>
      </w:r>
      <w:r>
        <w:rPr>
          <w:rFonts w:ascii="Helvetica" w:hAnsi="Helvetica" w:cs="Helvetica"/>
          <w:color w:val="333333"/>
          <w:sz w:val="21"/>
          <w:szCs w:val="21"/>
        </w:rPr>
        <w:t> </w:t>
      </w:r>
      <w:r>
        <w:rPr>
          <w:rFonts w:ascii="Helvetica" w:hAnsi="Helvetica" w:cs="Helvetica"/>
          <w:color w:val="333333"/>
          <w:sz w:val="21"/>
          <w:szCs w:val="21"/>
        </w:rPr>
        <w:t>配置成一个空数组来完全禁止上下文信息包含。</w:t>
      </w:r>
      <w:r>
        <w:rPr>
          <w:rFonts w:ascii="Helvetica" w:hAnsi="Helvetica" w:cs="Helvetica"/>
          <w:color w:val="333333"/>
          <w:sz w:val="21"/>
          <w:szCs w:val="21"/>
        </w:rPr>
        <w:t xml:space="preserve"> </w:t>
      </w:r>
      <w:r>
        <w:rPr>
          <w:rFonts w:ascii="Helvetica" w:hAnsi="Helvetica" w:cs="Helvetica"/>
          <w:color w:val="333333"/>
          <w:sz w:val="21"/>
          <w:szCs w:val="21"/>
        </w:rPr>
        <w:t>或者假如你想要实现你自己提供上下文信息的方式，</w:t>
      </w:r>
      <w:r>
        <w:rPr>
          <w:rFonts w:ascii="Helvetica" w:hAnsi="Helvetica" w:cs="Helvetica"/>
          <w:color w:val="333333"/>
          <w:sz w:val="21"/>
          <w:szCs w:val="21"/>
        </w:rPr>
        <w:t xml:space="preserve"> </w:t>
      </w:r>
      <w:r>
        <w:rPr>
          <w:rFonts w:ascii="Helvetica" w:hAnsi="Helvetica" w:cs="Helvetica"/>
          <w:color w:val="333333"/>
          <w:sz w:val="21"/>
          <w:szCs w:val="21"/>
        </w:rPr>
        <w:t>你可以重写</w:t>
      </w:r>
      <w:r>
        <w:rPr>
          <w:rFonts w:ascii="Helvetica" w:hAnsi="Helvetica" w:cs="Helvetica"/>
          <w:color w:val="333333"/>
          <w:sz w:val="21"/>
          <w:szCs w:val="21"/>
        </w:rPr>
        <w:t> </w:t>
      </w:r>
      <w:hyperlink r:id="rId365" w:anchor="getContextMessage()-detail" w:history="1">
        <w:r>
          <w:rPr>
            <w:rStyle w:val="a4"/>
            <w:rFonts w:ascii="Helvetica" w:hAnsi="Helvetica" w:cs="Helvetica"/>
            <w:color w:val="337AB7"/>
            <w:sz w:val="21"/>
            <w:szCs w:val="21"/>
          </w:rPr>
          <w:t>yii\log\Target::getContextMessage()</w:t>
        </w:r>
      </w:hyperlink>
      <w:r>
        <w:rPr>
          <w:rFonts w:ascii="Helvetica" w:hAnsi="Helvetica" w:cs="Helvetica"/>
          <w:color w:val="333333"/>
          <w:sz w:val="21"/>
          <w:szCs w:val="21"/>
        </w:rPr>
        <w:t> </w:t>
      </w:r>
      <w:r>
        <w:rPr>
          <w:rFonts w:ascii="Helvetica" w:hAnsi="Helvetica" w:cs="Helvetica"/>
          <w:color w:val="333333"/>
          <w:sz w:val="21"/>
          <w:szCs w:val="21"/>
        </w:rPr>
        <w:t>方法。</w:t>
      </w:r>
    </w:p>
    <w:p w:rsidR="00656731" w:rsidRDefault="00656731" w:rsidP="00656731">
      <w:pPr>
        <w:pStyle w:val="5"/>
        <w:shd w:val="clear" w:color="auto" w:fill="FFFFFF"/>
        <w:spacing w:before="300" w:after="150"/>
        <w:rPr>
          <w:rFonts w:ascii="Helvetica" w:hAnsi="Helvetica" w:cs="Helvetica"/>
          <w:b w:val="0"/>
          <w:bCs w:val="0"/>
          <w:color w:val="333333"/>
          <w:sz w:val="30"/>
          <w:szCs w:val="30"/>
        </w:rPr>
      </w:pPr>
      <w:r>
        <w:rPr>
          <w:rFonts w:ascii="Helvetica" w:hAnsi="Helvetica" w:cs="Helvetica"/>
          <w:b w:val="0"/>
          <w:bCs w:val="0"/>
          <w:color w:val="333333"/>
          <w:sz w:val="30"/>
          <w:szCs w:val="30"/>
        </w:rPr>
        <w:t>消息跟踪级别</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在开发的时候，通常希望看到每个日志消息来自哪里。这个是能够被实现的，通过配置</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log</w:t>
      </w:r>
      <w:r>
        <w:rPr>
          <w:rFonts w:ascii="Helvetica" w:hAnsi="Helvetica" w:cs="Helvetica"/>
          <w:color w:val="333333"/>
          <w:sz w:val="21"/>
          <w:szCs w:val="21"/>
        </w:rPr>
        <w:t> </w:t>
      </w:r>
      <w:r>
        <w:rPr>
          <w:rFonts w:ascii="Helvetica" w:hAnsi="Helvetica" w:cs="Helvetica"/>
          <w:color w:val="333333"/>
          <w:sz w:val="21"/>
          <w:szCs w:val="21"/>
        </w:rPr>
        <w:t>组件的</w:t>
      </w:r>
      <w:r>
        <w:rPr>
          <w:rFonts w:ascii="Helvetica" w:hAnsi="Helvetica" w:cs="Helvetica"/>
          <w:color w:val="333333"/>
          <w:sz w:val="21"/>
          <w:szCs w:val="21"/>
        </w:rPr>
        <w:t> </w:t>
      </w:r>
      <w:r>
        <w:rPr>
          <w:rStyle w:val="broken-link"/>
          <w:rFonts w:ascii="Helvetica" w:hAnsi="Helvetica" w:cs="Helvetica"/>
          <w:color w:val="333333"/>
          <w:sz w:val="21"/>
          <w:szCs w:val="21"/>
        </w:rPr>
        <w:t>yii\log\Dispatcher::traceLevel</w:t>
      </w:r>
      <w:r>
        <w:rPr>
          <w:rFonts w:ascii="Helvetica" w:hAnsi="Helvetica" w:cs="Helvetica"/>
          <w:color w:val="333333"/>
          <w:sz w:val="21"/>
          <w:szCs w:val="21"/>
        </w:rPr>
        <w:t> </w:t>
      </w:r>
      <w:r>
        <w:rPr>
          <w:rFonts w:ascii="Helvetica" w:hAnsi="Helvetica" w:cs="Helvetica"/>
          <w:color w:val="333333"/>
          <w:sz w:val="21"/>
          <w:szCs w:val="21"/>
        </w:rPr>
        <w:t>属性，</w:t>
      </w:r>
      <w:r>
        <w:rPr>
          <w:rFonts w:ascii="Helvetica" w:hAnsi="Helvetica" w:cs="Helvetica"/>
          <w:color w:val="333333"/>
          <w:sz w:val="21"/>
          <w:szCs w:val="21"/>
        </w:rPr>
        <w:t xml:space="preserve"> </w:t>
      </w:r>
      <w:r>
        <w:rPr>
          <w:rFonts w:ascii="Helvetica" w:hAnsi="Helvetica" w:cs="Helvetica"/>
          <w:color w:val="333333"/>
          <w:sz w:val="21"/>
          <w:szCs w:val="21"/>
        </w:rPr>
        <w:t>就像下面这样：</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'bootstrap'</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'log'</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'log'</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'traceLevel'</w:t>
      </w:r>
      <w:r>
        <w:rPr>
          <w:rStyle w:val="HTML"/>
          <w:rFonts w:ascii="Consolas" w:hAnsi="Consolas" w:cs="Consolas"/>
          <w:color w:val="444444"/>
          <w:shd w:val="clear" w:color="auto" w:fill="F0F0F0"/>
        </w:rPr>
        <w:t xml:space="preserve"> =&gt; YII_DEBUG ? </w:t>
      </w:r>
      <w:r>
        <w:rPr>
          <w:rStyle w:val="hljs-number"/>
          <w:rFonts w:ascii="Consolas" w:hAnsi="Consolas" w:cs="Consolas"/>
          <w:color w:val="880000"/>
          <w:shd w:val="clear" w:color="auto" w:fill="F0F0F0"/>
        </w:rPr>
        <w:t>3</w:t>
      </w:r>
      <w:r>
        <w:rPr>
          <w:rStyle w:val="HTML"/>
          <w:rFonts w:ascii="Consolas" w:hAnsi="Consolas" w:cs="Consolas"/>
          <w:color w:val="444444"/>
          <w:shd w:val="clear" w:color="auto" w:fill="F0F0F0"/>
        </w:rPr>
        <w:t xml:space="preserve"> : </w:t>
      </w:r>
      <w:r>
        <w:rPr>
          <w:rStyle w:val="hljs-number"/>
          <w:rFonts w:ascii="Consolas" w:hAnsi="Consolas" w:cs="Consolas"/>
          <w:color w:val="880000"/>
          <w:shd w:val="clear" w:color="auto" w:fill="F0F0F0"/>
        </w:rPr>
        <w:t>0</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'targets'</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上面的应用配置设置了</w:t>
      </w:r>
      <w:r>
        <w:rPr>
          <w:rFonts w:ascii="Helvetica" w:hAnsi="Helvetica" w:cs="Helvetica"/>
          <w:color w:val="333333"/>
          <w:sz w:val="21"/>
          <w:szCs w:val="21"/>
        </w:rPr>
        <w:t> </w:t>
      </w:r>
      <w:r>
        <w:rPr>
          <w:rStyle w:val="broken-link"/>
          <w:rFonts w:ascii="Helvetica" w:hAnsi="Helvetica" w:cs="Helvetica"/>
          <w:color w:val="333333"/>
          <w:sz w:val="21"/>
          <w:szCs w:val="21"/>
        </w:rPr>
        <w:t>yii\log\Dispatcher::traceLevel</w:t>
      </w:r>
      <w:r>
        <w:rPr>
          <w:rFonts w:ascii="Helvetica" w:hAnsi="Helvetica" w:cs="Helvetica"/>
          <w:color w:val="333333"/>
          <w:sz w:val="21"/>
          <w:szCs w:val="21"/>
        </w:rPr>
        <w:t> </w:t>
      </w:r>
      <w:r>
        <w:rPr>
          <w:rFonts w:ascii="Helvetica" w:hAnsi="Helvetica" w:cs="Helvetica"/>
          <w:color w:val="333333"/>
          <w:sz w:val="21"/>
          <w:szCs w:val="21"/>
        </w:rPr>
        <w:t>的层级，假如</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YII_DEBUG</w:t>
      </w:r>
      <w:r>
        <w:rPr>
          <w:rFonts w:ascii="Helvetica" w:hAnsi="Helvetica" w:cs="Helvetica"/>
          <w:color w:val="333333"/>
          <w:sz w:val="21"/>
          <w:szCs w:val="21"/>
        </w:rPr>
        <w:t> </w:t>
      </w:r>
      <w:r>
        <w:rPr>
          <w:rFonts w:ascii="Helvetica" w:hAnsi="Helvetica" w:cs="Helvetica"/>
          <w:color w:val="333333"/>
          <w:sz w:val="21"/>
          <w:szCs w:val="21"/>
        </w:rPr>
        <w:t>开启则是</w:t>
      </w:r>
      <w:r>
        <w:rPr>
          <w:rFonts w:ascii="Helvetica" w:hAnsi="Helvetica" w:cs="Helvetica"/>
          <w:color w:val="333333"/>
          <w:sz w:val="21"/>
          <w:szCs w:val="21"/>
        </w:rPr>
        <w:t>3</w:t>
      </w:r>
      <w:r>
        <w:rPr>
          <w:rFonts w:ascii="Helvetica" w:hAnsi="Helvetica" w:cs="Helvetica"/>
          <w:color w:val="333333"/>
          <w:sz w:val="21"/>
          <w:szCs w:val="21"/>
        </w:rPr>
        <w:t>，否则是</w:t>
      </w:r>
      <w:r>
        <w:rPr>
          <w:rFonts w:ascii="Helvetica" w:hAnsi="Helvetica" w:cs="Helvetica"/>
          <w:color w:val="333333"/>
          <w:sz w:val="21"/>
          <w:szCs w:val="21"/>
        </w:rPr>
        <w:t>0</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这意味着，假如</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YII_DEBUG</w:t>
      </w:r>
      <w:r>
        <w:rPr>
          <w:rFonts w:ascii="Helvetica" w:hAnsi="Helvetica" w:cs="Helvetica"/>
          <w:color w:val="333333"/>
          <w:sz w:val="21"/>
          <w:szCs w:val="21"/>
        </w:rPr>
        <w:t> </w:t>
      </w:r>
      <w:r>
        <w:rPr>
          <w:rFonts w:ascii="Helvetica" w:hAnsi="Helvetica" w:cs="Helvetica"/>
          <w:color w:val="333333"/>
          <w:sz w:val="21"/>
          <w:szCs w:val="21"/>
        </w:rPr>
        <w:t>开启，每个日志消息在日志消息被记录的时候，</w:t>
      </w:r>
      <w:r>
        <w:rPr>
          <w:rFonts w:ascii="Helvetica" w:hAnsi="Helvetica" w:cs="Helvetica"/>
          <w:color w:val="333333"/>
          <w:sz w:val="21"/>
          <w:szCs w:val="21"/>
        </w:rPr>
        <w:t xml:space="preserve"> </w:t>
      </w:r>
      <w:r>
        <w:rPr>
          <w:rFonts w:ascii="Helvetica" w:hAnsi="Helvetica" w:cs="Helvetica"/>
          <w:color w:val="333333"/>
          <w:sz w:val="21"/>
          <w:szCs w:val="21"/>
        </w:rPr>
        <w:t>将被追加最多</w:t>
      </w:r>
      <w:r>
        <w:rPr>
          <w:rFonts w:ascii="Helvetica" w:hAnsi="Helvetica" w:cs="Helvetica"/>
          <w:color w:val="333333"/>
          <w:sz w:val="21"/>
          <w:szCs w:val="21"/>
        </w:rPr>
        <w:t>3</w:t>
      </w:r>
      <w:r>
        <w:rPr>
          <w:rFonts w:ascii="Helvetica" w:hAnsi="Helvetica" w:cs="Helvetica"/>
          <w:color w:val="333333"/>
          <w:sz w:val="21"/>
          <w:szCs w:val="21"/>
        </w:rPr>
        <w:t>个调用堆栈层级；假如</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YII_DEBUG</w:t>
      </w:r>
      <w:r>
        <w:rPr>
          <w:rFonts w:ascii="Helvetica" w:hAnsi="Helvetica" w:cs="Helvetica"/>
          <w:color w:val="333333"/>
          <w:sz w:val="21"/>
          <w:szCs w:val="21"/>
        </w:rPr>
        <w:t> </w:t>
      </w:r>
      <w:r>
        <w:rPr>
          <w:rFonts w:ascii="Helvetica" w:hAnsi="Helvetica" w:cs="Helvetica"/>
          <w:color w:val="333333"/>
          <w:sz w:val="21"/>
          <w:szCs w:val="21"/>
        </w:rPr>
        <w:t>关闭，</w:t>
      </w:r>
      <w:r>
        <w:rPr>
          <w:rFonts w:ascii="Helvetica" w:hAnsi="Helvetica" w:cs="Helvetica"/>
          <w:color w:val="333333"/>
          <w:sz w:val="21"/>
          <w:szCs w:val="21"/>
        </w:rPr>
        <w:t xml:space="preserve"> </w:t>
      </w:r>
      <w:r>
        <w:rPr>
          <w:rFonts w:ascii="Helvetica" w:hAnsi="Helvetica" w:cs="Helvetica"/>
          <w:color w:val="333333"/>
          <w:sz w:val="21"/>
          <w:szCs w:val="21"/>
        </w:rPr>
        <w:t>那么将没有调用堆栈信息被包含。</w:t>
      </w:r>
    </w:p>
    <w:p w:rsidR="00656731" w:rsidRDefault="00656731" w:rsidP="00656731">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sz w:val="21"/>
          <w:szCs w:val="21"/>
        </w:rPr>
        <w:t>注意：</w:t>
      </w:r>
      <w:r>
        <w:rPr>
          <w:rFonts w:ascii="Helvetica" w:hAnsi="Helvetica" w:cs="Helvetica"/>
          <w:color w:val="8A6D3B"/>
          <w:sz w:val="21"/>
          <w:szCs w:val="21"/>
        </w:rPr>
        <w:t>获得调用堆栈信息并不是不重要。因此，</w:t>
      </w:r>
      <w:r>
        <w:rPr>
          <w:rFonts w:ascii="Helvetica" w:hAnsi="Helvetica" w:cs="Helvetica"/>
          <w:color w:val="8A6D3B"/>
          <w:sz w:val="21"/>
          <w:szCs w:val="21"/>
        </w:rPr>
        <w:t xml:space="preserve"> </w:t>
      </w:r>
      <w:r>
        <w:rPr>
          <w:rFonts w:ascii="Helvetica" w:hAnsi="Helvetica" w:cs="Helvetica"/>
          <w:color w:val="8A6D3B"/>
          <w:sz w:val="21"/>
          <w:szCs w:val="21"/>
        </w:rPr>
        <w:t>你应该只在开发或者调试一个应用的时候使用这个特性。</w:t>
      </w:r>
    </w:p>
    <w:p w:rsidR="00656731" w:rsidRDefault="00656731" w:rsidP="00656731">
      <w:pPr>
        <w:pStyle w:val="5"/>
        <w:shd w:val="clear" w:color="auto" w:fill="FFFFFF"/>
        <w:spacing w:before="300" w:after="150"/>
        <w:rPr>
          <w:rFonts w:ascii="Helvetica" w:hAnsi="Helvetica" w:cs="Helvetica"/>
          <w:b w:val="0"/>
          <w:bCs w:val="0"/>
          <w:color w:val="333333"/>
          <w:sz w:val="30"/>
          <w:szCs w:val="30"/>
        </w:rPr>
      </w:pPr>
      <w:r>
        <w:rPr>
          <w:rFonts w:ascii="Helvetica" w:hAnsi="Helvetica" w:cs="Helvetica"/>
          <w:b w:val="0"/>
          <w:bCs w:val="0"/>
          <w:color w:val="333333"/>
          <w:sz w:val="30"/>
          <w:szCs w:val="30"/>
        </w:rPr>
        <w:t>消息刷新和导出</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如上所述，通过</w:t>
      </w:r>
      <w:r>
        <w:rPr>
          <w:rFonts w:ascii="Helvetica" w:hAnsi="Helvetica" w:cs="Helvetica"/>
          <w:color w:val="333333"/>
          <w:sz w:val="21"/>
          <w:szCs w:val="21"/>
        </w:rPr>
        <w:t> </w:t>
      </w:r>
      <w:hyperlink r:id="rId366" w:history="1">
        <w:r>
          <w:rPr>
            <w:rStyle w:val="a4"/>
            <w:rFonts w:ascii="Helvetica" w:hAnsi="Helvetica" w:cs="Helvetica"/>
            <w:color w:val="337AB7"/>
            <w:sz w:val="21"/>
            <w:szCs w:val="21"/>
          </w:rPr>
          <w:t>logger object</w:t>
        </w:r>
      </w:hyperlink>
      <w:r>
        <w:rPr>
          <w:rFonts w:ascii="Helvetica" w:hAnsi="Helvetica" w:cs="Helvetica"/>
          <w:color w:val="333333"/>
          <w:sz w:val="21"/>
          <w:szCs w:val="21"/>
        </w:rPr>
        <w:t> </w:t>
      </w:r>
      <w:r>
        <w:rPr>
          <w:rFonts w:ascii="Helvetica" w:hAnsi="Helvetica" w:cs="Helvetica"/>
          <w:color w:val="333333"/>
          <w:sz w:val="21"/>
          <w:szCs w:val="21"/>
        </w:rPr>
        <w:t>对象，日志消息被保存在一个数组里。</w:t>
      </w:r>
      <w:r>
        <w:rPr>
          <w:rFonts w:ascii="Helvetica" w:hAnsi="Helvetica" w:cs="Helvetica"/>
          <w:color w:val="333333"/>
          <w:sz w:val="21"/>
          <w:szCs w:val="21"/>
        </w:rPr>
        <w:t xml:space="preserve"> </w:t>
      </w:r>
      <w:r>
        <w:rPr>
          <w:rFonts w:ascii="Helvetica" w:hAnsi="Helvetica" w:cs="Helvetica"/>
          <w:color w:val="333333"/>
          <w:sz w:val="21"/>
          <w:szCs w:val="21"/>
        </w:rPr>
        <w:t>为了这个数组的内存消耗，当数组积累了一定数量的日志消息，</w:t>
      </w:r>
      <w:r>
        <w:rPr>
          <w:rFonts w:ascii="Helvetica" w:hAnsi="Helvetica" w:cs="Helvetica"/>
          <w:color w:val="333333"/>
          <w:sz w:val="21"/>
          <w:szCs w:val="21"/>
        </w:rPr>
        <w:t xml:space="preserve"> </w:t>
      </w:r>
      <w:r>
        <w:rPr>
          <w:rFonts w:ascii="Helvetica" w:hAnsi="Helvetica" w:cs="Helvetica"/>
          <w:color w:val="333333"/>
          <w:sz w:val="21"/>
          <w:szCs w:val="21"/>
        </w:rPr>
        <w:t>日志对象每次都将刷新被记录的消息到</w:t>
      </w:r>
      <w:r>
        <w:rPr>
          <w:rFonts w:ascii="Helvetica" w:hAnsi="Helvetica" w:cs="Helvetica"/>
          <w:color w:val="333333"/>
          <w:sz w:val="21"/>
          <w:szCs w:val="21"/>
        </w:rPr>
        <w:t> </w:t>
      </w:r>
      <w:hyperlink r:id="rId367" w:anchor="log-targets" w:history="1">
        <w:r>
          <w:rPr>
            <w:rStyle w:val="a4"/>
            <w:rFonts w:ascii="Helvetica" w:hAnsi="Helvetica" w:cs="Helvetica"/>
            <w:color w:val="337AB7"/>
            <w:sz w:val="21"/>
            <w:szCs w:val="21"/>
          </w:rPr>
          <w:t>log targets</w:t>
        </w:r>
      </w:hyperlink>
      <w:r>
        <w:rPr>
          <w:rFonts w:ascii="Helvetica" w:hAnsi="Helvetica" w:cs="Helvetica"/>
          <w:color w:val="333333"/>
          <w:sz w:val="21"/>
          <w:szCs w:val="21"/>
        </w:rPr>
        <w:t> </w:t>
      </w:r>
      <w:r>
        <w:rPr>
          <w:rFonts w:ascii="Helvetica" w:hAnsi="Helvetica" w:cs="Helvetica"/>
          <w:color w:val="333333"/>
          <w:sz w:val="21"/>
          <w:szCs w:val="21"/>
        </w:rPr>
        <w:t>中。</w:t>
      </w:r>
      <w:r>
        <w:rPr>
          <w:rFonts w:ascii="Helvetica" w:hAnsi="Helvetica" w:cs="Helvetica"/>
          <w:color w:val="333333"/>
          <w:sz w:val="21"/>
          <w:szCs w:val="21"/>
        </w:rPr>
        <w:t xml:space="preserve"> </w:t>
      </w:r>
      <w:r>
        <w:rPr>
          <w:rFonts w:ascii="Helvetica" w:hAnsi="Helvetica" w:cs="Helvetica"/>
          <w:color w:val="333333"/>
          <w:sz w:val="21"/>
          <w:szCs w:val="21"/>
        </w:rPr>
        <w:t>你可以通过配置</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log</w:t>
      </w:r>
      <w:r>
        <w:rPr>
          <w:rFonts w:ascii="Helvetica" w:hAnsi="Helvetica" w:cs="Helvetica"/>
          <w:color w:val="333333"/>
          <w:sz w:val="21"/>
          <w:szCs w:val="21"/>
        </w:rPr>
        <w:t> </w:t>
      </w:r>
      <w:r>
        <w:rPr>
          <w:rFonts w:ascii="Helvetica" w:hAnsi="Helvetica" w:cs="Helvetica"/>
          <w:color w:val="333333"/>
          <w:sz w:val="21"/>
          <w:szCs w:val="21"/>
        </w:rPr>
        <w:t>组件的</w:t>
      </w:r>
      <w:r>
        <w:rPr>
          <w:rFonts w:ascii="Helvetica" w:hAnsi="Helvetica" w:cs="Helvetica"/>
          <w:color w:val="333333"/>
          <w:sz w:val="21"/>
          <w:szCs w:val="21"/>
        </w:rPr>
        <w:t> </w:t>
      </w:r>
      <w:r>
        <w:rPr>
          <w:rStyle w:val="broken-link"/>
          <w:rFonts w:ascii="Helvetica" w:hAnsi="Helvetica" w:cs="Helvetica"/>
          <w:color w:val="333333"/>
          <w:sz w:val="21"/>
          <w:szCs w:val="21"/>
        </w:rPr>
        <w:t>yii\log\Dispatcher::flushInterval</w:t>
      </w:r>
      <w:r>
        <w:rPr>
          <w:rFonts w:ascii="Helvetica" w:hAnsi="Helvetica" w:cs="Helvetica"/>
          <w:color w:val="333333"/>
          <w:sz w:val="21"/>
          <w:szCs w:val="21"/>
        </w:rPr>
        <w:t> </w:t>
      </w:r>
      <w:r>
        <w:rPr>
          <w:rFonts w:ascii="Helvetica" w:hAnsi="Helvetica" w:cs="Helvetica"/>
          <w:color w:val="333333"/>
          <w:sz w:val="21"/>
          <w:szCs w:val="21"/>
        </w:rPr>
        <w:t>属性来自定义数量：</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'bootstrap'</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'log'</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'log'</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'flushInterval'</w:t>
      </w:r>
      <w:r>
        <w:rPr>
          <w:rStyle w:val="HTML"/>
          <w:rFonts w:ascii="Consolas" w:hAnsi="Consolas" w:cs="Consolas"/>
          <w:color w:val="444444"/>
          <w:shd w:val="clear" w:color="auto" w:fill="F0F0F0"/>
        </w:rPr>
        <w:t xml:space="preserve"> =&gt; </w:t>
      </w:r>
      <w:r>
        <w:rPr>
          <w:rStyle w:val="hljs-number"/>
          <w:rFonts w:ascii="Consolas" w:hAnsi="Consolas" w:cs="Consolas"/>
          <w:color w:val="880000"/>
          <w:shd w:val="clear" w:color="auto" w:fill="F0F0F0"/>
        </w:rPr>
        <w:t>100</w:t>
      </w: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default is 1000</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'targets'</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sz w:val="21"/>
          <w:szCs w:val="21"/>
        </w:rPr>
        <w:t>注意：</w:t>
      </w:r>
      <w:r>
        <w:rPr>
          <w:rFonts w:ascii="Helvetica" w:hAnsi="Helvetica" w:cs="Helvetica"/>
          <w:color w:val="8A6D3B"/>
          <w:sz w:val="21"/>
          <w:szCs w:val="21"/>
        </w:rPr>
        <w:t>当应用结束的时候，消息刷新也会发生，这样才能确保日志目标能够接收完整的日志消息。</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当</w:t>
      </w:r>
      <w:r>
        <w:rPr>
          <w:rFonts w:ascii="Helvetica" w:hAnsi="Helvetica" w:cs="Helvetica"/>
          <w:color w:val="333333"/>
          <w:sz w:val="21"/>
          <w:szCs w:val="21"/>
        </w:rPr>
        <w:t> </w:t>
      </w:r>
      <w:hyperlink r:id="rId368" w:history="1">
        <w:r>
          <w:rPr>
            <w:rStyle w:val="a4"/>
            <w:rFonts w:ascii="Helvetica" w:hAnsi="Helvetica" w:cs="Helvetica"/>
            <w:color w:val="337AB7"/>
            <w:sz w:val="21"/>
            <w:szCs w:val="21"/>
          </w:rPr>
          <w:t>logger object</w:t>
        </w:r>
      </w:hyperlink>
      <w:r>
        <w:rPr>
          <w:rFonts w:ascii="Helvetica" w:hAnsi="Helvetica" w:cs="Helvetica"/>
          <w:color w:val="333333"/>
          <w:sz w:val="21"/>
          <w:szCs w:val="21"/>
        </w:rPr>
        <w:t> </w:t>
      </w:r>
      <w:r>
        <w:rPr>
          <w:rFonts w:ascii="Helvetica" w:hAnsi="Helvetica" w:cs="Helvetica"/>
          <w:color w:val="333333"/>
          <w:sz w:val="21"/>
          <w:szCs w:val="21"/>
        </w:rPr>
        <w:t>对象刷新日志消息到</w:t>
      </w:r>
      <w:r>
        <w:rPr>
          <w:rFonts w:ascii="Helvetica" w:hAnsi="Helvetica" w:cs="Helvetica"/>
          <w:color w:val="333333"/>
          <w:sz w:val="21"/>
          <w:szCs w:val="21"/>
        </w:rPr>
        <w:t> </w:t>
      </w:r>
      <w:hyperlink r:id="rId369" w:anchor="log-targets" w:history="1">
        <w:r>
          <w:rPr>
            <w:rStyle w:val="a4"/>
            <w:rFonts w:ascii="Helvetica" w:hAnsi="Helvetica" w:cs="Helvetica"/>
            <w:color w:val="337AB7"/>
            <w:sz w:val="21"/>
            <w:szCs w:val="21"/>
          </w:rPr>
          <w:t>log targets</w:t>
        </w:r>
      </w:hyperlink>
      <w:r>
        <w:rPr>
          <w:rFonts w:ascii="Helvetica" w:hAnsi="Helvetica" w:cs="Helvetica"/>
          <w:color w:val="333333"/>
          <w:sz w:val="21"/>
          <w:szCs w:val="21"/>
        </w:rPr>
        <w:t> </w:t>
      </w:r>
      <w:r>
        <w:rPr>
          <w:rFonts w:ascii="Helvetica" w:hAnsi="Helvetica" w:cs="Helvetica"/>
          <w:color w:val="333333"/>
          <w:sz w:val="21"/>
          <w:szCs w:val="21"/>
        </w:rPr>
        <w:t>的时候，它们并</w:t>
      </w:r>
      <w:r>
        <w:rPr>
          <w:rFonts w:ascii="Helvetica" w:hAnsi="Helvetica" w:cs="Helvetica"/>
          <w:color w:val="333333"/>
          <w:sz w:val="21"/>
          <w:szCs w:val="21"/>
        </w:rPr>
        <w:t xml:space="preserve"> </w:t>
      </w:r>
      <w:r>
        <w:rPr>
          <w:rFonts w:ascii="Helvetica" w:hAnsi="Helvetica" w:cs="Helvetica"/>
          <w:color w:val="333333"/>
          <w:sz w:val="21"/>
          <w:szCs w:val="21"/>
        </w:rPr>
        <w:t>不能立即获取导出的消息。相反，消息导出仅仅在一个日志目标累积了一定数量的过滤消息的时候才会发生。你可以通过配置</w:t>
      </w:r>
      <w:r>
        <w:rPr>
          <w:rFonts w:ascii="Helvetica" w:hAnsi="Helvetica" w:cs="Helvetica"/>
          <w:color w:val="333333"/>
          <w:sz w:val="21"/>
          <w:szCs w:val="21"/>
        </w:rPr>
        <w:t xml:space="preserve"> </w:t>
      </w:r>
      <w:r>
        <w:rPr>
          <w:rFonts w:ascii="Helvetica" w:hAnsi="Helvetica" w:cs="Helvetica"/>
          <w:color w:val="333333"/>
          <w:sz w:val="21"/>
          <w:szCs w:val="21"/>
        </w:rPr>
        <w:t>个别的</w:t>
      </w:r>
      <w:r>
        <w:rPr>
          <w:rFonts w:ascii="Helvetica" w:hAnsi="Helvetica" w:cs="Helvetica"/>
          <w:color w:val="333333"/>
          <w:sz w:val="21"/>
          <w:szCs w:val="21"/>
        </w:rPr>
        <w:t> </w:t>
      </w:r>
      <w:hyperlink r:id="rId370" w:anchor="log-targets" w:history="1">
        <w:r>
          <w:rPr>
            <w:rStyle w:val="a4"/>
            <w:rFonts w:ascii="Helvetica" w:hAnsi="Helvetica" w:cs="Helvetica"/>
            <w:color w:val="337AB7"/>
            <w:sz w:val="21"/>
            <w:szCs w:val="21"/>
          </w:rPr>
          <w:t>log targets</w:t>
        </w:r>
      </w:hyperlink>
      <w:r>
        <w:rPr>
          <w:rFonts w:ascii="Helvetica" w:hAnsi="Helvetica" w:cs="Helvetica"/>
          <w:color w:val="333333"/>
          <w:sz w:val="21"/>
          <w:szCs w:val="21"/>
        </w:rPr>
        <w:t> </w:t>
      </w:r>
      <w:r>
        <w:rPr>
          <w:rFonts w:ascii="Helvetica" w:hAnsi="Helvetica" w:cs="Helvetica"/>
          <w:color w:val="333333"/>
          <w:sz w:val="21"/>
          <w:szCs w:val="21"/>
        </w:rPr>
        <w:t>的</w:t>
      </w:r>
      <w:r>
        <w:rPr>
          <w:rFonts w:ascii="Helvetica" w:hAnsi="Helvetica" w:cs="Helvetica"/>
          <w:color w:val="333333"/>
          <w:sz w:val="21"/>
          <w:szCs w:val="21"/>
        </w:rPr>
        <w:t> </w:t>
      </w:r>
      <w:hyperlink r:id="rId371" w:anchor="$exportInterval-detail" w:history="1">
        <w:r>
          <w:rPr>
            <w:rStyle w:val="a4"/>
            <w:rFonts w:ascii="Helvetica" w:hAnsi="Helvetica" w:cs="Helvetica"/>
            <w:color w:val="337AB7"/>
            <w:sz w:val="21"/>
            <w:szCs w:val="21"/>
          </w:rPr>
          <w:t>exportInterval</w:t>
        </w:r>
      </w:hyperlink>
      <w:r>
        <w:rPr>
          <w:rFonts w:ascii="Helvetica" w:hAnsi="Helvetica" w:cs="Helvetica"/>
          <w:color w:val="333333"/>
          <w:sz w:val="21"/>
          <w:szCs w:val="21"/>
        </w:rPr>
        <w:t> </w:t>
      </w:r>
      <w:r>
        <w:rPr>
          <w:rFonts w:ascii="Helvetica" w:hAnsi="Helvetica" w:cs="Helvetica"/>
          <w:color w:val="333333"/>
          <w:sz w:val="21"/>
          <w:szCs w:val="21"/>
        </w:rPr>
        <w:t>属性来</w:t>
      </w:r>
      <w:r>
        <w:rPr>
          <w:rFonts w:ascii="Helvetica" w:hAnsi="Helvetica" w:cs="Helvetica"/>
          <w:color w:val="333333"/>
          <w:sz w:val="21"/>
          <w:szCs w:val="21"/>
        </w:rPr>
        <w:t xml:space="preserve"> </w:t>
      </w:r>
      <w:r>
        <w:rPr>
          <w:rFonts w:ascii="Helvetica" w:hAnsi="Helvetica" w:cs="Helvetica"/>
          <w:color w:val="333333"/>
          <w:sz w:val="21"/>
          <w:szCs w:val="21"/>
        </w:rPr>
        <w:t>自定义这个数量，就像下面这样：</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'yii\log\FileTarget'</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'exportInterval'</w:t>
      </w:r>
      <w:r>
        <w:rPr>
          <w:rStyle w:val="HTML"/>
          <w:rFonts w:ascii="Consolas" w:hAnsi="Consolas" w:cs="Consolas"/>
          <w:color w:val="444444"/>
          <w:shd w:val="clear" w:color="auto" w:fill="F0F0F0"/>
        </w:rPr>
        <w:t xml:space="preserve"> =&gt; </w:t>
      </w:r>
      <w:r>
        <w:rPr>
          <w:rStyle w:val="hljs-number"/>
          <w:rFonts w:ascii="Consolas" w:hAnsi="Consolas" w:cs="Consolas"/>
          <w:color w:val="880000"/>
          <w:shd w:val="clear" w:color="auto" w:fill="F0F0F0"/>
        </w:rPr>
        <w:t>100</w:t>
      </w: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default is 1000</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因为刷新和导出层级的设置，默认情况下，当你调用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Yii::trace()</w:t>
      </w:r>
      <w:r>
        <w:rPr>
          <w:rFonts w:ascii="Helvetica" w:hAnsi="Helvetica" w:cs="Helvetica"/>
          <w:color w:val="333333"/>
          <w:sz w:val="21"/>
          <w:szCs w:val="21"/>
        </w:rPr>
        <w:t> </w:t>
      </w:r>
      <w:r>
        <w:rPr>
          <w:rFonts w:ascii="Helvetica" w:hAnsi="Helvetica" w:cs="Helvetica"/>
          <w:color w:val="333333"/>
          <w:sz w:val="21"/>
          <w:szCs w:val="21"/>
        </w:rPr>
        <w:t>或者任何其他的记录方法，你将不能在日志目标中立即看到日志消息。</w:t>
      </w:r>
      <w:r>
        <w:rPr>
          <w:rFonts w:ascii="Helvetica" w:hAnsi="Helvetica" w:cs="Helvetica"/>
          <w:color w:val="333333"/>
          <w:sz w:val="21"/>
          <w:szCs w:val="21"/>
        </w:rPr>
        <w:t xml:space="preserve"> </w:t>
      </w:r>
      <w:r>
        <w:rPr>
          <w:rFonts w:ascii="Helvetica" w:hAnsi="Helvetica" w:cs="Helvetica"/>
          <w:color w:val="333333"/>
          <w:sz w:val="21"/>
          <w:szCs w:val="21"/>
        </w:rPr>
        <w:t>这对于一些长期运行的控制台应用来说可能是一个问题。为了让每个日志消息在日志目标中能够立即出现，</w:t>
      </w:r>
      <w:r>
        <w:rPr>
          <w:rFonts w:ascii="Helvetica" w:hAnsi="Helvetica" w:cs="Helvetica"/>
          <w:color w:val="333333"/>
          <w:sz w:val="21"/>
          <w:szCs w:val="21"/>
        </w:rPr>
        <w:t xml:space="preserve"> </w:t>
      </w:r>
      <w:r>
        <w:rPr>
          <w:rFonts w:ascii="Helvetica" w:hAnsi="Helvetica" w:cs="Helvetica"/>
          <w:color w:val="333333"/>
          <w:sz w:val="21"/>
          <w:szCs w:val="21"/>
        </w:rPr>
        <w:t>你应该设置</w:t>
      </w:r>
      <w:r>
        <w:rPr>
          <w:rFonts w:ascii="Helvetica" w:hAnsi="Helvetica" w:cs="Helvetica"/>
          <w:color w:val="333333"/>
          <w:sz w:val="21"/>
          <w:szCs w:val="21"/>
        </w:rPr>
        <w:t> </w:t>
      </w:r>
      <w:r>
        <w:rPr>
          <w:rStyle w:val="broken-link"/>
          <w:rFonts w:ascii="Helvetica" w:hAnsi="Helvetica" w:cs="Helvetica"/>
          <w:color w:val="333333"/>
          <w:sz w:val="21"/>
          <w:szCs w:val="21"/>
        </w:rPr>
        <w:t>yii\log\Dispatcher::flushInterval</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hyperlink r:id="rId372" w:anchor="$exportInterval-detail" w:history="1">
        <w:r>
          <w:rPr>
            <w:rStyle w:val="a4"/>
            <w:rFonts w:ascii="Helvetica" w:hAnsi="Helvetica" w:cs="Helvetica"/>
            <w:color w:val="337AB7"/>
            <w:sz w:val="21"/>
            <w:szCs w:val="21"/>
          </w:rPr>
          <w:t>exportInterval</w:t>
        </w:r>
      </w:hyperlink>
      <w:r>
        <w:rPr>
          <w:rFonts w:ascii="Helvetica" w:hAnsi="Helvetica" w:cs="Helvetica"/>
          <w:color w:val="333333"/>
          <w:sz w:val="21"/>
          <w:szCs w:val="21"/>
        </w:rPr>
        <w:t> </w:t>
      </w:r>
      <w:r>
        <w:rPr>
          <w:rFonts w:ascii="Helvetica" w:hAnsi="Helvetica" w:cs="Helvetica"/>
          <w:color w:val="333333"/>
          <w:sz w:val="21"/>
          <w:szCs w:val="21"/>
        </w:rPr>
        <w:t>都为</w:t>
      </w:r>
      <w:r>
        <w:rPr>
          <w:rFonts w:ascii="Helvetica" w:hAnsi="Helvetica" w:cs="Helvetica"/>
          <w:color w:val="333333"/>
          <w:sz w:val="21"/>
          <w:szCs w:val="21"/>
        </w:rPr>
        <w:t>1</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就像下面这样：</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'bootstrap'</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'log'</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'log'</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'flushInterval'</w:t>
      </w:r>
      <w:r>
        <w:rPr>
          <w:rStyle w:val="HTML"/>
          <w:rFonts w:ascii="Consolas" w:hAnsi="Consolas" w:cs="Consolas"/>
          <w:color w:val="444444"/>
          <w:shd w:val="clear" w:color="auto" w:fill="F0F0F0"/>
        </w:rPr>
        <w:t xml:space="preserve"> =&gt; </w:t>
      </w:r>
      <w:r>
        <w:rPr>
          <w:rStyle w:val="hljs-number"/>
          <w:rFonts w:ascii="Consolas" w:hAnsi="Consolas" w:cs="Consolas"/>
          <w:color w:val="880000"/>
          <w:shd w:val="clear" w:color="auto" w:fill="F0F0F0"/>
        </w:rPr>
        <w:t>1</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'targets'</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'yii\log\FileTarget'</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'exportInterval'</w:t>
      </w:r>
      <w:r>
        <w:rPr>
          <w:rStyle w:val="HTML"/>
          <w:rFonts w:ascii="Consolas" w:hAnsi="Consolas" w:cs="Consolas"/>
          <w:color w:val="444444"/>
          <w:shd w:val="clear" w:color="auto" w:fill="F0F0F0"/>
        </w:rPr>
        <w:t xml:space="preserve"> =&gt; </w:t>
      </w:r>
      <w:r>
        <w:rPr>
          <w:rStyle w:val="hljs-number"/>
          <w:rFonts w:ascii="Consolas" w:hAnsi="Consolas" w:cs="Consolas"/>
          <w:color w:val="880000"/>
          <w:shd w:val="clear" w:color="auto" w:fill="F0F0F0"/>
        </w:rPr>
        <w:t>1</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sz w:val="21"/>
          <w:szCs w:val="21"/>
        </w:rPr>
        <w:t>注意：</w:t>
      </w:r>
      <w:r>
        <w:rPr>
          <w:rFonts w:ascii="Helvetica" w:hAnsi="Helvetica" w:cs="Helvetica"/>
          <w:color w:val="8A6D3B"/>
          <w:sz w:val="21"/>
          <w:szCs w:val="21"/>
        </w:rPr>
        <w:t>频繁的消息刷新和导出将降低你到应用性能。</w:t>
      </w:r>
    </w:p>
    <w:p w:rsidR="00656731" w:rsidRDefault="00656731" w:rsidP="00656731">
      <w:pPr>
        <w:pStyle w:val="5"/>
        <w:shd w:val="clear" w:color="auto" w:fill="FFFFFF"/>
        <w:spacing w:before="300" w:after="150"/>
        <w:rPr>
          <w:rFonts w:ascii="Helvetica" w:hAnsi="Helvetica" w:cs="Helvetica"/>
          <w:b w:val="0"/>
          <w:bCs w:val="0"/>
          <w:color w:val="333333"/>
          <w:sz w:val="30"/>
          <w:szCs w:val="30"/>
        </w:rPr>
      </w:pPr>
      <w:r>
        <w:rPr>
          <w:rFonts w:ascii="Helvetica" w:hAnsi="Helvetica" w:cs="Helvetica"/>
          <w:b w:val="0"/>
          <w:bCs w:val="0"/>
          <w:color w:val="333333"/>
          <w:sz w:val="30"/>
          <w:szCs w:val="30"/>
        </w:rPr>
        <w:t>切换日志目标</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你可以通过配置</w:t>
      </w:r>
      <w:r>
        <w:rPr>
          <w:rFonts w:ascii="Helvetica" w:hAnsi="Helvetica" w:cs="Helvetica"/>
          <w:color w:val="333333"/>
          <w:sz w:val="21"/>
          <w:szCs w:val="21"/>
        </w:rPr>
        <w:t> </w:t>
      </w:r>
      <w:hyperlink r:id="rId373" w:anchor="$enabled-detail" w:history="1">
        <w:r>
          <w:rPr>
            <w:rStyle w:val="a4"/>
            <w:rFonts w:ascii="Helvetica" w:hAnsi="Helvetica" w:cs="Helvetica"/>
            <w:color w:val="337AB7"/>
            <w:sz w:val="21"/>
            <w:szCs w:val="21"/>
          </w:rPr>
          <w:t>enabled</w:t>
        </w:r>
      </w:hyperlink>
      <w:r>
        <w:rPr>
          <w:rFonts w:ascii="Helvetica" w:hAnsi="Helvetica" w:cs="Helvetica"/>
          <w:color w:val="333333"/>
          <w:sz w:val="21"/>
          <w:szCs w:val="21"/>
        </w:rPr>
        <w:t> </w:t>
      </w:r>
      <w:r>
        <w:rPr>
          <w:rFonts w:ascii="Helvetica" w:hAnsi="Helvetica" w:cs="Helvetica"/>
          <w:color w:val="333333"/>
          <w:sz w:val="21"/>
          <w:szCs w:val="21"/>
        </w:rPr>
        <w:t>属性来开启或者禁用日志目标。</w:t>
      </w:r>
      <w:r>
        <w:rPr>
          <w:rFonts w:ascii="Helvetica" w:hAnsi="Helvetica" w:cs="Helvetica"/>
          <w:color w:val="333333"/>
          <w:sz w:val="21"/>
          <w:szCs w:val="21"/>
        </w:rPr>
        <w:t xml:space="preserve"> </w:t>
      </w:r>
      <w:r>
        <w:rPr>
          <w:rFonts w:ascii="Helvetica" w:hAnsi="Helvetica" w:cs="Helvetica"/>
          <w:color w:val="333333"/>
          <w:sz w:val="21"/>
          <w:szCs w:val="21"/>
        </w:rPr>
        <w:t>你可以通过日志目标配置去做，或者是在你的代码中放入下面的</w:t>
      </w:r>
      <w:r>
        <w:rPr>
          <w:rFonts w:ascii="Helvetica" w:hAnsi="Helvetica" w:cs="Helvetica"/>
          <w:color w:val="333333"/>
          <w:sz w:val="21"/>
          <w:szCs w:val="21"/>
        </w:rPr>
        <w:t>PHP</w:t>
      </w:r>
      <w:r>
        <w:rPr>
          <w:rFonts w:ascii="Helvetica" w:hAnsi="Helvetica" w:cs="Helvetica"/>
          <w:color w:val="333333"/>
          <w:sz w:val="21"/>
          <w:szCs w:val="21"/>
        </w:rPr>
        <w:t>申明：</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w:t>
      </w:r>
      <w:r>
        <w:rPr>
          <w:rStyle w:val="hljs-variable"/>
          <w:rFonts w:ascii="Consolas" w:hAnsi="Consolas" w:cs="Consolas"/>
          <w:color w:val="BC6060"/>
          <w:shd w:val="clear" w:color="auto" w:fill="F0F0F0"/>
        </w:rPr>
        <w:t>$app</w:t>
      </w:r>
      <w:r>
        <w:rPr>
          <w:rStyle w:val="HTML"/>
          <w:rFonts w:ascii="Consolas" w:hAnsi="Consolas" w:cs="Consolas"/>
          <w:color w:val="444444"/>
          <w:shd w:val="clear" w:color="auto" w:fill="F0F0F0"/>
        </w:rPr>
        <w:t>-&gt;log-&gt;targets[</w:t>
      </w:r>
      <w:r>
        <w:rPr>
          <w:rStyle w:val="hljs-string"/>
          <w:rFonts w:ascii="Consolas" w:hAnsi="Consolas" w:cs="Consolas"/>
          <w:color w:val="880000"/>
          <w:shd w:val="clear" w:color="auto" w:fill="F0F0F0"/>
        </w:rPr>
        <w:t>'file'</w:t>
      </w:r>
      <w:r>
        <w:rPr>
          <w:rStyle w:val="HTML"/>
          <w:rFonts w:ascii="Consolas" w:hAnsi="Consolas" w:cs="Consolas"/>
          <w:color w:val="444444"/>
          <w:shd w:val="clear" w:color="auto" w:fill="F0F0F0"/>
        </w:rPr>
        <w:t xml:space="preserve">]-&gt;enabled = </w:t>
      </w:r>
      <w:r>
        <w:rPr>
          <w:rStyle w:val="hljs-keyword"/>
          <w:rFonts w:ascii="Consolas" w:hAnsi="Consolas" w:cs="Consolas"/>
          <w:b/>
          <w:bCs/>
          <w:color w:val="444444"/>
          <w:shd w:val="clear" w:color="auto" w:fill="F0F0F0"/>
        </w:rPr>
        <w:t>false</w:t>
      </w:r>
      <w:r>
        <w:rPr>
          <w:rStyle w:val="HTML"/>
          <w:rFonts w:ascii="Consolas" w:hAnsi="Consolas" w:cs="Consolas"/>
          <w:color w:val="444444"/>
          <w:shd w:val="clear" w:color="auto" w:fill="F0F0F0"/>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上面的代码要求您将目标命名为</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file</w:t>
      </w:r>
      <w:r>
        <w:rPr>
          <w:rFonts w:ascii="Helvetica" w:hAnsi="Helvetica" w:cs="Helvetica"/>
          <w:color w:val="333333"/>
          <w:sz w:val="21"/>
          <w:szCs w:val="21"/>
        </w:rPr>
        <w:t>，像下面展示的那样，</w:t>
      </w:r>
      <w:r>
        <w:rPr>
          <w:rFonts w:ascii="Helvetica" w:hAnsi="Helvetica" w:cs="Helvetica"/>
          <w:color w:val="333333"/>
          <w:sz w:val="21"/>
          <w:szCs w:val="21"/>
        </w:rPr>
        <w:t xml:space="preserve"> </w:t>
      </w:r>
      <w:r>
        <w:rPr>
          <w:rFonts w:ascii="Helvetica" w:hAnsi="Helvetica" w:cs="Helvetica"/>
          <w:color w:val="333333"/>
          <w:sz w:val="21"/>
          <w:szCs w:val="21"/>
        </w:rPr>
        <w:t>在</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targets</w:t>
      </w:r>
      <w:r>
        <w:rPr>
          <w:rFonts w:ascii="Helvetica" w:hAnsi="Helvetica" w:cs="Helvetica"/>
          <w:color w:val="333333"/>
          <w:sz w:val="21"/>
          <w:szCs w:val="21"/>
        </w:rPr>
        <w:t> </w:t>
      </w:r>
      <w:r>
        <w:rPr>
          <w:rFonts w:ascii="Helvetica" w:hAnsi="Helvetica" w:cs="Helvetica"/>
          <w:color w:val="333333"/>
          <w:sz w:val="21"/>
          <w:szCs w:val="21"/>
        </w:rPr>
        <w:t>数组中使用使用字符串键：</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'bootstrap'</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'log'</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'log'</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'targets'</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'file'</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'yii\log\FileTarget'</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'db'</w:t>
      </w:r>
      <w:r>
        <w:rPr>
          <w:rStyle w:val="HTML"/>
          <w:rFonts w:ascii="Consolas" w:hAnsi="Consolas" w:cs="Consolas"/>
          <w:color w:val="444444"/>
          <w:shd w:val="clear" w:color="auto" w:fill="F0F0F0"/>
        </w:rPr>
        <w:t xml:space="preserve"> =&gt;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'yii\log\DbTarget'</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656731" w:rsidRDefault="00656731" w:rsidP="00656731">
      <w:pPr>
        <w:pStyle w:val="5"/>
        <w:shd w:val="clear" w:color="auto" w:fill="FFFFFF"/>
        <w:spacing w:before="300" w:after="150"/>
        <w:rPr>
          <w:rFonts w:ascii="Helvetica" w:hAnsi="Helvetica" w:cs="Helvetica"/>
          <w:b w:val="0"/>
          <w:bCs w:val="0"/>
          <w:color w:val="333333"/>
          <w:sz w:val="30"/>
          <w:szCs w:val="30"/>
        </w:rPr>
      </w:pPr>
      <w:r>
        <w:rPr>
          <w:rFonts w:ascii="Helvetica" w:hAnsi="Helvetica" w:cs="Helvetica"/>
          <w:b w:val="0"/>
          <w:bCs w:val="0"/>
          <w:color w:val="333333"/>
          <w:sz w:val="30"/>
          <w:szCs w:val="30"/>
        </w:rPr>
        <w:t>创建新的目标</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创建一个新的日志目标类非常地简单。你主要需要实现</w:t>
      </w:r>
      <w:r>
        <w:rPr>
          <w:rFonts w:ascii="Helvetica" w:hAnsi="Helvetica" w:cs="Helvetica"/>
          <w:color w:val="333333"/>
          <w:sz w:val="21"/>
          <w:szCs w:val="21"/>
        </w:rPr>
        <w:t> </w:t>
      </w:r>
      <w:hyperlink r:id="rId374" w:anchor="export()-detail" w:history="1">
        <w:r>
          <w:rPr>
            <w:rStyle w:val="a4"/>
            <w:rFonts w:ascii="Helvetica" w:hAnsi="Helvetica" w:cs="Helvetica"/>
            <w:color w:val="337AB7"/>
            <w:sz w:val="21"/>
            <w:szCs w:val="21"/>
          </w:rPr>
          <w:t>yii\log\Target::export()</w:t>
        </w:r>
      </w:hyperlink>
      <w:r>
        <w:rPr>
          <w:rFonts w:ascii="Helvetica" w:hAnsi="Helvetica" w:cs="Helvetica"/>
          <w:color w:val="333333"/>
          <w:sz w:val="21"/>
          <w:szCs w:val="21"/>
        </w:rPr>
        <w:t> </w:t>
      </w:r>
      <w:r>
        <w:rPr>
          <w:rFonts w:ascii="Helvetica" w:hAnsi="Helvetica" w:cs="Helvetica"/>
          <w:color w:val="333333"/>
          <w:sz w:val="21"/>
          <w:szCs w:val="21"/>
        </w:rPr>
        <w:t>方法来发送</w:t>
      </w:r>
      <w:r>
        <w:rPr>
          <w:rFonts w:ascii="Helvetica" w:hAnsi="Helvetica" w:cs="Helvetica"/>
          <w:color w:val="333333"/>
          <w:sz w:val="21"/>
          <w:szCs w:val="21"/>
        </w:rPr>
        <w:t> </w:t>
      </w:r>
      <w:hyperlink r:id="rId375" w:anchor="$messages-detail" w:history="1">
        <w:r>
          <w:rPr>
            <w:rStyle w:val="a4"/>
            <w:rFonts w:ascii="Helvetica" w:hAnsi="Helvetica" w:cs="Helvetica"/>
            <w:color w:val="337AB7"/>
            <w:sz w:val="21"/>
            <w:szCs w:val="21"/>
          </w:rPr>
          <w:t>yii\log\Target::$messages</w:t>
        </w:r>
      </w:hyperlink>
      <w:r>
        <w:rPr>
          <w:rFonts w:ascii="Helvetica" w:hAnsi="Helvetica" w:cs="Helvetica"/>
          <w:color w:val="333333"/>
          <w:sz w:val="21"/>
          <w:szCs w:val="21"/>
        </w:rPr>
        <w:t> </w:t>
      </w:r>
      <w:r>
        <w:rPr>
          <w:rFonts w:ascii="Helvetica" w:hAnsi="Helvetica" w:cs="Helvetica"/>
          <w:color w:val="333333"/>
          <w:sz w:val="21"/>
          <w:szCs w:val="21"/>
        </w:rPr>
        <w:t>数组的</w:t>
      </w:r>
      <w:r>
        <w:rPr>
          <w:rFonts w:ascii="Helvetica" w:hAnsi="Helvetica" w:cs="Helvetica"/>
          <w:color w:val="333333"/>
          <w:sz w:val="21"/>
          <w:szCs w:val="21"/>
        </w:rPr>
        <w:t xml:space="preserve"> </w:t>
      </w:r>
      <w:r>
        <w:rPr>
          <w:rFonts w:ascii="Helvetica" w:hAnsi="Helvetica" w:cs="Helvetica"/>
          <w:color w:val="333333"/>
          <w:sz w:val="21"/>
          <w:szCs w:val="21"/>
        </w:rPr>
        <w:t>内容到一个指定的媒体中。你可以调用</w:t>
      </w:r>
      <w:r>
        <w:rPr>
          <w:rFonts w:ascii="Helvetica" w:hAnsi="Helvetica" w:cs="Helvetica"/>
          <w:color w:val="333333"/>
          <w:sz w:val="21"/>
          <w:szCs w:val="21"/>
        </w:rPr>
        <w:t> </w:t>
      </w:r>
      <w:hyperlink r:id="rId376" w:anchor="formatMessage()-detail" w:history="1">
        <w:r>
          <w:rPr>
            <w:rStyle w:val="a4"/>
            <w:rFonts w:ascii="Helvetica" w:hAnsi="Helvetica" w:cs="Helvetica"/>
            <w:color w:val="337AB7"/>
            <w:sz w:val="21"/>
            <w:szCs w:val="21"/>
          </w:rPr>
          <w:t>yii\log\Target::formatMessage()</w:t>
        </w:r>
      </w:hyperlink>
      <w:r>
        <w:rPr>
          <w:rFonts w:ascii="Helvetica" w:hAnsi="Helvetica" w:cs="Helvetica"/>
          <w:color w:val="333333"/>
          <w:sz w:val="21"/>
          <w:szCs w:val="21"/>
        </w:rPr>
        <w:t> </w:t>
      </w:r>
      <w:r>
        <w:rPr>
          <w:rFonts w:ascii="Helvetica" w:hAnsi="Helvetica" w:cs="Helvetica"/>
          <w:color w:val="333333"/>
          <w:sz w:val="21"/>
          <w:szCs w:val="21"/>
        </w:rPr>
        <w:t>方法去格式化每个消息。</w:t>
      </w:r>
      <w:r>
        <w:rPr>
          <w:rFonts w:ascii="Helvetica" w:hAnsi="Helvetica" w:cs="Helvetica"/>
          <w:color w:val="333333"/>
          <w:sz w:val="21"/>
          <w:szCs w:val="21"/>
        </w:rPr>
        <w:t xml:space="preserve"> </w:t>
      </w:r>
      <w:r>
        <w:rPr>
          <w:rFonts w:ascii="Helvetica" w:hAnsi="Helvetica" w:cs="Helvetica"/>
          <w:color w:val="333333"/>
          <w:sz w:val="21"/>
          <w:szCs w:val="21"/>
        </w:rPr>
        <w:t>更多细节，你可以参考任何一个包含在</w:t>
      </w:r>
      <w:r>
        <w:rPr>
          <w:rFonts w:ascii="Helvetica" w:hAnsi="Helvetica" w:cs="Helvetica"/>
          <w:color w:val="333333"/>
          <w:sz w:val="21"/>
          <w:szCs w:val="21"/>
        </w:rPr>
        <w:t>Yii</w:t>
      </w:r>
      <w:r>
        <w:rPr>
          <w:rFonts w:ascii="Helvetica" w:hAnsi="Helvetica" w:cs="Helvetica"/>
          <w:color w:val="333333"/>
          <w:sz w:val="21"/>
          <w:szCs w:val="21"/>
        </w:rPr>
        <w:t>发布版中的日志目标类。</w:t>
      </w:r>
    </w:p>
    <w:p w:rsidR="00656731" w:rsidRDefault="00656731" w:rsidP="00656731">
      <w:pPr>
        <w:pStyle w:val="4"/>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rPr>
        <w:t>性能分析</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性能分析是一个特殊的消息记录类型，它通常用在测量某段代码块的时间，</w:t>
      </w:r>
      <w:r>
        <w:rPr>
          <w:rFonts w:ascii="Helvetica" w:hAnsi="Helvetica" w:cs="Helvetica"/>
          <w:color w:val="333333"/>
          <w:sz w:val="21"/>
          <w:szCs w:val="21"/>
        </w:rPr>
        <w:t xml:space="preserve"> </w:t>
      </w:r>
      <w:r>
        <w:rPr>
          <w:rFonts w:ascii="Helvetica" w:hAnsi="Helvetica" w:cs="Helvetica"/>
          <w:color w:val="333333"/>
          <w:sz w:val="21"/>
          <w:szCs w:val="21"/>
        </w:rPr>
        <w:t>并且找出性能瓶颈是什么。举个例子，</w:t>
      </w:r>
      <w:hyperlink r:id="rId377" w:history="1">
        <w:r>
          <w:rPr>
            <w:rStyle w:val="a4"/>
            <w:rFonts w:ascii="Helvetica" w:hAnsi="Helvetica" w:cs="Helvetica"/>
            <w:color w:val="337AB7"/>
            <w:sz w:val="21"/>
            <w:szCs w:val="21"/>
          </w:rPr>
          <w:t>yii\db\Command</w:t>
        </w:r>
      </w:hyperlink>
      <w:r>
        <w:rPr>
          <w:rFonts w:ascii="Helvetica" w:hAnsi="Helvetica" w:cs="Helvetica"/>
          <w:color w:val="333333"/>
          <w:sz w:val="21"/>
          <w:szCs w:val="21"/>
        </w:rPr>
        <w:t> </w:t>
      </w:r>
      <w:r>
        <w:rPr>
          <w:rFonts w:ascii="Helvetica" w:hAnsi="Helvetica" w:cs="Helvetica"/>
          <w:color w:val="333333"/>
          <w:sz w:val="21"/>
          <w:szCs w:val="21"/>
        </w:rPr>
        <w:t>类</w:t>
      </w:r>
      <w:r>
        <w:rPr>
          <w:rFonts w:ascii="Helvetica" w:hAnsi="Helvetica" w:cs="Helvetica"/>
          <w:color w:val="333333"/>
          <w:sz w:val="21"/>
          <w:szCs w:val="21"/>
        </w:rPr>
        <w:t xml:space="preserve"> </w:t>
      </w:r>
      <w:r>
        <w:rPr>
          <w:rFonts w:ascii="Helvetica" w:hAnsi="Helvetica" w:cs="Helvetica"/>
          <w:color w:val="333333"/>
          <w:sz w:val="21"/>
          <w:szCs w:val="21"/>
        </w:rPr>
        <w:t>使用性能分析找出每个数据库查询的时间。</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为了使用性能分析，首先确定需要进行分析的代码块。</w:t>
      </w:r>
      <w:r>
        <w:rPr>
          <w:rFonts w:ascii="Helvetica" w:hAnsi="Helvetica" w:cs="Helvetica"/>
          <w:color w:val="333333"/>
          <w:sz w:val="21"/>
          <w:szCs w:val="21"/>
        </w:rPr>
        <w:t xml:space="preserve"> </w:t>
      </w:r>
      <w:r>
        <w:rPr>
          <w:rFonts w:ascii="Helvetica" w:hAnsi="Helvetica" w:cs="Helvetica"/>
          <w:color w:val="333333"/>
          <w:sz w:val="21"/>
          <w:szCs w:val="21"/>
        </w:rPr>
        <w:t>然后像下面这样围住每个代码块：</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\Yii::beginProfile(</w:t>
      </w:r>
      <w:r>
        <w:rPr>
          <w:rStyle w:val="hljs-string"/>
          <w:rFonts w:ascii="Consolas" w:hAnsi="Consolas" w:cs="Consolas"/>
          <w:color w:val="880000"/>
          <w:shd w:val="clear" w:color="auto" w:fill="F0F0F0"/>
        </w:rPr>
        <w:t>'myBenchmark'</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...code block being profiled...</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\Yii::endProfile(</w:t>
      </w:r>
      <w:r>
        <w:rPr>
          <w:rStyle w:val="hljs-string"/>
          <w:rFonts w:ascii="Consolas" w:hAnsi="Consolas" w:cs="Consolas"/>
          <w:color w:val="880000"/>
          <w:shd w:val="clear" w:color="auto" w:fill="F0F0F0"/>
        </w:rPr>
        <w:t>'myBenchmark'</w:t>
      </w:r>
      <w:r>
        <w:rPr>
          <w:rStyle w:val="HTML"/>
          <w:rFonts w:ascii="Consolas" w:hAnsi="Consolas" w:cs="Consolas"/>
          <w:color w:val="444444"/>
          <w:shd w:val="clear" w:color="auto" w:fill="F0F0F0"/>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这里的</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myBenchmark</w:t>
      </w:r>
      <w:r>
        <w:rPr>
          <w:rFonts w:ascii="Helvetica" w:hAnsi="Helvetica" w:cs="Helvetica"/>
          <w:color w:val="333333"/>
          <w:sz w:val="21"/>
          <w:szCs w:val="21"/>
        </w:rPr>
        <w:t> </w:t>
      </w:r>
      <w:r>
        <w:rPr>
          <w:rFonts w:ascii="Helvetica" w:hAnsi="Helvetica" w:cs="Helvetica"/>
          <w:color w:val="333333"/>
          <w:sz w:val="21"/>
          <w:szCs w:val="21"/>
        </w:rPr>
        <w:t>代表一个唯一标记来标识一个代码块。之后当你检查分析结果的时候，</w:t>
      </w:r>
      <w:r>
        <w:rPr>
          <w:rFonts w:ascii="Helvetica" w:hAnsi="Helvetica" w:cs="Helvetica"/>
          <w:color w:val="333333"/>
          <w:sz w:val="21"/>
          <w:szCs w:val="21"/>
        </w:rPr>
        <w:t xml:space="preserve"> </w:t>
      </w:r>
      <w:r>
        <w:rPr>
          <w:rFonts w:ascii="Helvetica" w:hAnsi="Helvetica" w:cs="Helvetica"/>
          <w:color w:val="333333"/>
          <w:sz w:val="21"/>
          <w:szCs w:val="21"/>
        </w:rPr>
        <w:t>你将使用这个标记来定位对应的代码块所花费的时间。</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对于确保</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beginProfile</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endProfile</w:t>
      </w:r>
      <w:r>
        <w:rPr>
          <w:rFonts w:ascii="Helvetica" w:hAnsi="Helvetica" w:cs="Helvetica"/>
          <w:color w:val="333333"/>
          <w:sz w:val="21"/>
          <w:szCs w:val="21"/>
        </w:rPr>
        <w:t> </w:t>
      </w:r>
      <w:r>
        <w:rPr>
          <w:rFonts w:ascii="Helvetica" w:hAnsi="Helvetica" w:cs="Helvetica"/>
          <w:color w:val="333333"/>
          <w:sz w:val="21"/>
          <w:szCs w:val="21"/>
        </w:rPr>
        <w:t>对能够正确地嵌套，这是很重要的。</w:t>
      </w:r>
      <w:r>
        <w:rPr>
          <w:rFonts w:ascii="Helvetica" w:hAnsi="Helvetica" w:cs="Helvetica"/>
          <w:color w:val="333333"/>
          <w:sz w:val="21"/>
          <w:szCs w:val="21"/>
        </w:rPr>
        <w:t xml:space="preserve"> </w:t>
      </w:r>
      <w:r>
        <w:rPr>
          <w:rFonts w:ascii="Helvetica" w:hAnsi="Helvetica" w:cs="Helvetica"/>
          <w:color w:val="333333"/>
          <w:sz w:val="21"/>
          <w:szCs w:val="21"/>
        </w:rPr>
        <w:t>例如，</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\Yii::beginProfile(</w:t>
      </w:r>
      <w:r>
        <w:rPr>
          <w:rStyle w:val="hljs-string"/>
          <w:rFonts w:ascii="Consolas" w:hAnsi="Consolas" w:cs="Consolas"/>
          <w:color w:val="880000"/>
          <w:shd w:val="clear" w:color="auto" w:fill="F0F0F0"/>
        </w:rPr>
        <w:t>'block1'</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some code to be profiled</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\Yii::beginProfile(</w:t>
      </w:r>
      <w:r>
        <w:rPr>
          <w:rStyle w:val="hljs-string"/>
          <w:rFonts w:ascii="Consolas" w:hAnsi="Consolas" w:cs="Consolas"/>
          <w:color w:val="880000"/>
          <w:shd w:val="clear" w:color="auto" w:fill="F0F0F0"/>
        </w:rPr>
        <w:t>'block2'</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some other code to be profiled</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\Yii::endProfile(</w:t>
      </w:r>
      <w:r>
        <w:rPr>
          <w:rStyle w:val="hljs-string"/>
          <w:rFonts w:ascii="Consolas" w:hAnsi="Consolas" w:cs="Consolas"/>
          <w:color w:val="880000"/>
          <w:shd w:val="clear" w:color="auto" w:fill="F0F0F0"/>
        </w:rPr>
        <w:t>'block2'</w:t>
      </w:r>
      <w:r>
        <w:rPr>
          <w:rStyle w:val="HTML"/>
          <w:rFonts w:ascii="Consolas" w:hAnsi="Consolas" w:cs="Consolas"/>
          <w:color w:val="444444"/>
          <w:shd w:val="clear" w:color="auto" w:fill="F0F0F0"/>
        </w:rPr>
        <w:t>);</w:t>
      </w: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p>
    <w:p w:rsidR="00656731" w:rsidRDefault="00656731" w:rsidP="0065673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\Yii::endProfile(</w:t>
      </w:r>
      <w:r>
        <w:rPr>
          <w:rStyle w:val="hljs-string"/>
          <w:rFonts w:ascii="Consolas" w:hAnsi="Consolas" w:cs="Consolas"/>
          <w:color w:val="880000"/>
          <w:shd w:val="clear" w:color="auto" w:fill="F0F0F0"/>
        </w:rPr>
        <w:t>'block1'</w:t>
      </w:r>
      <w:r>
        <w:rPr>
          <w:rStyle w:val="HTML"/>
          <w:rFonts w:ascii="Consolas" w:hAnsi="Consolas" w:cs="Consolas"/>
          <w:color w:val="444444"/>
          <w:shd w:val="clear" w:color="auto" w:fill="F0F0F0"/>
        </w:rPr>
        <w:t>);</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假如你漏掉</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\Yii::endProfile('block1')</w:t>
      </w:r>
      <w:r>
        <w:rPr>
          <w:rFonts w:ascii="Helvetica" w:hAnsi="Helvetica" w:cs="Helvetica"/>
          <w:color w:val="333333"/>
          <w:sz w:val="21"/>
          <w:szCs w:val="21"/>
        </w:rPr>
        <w:t> </w:t>
      </w:r>
      <w:r>
        <w:rPr>
          <w:rFonts w:ascii="Helvetica" w:hAnsi="Helvetica" w:cs="Helvetica"/>
          <w:color w:val="333333"/>
          <w:sz w:val="21"/>
          <w:szCs w:val="21"/>
        </w:rPr>
        <w:t>或者切换了</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\Yii::endProfile('block1')</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\Yii::endProfile('block2')</w:t>
      </w:r>
      <w:r>
        <w:rPr>
          <w:rFonts w:ascii="Helvetica" w:hAnsi="Helvetica" w:cs="Helvetica"/>
          <w:color w:val="333333"/>
          <w:sz w:val="21"/>
          <w:szCs w:val="21"/>
        </w:rPr>
        <w:t> </w:t>
      </w:r>
      <w:r>
        <w:rPr>
          <w:rFonts w:ascii="Helvetica" w:hAnsi="Helvetica" w:cs="Helvetica"/>
          <w:color w:val="333333"/>
          <w:sz w:val="21"/>
          <w:szCs w:val="21"/>
        </w:rPr>
        <w:t>的</w:t>
      </w:r>
      <w:r>
        <w:rPr>
          <w:rFonts w:ascii="Helvetica" w:hAnsi="Helvetica" w:cs="Helvetica"/>
          <w:color w:val="333333"/>
          <w:sz w:val="21"/>
          <w:szCs w:val="21"/>
        </w:rPr>
        <w:t xml:space="preserve"> </w:t>
      </w:r>
      <w:r>
        <w:rPr>
          <w:rFonts w:ascii="Helvetica" w:hAnsi="Helvetica" w:cs="Helvetica"/>
          <w:color w:val="333333"/>
          <w:sz w:val="21"/>
          <w:szCs w:val="21"/>
        </w:rPr>
        <w:t>顺序，那么性能分析将不会工作。</w:t>
      </w:r>
    </w:p>
    <w:p w:rsidR="00656731" w:rsidRDefault="00656731" w:rsidP="0065673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对于每个被分析的代码块，一个带有严重程度</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profile</w:t>
      </w:r>
      <w:r>
        <w:rPr>
          <w:rFonts w:ascii="Helvetica" w:hAnsi="Helvetica" w:cs="Helvetica"/>
          <w:color w:val="333333"/>
          <w:sz w:val="21"/>
          <w:szCs w:val="21"/>
        </w:rPr>
        <w:t> </w:t>
      </w:r>
      <w:r>
        <w:rPr>
          <w:rFonts w:ascii="Helvetica" w:hAnsi="Helvetica" w:cs="Helvetica"/>
          <w:color w:val="333333"/>
          <w:sz w:val="21"/>
          <w:szCs w:val="21"/>
        </w:rPr>
        <w:t>的日志消息被记录。</w:t>
      </w:r>
      <w:r>
        <w:rPr>
          <w:rFonts w:ascii="Helvetica" w:hAnsi="Helvetica" w:cs="Helvetica"/>
          <w:color w:val="333333"/>
          <w:sz w:val="21"/>
          <w:szCs w:val="21"/>
        </w:rPr>
        <w:t xml:space="preserve"> </w:t>
      </w:r>
      <w:r>
        <w:rPr>
          <w:rFonts w:ascii="Helvetica" w:hAnsi="Helvetica" w:cs="Helvetica"/>
          <w:color w:val="333333"/>
          <w:sz w:val="21"/>
          <w:szCs w:val="21"/>
        </w:rPr>
        <w:t>你可以配置一个</w:t>
      </w:r>
      <w:r>
        <w:rPr>
          <w:rFonts w:ascii="Helvetica" w:hAnsi="Helvetica" w:cs="Helvetica"/>
          <w:color w:val="333333"/>
          <w:sz w:val="21"/>
          <w:szCs w:val="21"/>
        </w:rPr>
        <w:t> </w:t>
      </w:r>
      <w:hyperlink r:id="rId378" w:anchor="log-targets" w:history="1">
        <w:r>
          <w:rPr>
            <w:rStyle w:val="a4"/>
            <w:rFonts w:ascii="Helvetica" w:hAnsi="Helvetica" w:cs="Helvetica"/>
            <w:color w:val="337AB7"/>
            <w:sz w:val="21"/>
            <w:szCs w:val="21"/>
          </w:rPr>
          <w:t>log target</w:t>
        </w:r>
      </w:hyperlink>
      <w:r>
        <w:rPr>
          <w:rFonts w:ascii="Helvetica" w:hAnsi="Helvetica" w:cs="Helvetica"/>
          <w:color w:val="333333"/>
          <w:sz w:val="21"/>
          <w:szCs w:val="21"/>
        </w:rPr>
        <w:t> </w:t>
      </w:r>
      <w:r>
        <w:rPr>
          <w:rFonts w:ascii="Helvetica" w:hAnsi="Helvetica" w:cs="Helvetica"/>
          <w:color w:val="333333"/>
          <w:sz w:val="21"/>
          <w:szCs w:val="21"/>
        </w:rPr>
        <w:t>去收集这些</w:t>
      </w:r>
      <w:r>
        <w:rPr>
          <w:rFonts w:ascii="Helvetica" w:hAnsi="Helvetica" w:cs="Helvetica"/>
          <w:color w:val="333333"/>
          <w:sz w:val="21"/>
          <w:szCs w:val="21"/>
        </w:rPr>
        <w:t xml:space="preserve"> </w:t>
      </w:r>
      <w:r>
        <w:rPr>
          <w:rFonts w:ascii="Helvetica" w:hAnsi="Helvetica" w:cs="Helvetica"/>
          <w:color w:val="333333"/>
          <w:sz w:val="21"/>
          <w:szCs w:val="21"/>
        </w:rPr>
        <w:t>消息，并且导出他们。</w:t>
      </w:r>
      <w:hyperlink r:id="rId379" w:history="1">
        <w:r>
          <w:rPr>
            <w:rStyle w:val="a4"/>
            <w:rFonts w:ascii="Helvetica" w:hAnsi="Helvetica" w:cs="Helvetica"/>
            <w:color w:val="337AB7"/>
            <w:sz w:val="21"/>
            <w:szCs w:val="21"/>
          </w:rPr>
          <w:t>Yii debugger</w:t>
        </w:r>
      </w:hyperlink>
      <w:r>
        <w:rPr>
          <w:rFonts w:ascii="Helvetica" w:hAnsi="Helvetica" w:cs="Helvetica"/>
          <w:color w:val="333333"/>
          <w:sz w:val="21"/>
          <w:szCs w:val="21"/>
        </w:rPr>
        <w:t> </w:t>
      </w:r>
      <w:r>
        <w:rPr>
          <w:rFonts w:ascii="Helvetica" w:hAnsi="Helvetica" w:cs="Helvetica"/>
          <w:color w:val="333333"/>
          <w:sz w:val="21"/>
          <w:szCs w:val="21"/>
        </w:rPr>
        <w:t>有一个内建的性能分析面板能够展示分析结果。</w:t>
      </w:r>
    </w:p>
    <w:p w:rsidR="00CE08D5" w:rsidRDefault="00CE08D5" w:rsidP="0024589A"/>
    <w:p w:rsidR="00FD6650" w:rsidRDefault="006420AD">
      <w:pPr>
        <w:outlineLvl w:val="0"/>
        <w:pPrChange w:id="2" w:author="w" w:date="2017-10-04T10:57:00Z">
          <w:pPr/>
        </w:pPrChange>
      </w:pPr>
      <w:r w:rsidRPr="007021A9">
        <w:rPr>
          <w:rFonts w:hint="eastAsia"/>
          <w:b/>
        </w:rPr>
        <w:t>数据</w:t>
      </w:r>
      <w:r w:rsidR="00CA64D1">
        <w:rPr>
          <w:b/>
        </w:rPr>
        <w:t>库</w:t>
      </w:r>
      <w:r w:rsidR="00CA64D1">
        <w:rPr>
          <w:rFonts w:hint="eastAsia"/>
          <w:b/>
        </w:rPr>
        <w:t>连接</w:t>
      </w:r>
      <w:r>
        <w:t>：</w:t>
      </w:r>
    </w:p>
    <w:p w:rsidR="00CA64D1" w:rsidRDefault="00CA64D1">
      <w:r>
        <w:rPr>
          <w:rFonts w:hint="eastAsia"/>
        </w:rPr>
        <w:t>想</w:t>
      </w:r>
      <w:r>
        <w:t>要访问数据库，</w:t>
      </w:r>
      <w:r>
        <w:rPr>
          <w:rFonts w:hint="eastAsia"/>
        </w:rPr>
        <w:t>首先</w:t>
      </w:r>
      <w:r>
        <w:t>要</w:t>
      </w:r>
      <w:r>
        <w:rPr>
          <w:rFonts w:hint="eastAsia"/>
        </w:rPr>
        <w:t>创建</w:t>
      </w:r>
      <w:r>
        <w:t>一个</w:t>
      </w:r>
      <w:r>
        <w:rPr>
          <w:rFonts w:hint="eastAsia"/>
        </w:rPr>
        <w:t>yii\db</w:t>
      </w:r>
      <w:r>
        <w:t>\Connection</w:t>
      </w:r>
      <w:r>
        <w:rPr>
          <w:rFonts w:hint="eastAsia"/>
        </w:rPr>
        <w:t>实例</w:t>
      </w:r>
      <w:r>
        <w:t>来</w:t>
      </w:r>
      <w:r>
        <w:rPr>
          <w:rFonts w:hint="eastAsia"/>
        </w:rPr>
        <w:t>与数据</w:t>
      </w:r>
      <w:r>
        <w:t>库连接。</w:t>
      </w:r>
    </w:p>
    <w:p w:rsidR="00CA64D1" w:rsidRPr="00CA64D1" w:rsidRDefault="00CA64D1" w:rsidP="00CA64D1">
      <w:r>
        <w:t>E</w:t>
      </w:r>
      <w:r>
        <w:rPr>
          <w:rFonts w:hint="eastAsia"/>
        </w:rPr>
        <w:t>xp</w:t>
      </w:r>
      <w:r>
        <w:t>:1</w:t>
      </w:r>
      <w:r w:rsidR="00D8516F">
        <w:t xml:space="preserve"> </w:t>
      </w:r>
      <w:r w:rsidR="00D8516F">
        <w:rPr>
          <w:rFonts w:hint="eastAsia"/>
        </w:rPr>
        <w:t>用</w:t>
      </w:r>
      <w:r w:rsidR="00D8516F">
        <w:rPr>
          <w:rFonts w:hint="eastAsia"/>
        </w:rPr>
        <w:t>Yii</w:t>
      </w:r>
      <w:r w:rsidR="00D8516F">
        <w:rPr>
          <w:rFonts w:hint="eastAsia"/>
        </w:rPr>
        <w:t>数据</w:t>
      </w:r>
      <w:r w:rsidR="00D8516F">
        <w:t>库连接类连接数据库</w:t>
      </w:r>
    </w:p>
    <w:p w:rsidR="00CA64D1" w:rsidRDefault="00CA64D1" w:rsidP="00CA64D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variable"/>
          <w:rFonts w:ascii="Consolas" w:hAnsi="Consolas" w:cs="Consolas"/>
          <w:color w:val="BC6060"/>
          <w:shd w:val="clear" w:color="auto" w:fill="F0F0F0"/>
        </w:rPr>
        <w:t>$db</w:t>
      </w:r>
      <w:r>
        <w:rPr>
          <w:rStyle w:val="HTML"/>
          <w:rFonts w:ascii="Consolas" w:hAnsi="Consolas" w:cs="Consolas"/>
          <w:color w:val="444444"/>
          <w:shd w:val="clear" w:color="auto" w:fill="F0F0F0"/>
        </w:rPr>
        <w:t xml:space="preserve"> = </w:t>
      </w:r>
      <w:r>
        <w:rPr>
          <w:rStyle w:val="hljs-keyword"/>
          <w:rFonts w:ascii="Consolas" w:hAnsi="Consolas" w:cs="Consolas"/>
          <w:b/>
          <w:bCs/>
          <w:color w:val="444444"/>
          <w:shd w:val="clear" w:color="auto" w:fill="F0F0F0"/>
        </w:rPr>
        <w:t>new</w:t>
      </w:r>
      <w:r>
        <w:rPr>
          <w:rStyle w:val="HTML"/>
          <w:rFonts w:ascii="Consolas" w:hAnsi="Consolas" w:cs="Consolas"/>
          <w:color w:val="444444"/>
          <w:shd w:val="clear" w:color="auto" w:fill="F0F0F0"/>
        </w:rPr>
        <w:t xml:space="preserve"> yii\db\Connection([</w:t>
      </w:r>
    </w:p>
    <w:p w:rsidR="00CA64D1" w:rsidRDefault="00CA64D1" w:rsidP="00CA64D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'dsn'</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'mysql:host=localhost;dbname=example'</w:t>
      </w:r>
      <w:r>
        <w:rPr>
          <w:rStyle w:val="HTML"/>
          <w:rFonts w:ascii="Consolas" w:hAnsi="Consolas" w:cs="Consolas"/>
          <w:color w:val="444444"/>
          <w:shd w:val="clear" w:color="auto" w:fill="F0F0F0"/>
        </w:rPr>
        <w:t>,</w:t>
      </w:r>
    </w:p>
    <w:p w:rsidR="00CA64D1" w:rsidRDefault="00CA64D1" w:rsidP="00CA64D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'username'</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'root'</w:t>
      </w:r>
      <w:r>
        <w:rPr>
          <w:rStyle w:val="HTML"/>
          <w:rFonts w:ascii="Consolas" w:hAnsi="Consolas" w:cs="Consolas"/>
          <w:color w:val="444444"/>
          <w:shd w:val="clear" w:color="auto" w:fill="F0F0F0"/>
        </w:rPr>
        <w:t>,</w:t>
      </w:r>
    </w:p>
    <w:p w:rsidR="00CA64D1" w:rsidRDefault="00CA64D1" w:rsidP="00CA64D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'password'</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w:t>
      </w:r>
      <w:r>
        <w:rPr>
          <w:rStyle w:val="HTML"/>
          <w:rFonts w:ascii="Consolas" w:hAnsi="Consolas" w:cs="Consolas"/>
          <w:color w:val="444444"/>
          <w:shd w:val="clear" w:color="auto" w:fill="F0F0F0"/>
        </w:rPr>
        <w:t>,</w:t>
      </w:r>
    </w:p>
    <w:p w:rsidR="00CA64D1" w:rsidRDefault="00CA64D1" w:rsidP="00CA64D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'charset'</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'utf8'</w:t>
      </w:r>
      <w:r>
        <w:rPr>
          <w:rStyle w:val="HTML"/>
          <w:rFonts w:ascii="Consolas" w:hAnsi="Consolas" w:cs="Consolas"/>
          <w:color w:val="444444"/>
          <w:shd w:val="clear" w:color="auto" w:fill="F0F0F0"/>
        </w:rPr>
        <w:t>,</w:t>
      </w:r>
    </w:p>
    <w:p w:rsidR="00CA64D1" w:rsidRDefault="00CA64D1" w:rsidP="00CA64D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CA64D1" w:rsidRDefault="00DE7D2F" w:rsidP="00CA64D1">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由于数据</w:t>
      </w:r>
      <w:r>
        <w:rPr>
          <w:rFonts w:ascii="Helvetica" w:hAnsi="Helvetica" w:cs="Helvetica"/>
          <w:color w:val="333333"/>
          <w:sz w:val="21"/>
          <w:szCs w:val="21"/>
        </w:rPr>
        <w:t>库连接经常需要在多个地方使用，</w:t>
      </w:r>
      <w:r>
        <w:rPr>
          <w:rFonts w:ascii="Helvetica" w:hAnsi="Helvetica" w:cs="Helvetica" w:hint="eastAsia"/>
          <w:color w:val="333333"/>
          <w:sz w:val="21"/>
          <w:szCs w:val="21"/>
        </w:rPr>
        <w:t>以</w:t>
      </w:r>
      <w:r>
        <w:rPr>
          <w:rFonts w:ascii="Helvetica" w:hAnsi="Helvetica" w:cs="Helvetica"/>
          <w:color w:val="333333"/>
          <w:sz w:val="21"/>
          <w:szCs w:val="21"/>
        </w:rPr>
        <w:t>应用组件的方式将其配置如下：</w:t>
      </w:r>
    </w:p>
    <w:p w:rsidR="00DE7D2F" w:rsidRPr="00CA64D1" w:rsidRDefault="00DE7D2F" w:rsidP="00DE7D2F">
      <w:r>
        <w:t>E</w:t>
      </w:r>
      <w:r>
        <w:rPr>
          <w:rFonts w:hint="eastAsia"/>
        </w:rPr>
        <w:t>xp</w:t>
      </w:r>
      <w:r>
        <w:t>:2</w:t>
      </w:r>
      <w:r w:rsidR="005B52C7">
        <w:t xml:space="preserve"> </w:t>
      </w:r>
      <w:r w:rsidR="005B52C7">
        <w:rPr>
          <w:rFonts w:hint="eastAsia"/>
        </w:rPr>
        <w:t>配置</w:t>
      </w:r>
      <w:r w:rsidR="005B52C7">
        <w:t>数据库组件</w:t>
      </w:r>
    </w:p>
    <w:p w:rsidR="00DE7D2F" w:rsidRDefault="00DE7D2F" w:rsidP="00DE7D2F">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DE7D2F">
        <w:rPr>
          <w:rStyle w:val="HTML"/>
          <w:rFonts w:ascii="Consolas" w:hAnsi="Consolas" w:cs="Consolas"/>
          <w:color w:val="444444"/>
          <w:shd w:val="clear" w:color="auto" w:fill="F0F0F0"/>
        </w:rPr>
        <w:t>Return[</w:t>
      </w:r>
    </w:p>
    <w:p w:rsidR="00DF1550" w:rsidRDefault="00DF1550" w:rsidP="00B449E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480"/>
        <w:rPr>
          <w:rStyle w:val="HTML"/>
          <w:rFonts w:ascii="Consolas" w:hAnsi="Consolas" w:cs="Consolas"/>
          <w:color w:val="444444"/>
          <w:shd w:val="clear" w:color="auto" w:fill="F0F0F0"/>
        </w:rPr>
      </w:pPr>
      <w:r>
        <w:rPr>
          <w:rStyle w:val="HTML"/>
          <w:rFonts w:ascii="Consolas" w:hAnsi="Consolas" w:cs="Consolas"/>
          <w:color w:val="444444"/>
          <w:shd w:val="clear" w:color="auto" w:fill="F0F0F0"/>
        </w:rPr>
        <w:t>‘C</w:t>
      </w:r>
      <w:r>
        <w:rPr>
          <w:rStyle w:val="HTML"/>
          <w:rFonts w:ascii="Consolas" w:hAnsi="Consolas" w:cs="Consolas" w:hint="eastAsia"/>
          <w:color w:val="444444"/>
          <w:shd w:val="clear" w:color="auto" w:fill="F0F0F0"/>
        </w:rPr>
        <w:t>omponents</w:t>
      </w:r>
      <w:r>
        <w:rPr>
          <w:rStyle w:val="HTML"/>
          <w:rFonts w:ascii="Consolas" w:hAnsi="Consolas" w:cs="Consolas"/>
          <w:color w:val="444444"/>
          <w:shd w:val="clear" w:color="auto" w:fill="F0F0F0"/>
        </w:rPr>
        <w:t>’</w:t>
      </w:r>
      <w:r>
        <w:rPr>
          <w:rStyle w:val="HTML"/>
          <w:rFonts w:ascii="Consolas" w:hAnsi="Consolas" w:cs="Consolas" w:hint="eastAsia"/>
          <w:color w:val="444444"/>
          <w:shd w:val="clear" w:color="auto" w:fill="F0F0F0"/>
        </w:rPr>
        <w:t xml:space="preserve"> </w:t>
      </w:r>
      <w:r>
        <w:rPr>
          <w:rStyle w:val="HTML"/>
          <w:rFonts w:ascii="Consolas" w:hAnsi="Consolas" w:cs="Consolas"/>
          <w:color w:val="444444"/>
          <w:shd w:val="clear" w:color="auto" w:fill="F0F0F0"/>
        </w:rPr>
        <w:t>=&gt; [</w:t>
      </w:r>
    </w:p>
    <w:p w:rsidR="00B449E3" w:rsidRPr="00DE7D2F" w:rsidRDefault="00B449E3" w:rsidP="00B449E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48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‘db’ =&gt; [</w:t>
      </w:r>
    </w:p>
    <w:p w:rsidR="00DE7D2F" w:rsidRPr="00DE7D2F" w:rsidRDefault="00DE7D2F" w:rsidP="006E6A2F">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1515"/>
        </w:tabs>
        <w:wordWrap w:val="0"/>
        <w:ind w:left="-120" w:right="-120"/>
        <w:rPr>
          <w:rStyle w:val="HTML"/>
          <w:rFonts w:ascii="Consolas" w:hAnsi="Consolas" w:cs="Consolas"/>
          <w:color w:val="444444"/>
          <w:shd w:val="clear" w:color="auto" w:fill="F0F0F0"/>
        </w:rPr>
      </w:pPr>
      <w:r w:rsidRPr="00DE7D2F">
        <w:rPr>
          <w:rStyle w:val="HTML"/>
          <w:rFonts w:ascii="Consolas" w:hAnsi="Consolas" w:cs="Consolas" w:hint="eastAsia"/>
          <w:color w:val="444444"/>
          <w:shd w:val="clear" w:color="auto" w:fill="F0F0F0"/>
        </w:rPr>
        <w:tab/>
      </w:r>
      <w:r w:rsidR="006E6A2F">
        <w:rPr>
          <w:rStyle w:val="HTML"/>
          <w:rFonts w:ascii="Consolas" w:hAnsi="Consolas" w:cs="Consolas"/>
          <w:color w:val="444444"/>
          <w:shd w:val="clear" w:color="auto" w:fill="F0F0F0"/>
        </w:rPr>
        <w:t>‘</w:t>
      </w:r>
      <w:r w:rsidRPr="00DE7D2F">
        <w:rPr>
          <w:rStyle w:val="HTML"/>
          <w:rFonts w:ascii="Consolas" w:hAnsi="Consolas" w:cs="Consolas" w:hint="eastAsia"/>
          <w:color w:val="444444"/>
          <w:shd w:val="clear" w:color="auto" w:fill="F0F0F0"/>
        </w:rPr>
        <w:t>class</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=&gt;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Yii\db\Connection</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w:t>
      </w:r>
      <w:r w:rsidR="00B449E3">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数据库连接类</w:t>
      </w:r>
    </w:p>
    <w:p w:rsidR="00DE7D2F" w:rsidRPr="00DE7D2F" w:rsidRDefault="00DE7D2F" w:rsidP="006E6A2F">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1395"/>
        </w:tabs>
        <w:wordWrap w:val="0"/>
        <w:ind w:left="-120" w:right="-120"/>
        <w:rPr>
          <w:rStyle w:val="HTML"/>
          <w:rFonts w:ascii="Consolas" w:hAnsi="Consolas" w:cs="Consolas"/>
          <w:color w:val="444444"/>
          <w:shd w:val="clear" w:color="auto" w:fill="F0F0F0"/>
        </w:rPr>
      </w:pPr>
      <w:r w:rsidRPr="00DE7D2F">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dsn</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=&gt;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mysql:host=127.0.0.1;dbname=mydbname</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数据库地址，名称</w:t>
      </w:r>
    </w:p>
    <w:p w:rsidR="00DE7D2F" w:rsidRPr="00DE7D2F" w:rsidRDefault="00DE7D2F" w:rsidP="006E6A2F">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1395"/>
        </w:tabs>
        <w:wordWrap w:val="0"/>
        <w:ind w:left="-120" w:right="-120"/>
        <w:rPr>
          <w:rStyle w:val="HTML"/>
          <w:rFonts w:ascii="Consolas" w:hAnsi="Consolas" w:cs="Consolas"/>
          <w:color w:val="444444"/>
          <w:shd w:val="clear" w:color="auto" w:fill="F0F0F0"/>
        </w:rPr>
      </w:pPr>
      <w:r w:rsidRPr="00DE7D2F">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username</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=&gt;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root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w:t>
      </w:r>
      <w:r w:rsidR="00B449E3">
        <w:rPr>
          <w:rStyle w:val="HTML"/>
          <w:rFonts w:ascii="Consolas" w:hAnsi="Consolas" w:cs="Consolas" w:hint="eastAsia"/>
          <w:color w:val="444444"/>
          <w:shd w:val="clear" w:color="auto" w:fill="F0F0F0"/>
        </w:rPr>
        <w:tab/>
      </w:r>
      <w:r w:rsidR="00B449E3">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用户名</w:t>
      </w:r>
    </w:p>
    <w:p w:rsidR="00DE7D2F" w:rsidRPr="00DE7D2F" w:rsidRDefault="00DE7D2F" w:rsidP="006E6A2F">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1395"/>
        </w:tabs>
        <w:wordWrap w:val="0"/>
        <w:ind w:left="-120" w:right="-120"/>
        <w:rPr>
          <w:rStyle w:val="HTML"/>
          <w:rFonts w:ascii="Consolas" w:hAnsi="Consolas" w:cs="Consolas"/>
          <w:color w:val="444444"/>
          <w:shd w:val="clear" w:color="auto" w:fill="F0F0F0"/>
        </w:rPr>
      </w:pPr>
      <w:r w:rsidRPr="00DE7D2F">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password</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=&gt;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root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w:t>
      </w:r>
      <w:r w:rsidR="00B449E3">
        <w:rPr>
          <w:rStyle w:val="HTML"/>
          <w:rFonts w:ascii="Consolas" w:hAnsi="Consolas" w:cs="Consolas" w:hint="eastAsia"/>
          <w:color w:val="444444"/>
          <w:shd w:val="clear" w:color="auto" w:fill="F0F0F0"/>
        </w:rPr>
        <w:tab/>
      </w:r>
      <w:r w:rsidR="00B449E3">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密码</w:t>
      </w:r>
    </w:p>
    <w:p w:rsidR="00DE7D2F" w:rsidRPr="00DE7D2F" w:rsidRDefault="00DE7D2F" w:rsidP="006E6A2F">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1395"/>
        </w:tabs>
        <w:wordWrap w:val="0"/>
        <w:ind w:left="-120" w:right="-120"/>
        <w:rPr>
          <w:rStyle w:val="HTML"/>
          <w:rFonts w:ascii="Consolas" w:hAnsi="Consolas" w:cs="Consolas"/>
          <w:color w:val="444444"/>
          <w:shd w:val="clear" w:color="auto" w:fill="F0F0F0"/>
        </w:rPr>
      </w:pPr>
      <w:r w:rsidRPr="00DE7D2F">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charset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=&gt;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UTF8</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w:t>
      </w:r>
      <w:r w:rsidR="00B449E3">
        <w:rPr>
          <w:rStyle w:val="HTML"/>
          <w:rFonts w:ascii="Consolas" w:hAnsi="Consolas" w:cs="Consolas" w:hint="eastAsia"/>
          <w:color w:val="444444"/>
          <w:shd w:val="clear" w:color="auto" w:fill="F0F0F0"/>
        </w:rPr>
        <w:tab/>
      </w:r>
      <w:r w:rsidR="00B449E3">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使用字符集</w:t>
      </w:r>
    </w:p>
    <w:p w:rsidR="00DE7D2F" w:rsidRPr="00DE7D2F" w:rsidRDefault="00DE7D2F" w:rsidP="006E6A2F">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1395"/>
        </w:tabs>
        <w:wordWrap w:val="0"/>
        <w:ind w:left="-120" w:right="-120"/>
        <w:rPr>
          <w:rStyle w:val="HTML"/>
          <w:rFonts w:ascii="Consolas" w:hAnsi="Consolas" w:cs="Consolas"/>
          <w:color w:val="444444"/>
          <w:shd w:val="clear" w:color="auto" w:fill="F0F0F0"/>
        </w:rPr>
      </w:pPr>
      <w:r w:rsidRPr="00DE7D2F">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enableSchemaCache</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=&gt;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true</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w:t>
      </w:r>
      <w:r w:rsidR="00B449E3">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开</w:t>
      </w:r>
      <w:r w:rsidR="00A55A41">
        <w:rPr>
          <w:rStyle w:val="HTML"/>
          <w:rFonts w:ascii="Consolas" w:hAnsi="Consolas" w:cs="Consolas" w:hint="eastAsia"/>
          <w:color w:val="444444"/>
          <w:shd w:val="clear" w:color="auto" w:fill="F0F0F0"/>
        </w:rPr>
        <w:t>启</w:t>
      </w:r>
      <w:r w:rsidRPr="00DE7D2F">
        <w:rPr>
          <w:rStyle w:val="HTML"/>
          <w:rFonts w:ascii="Consolas" w:hAnsi="Consolas" w:cs="Consolas" w:hint="eastAsia"/>
          <w:color w:val="444444"/>
          <w:shd w:val="clear" w:color="auto" w:fill="F0F0F0"/>
        </w:rPr>
        <w:t>数据库缓存</w:t>
      </w:r>
      <w:r w:rsidRPr="00DE7D2F">
        <w:rPr>
          <w:rStyle w:val="HTML"/>
          <w:rFonts w:ascii="Consolas" w:hAnsi="Consolas" w:cs="Consolas" w:hint="eastAsia"/>
          <w:color w:val="444444"/>
          <w:shd w:val="clear" w:color="auto" w:fill="F0F0F0"/>
        </w:rPr>
        <w:t xml:space="preserve"> </w:t>
      </w:r>
    </w:p>
    <w:p w:rsidR="00DE7D2F" w:rsidRPr="00DE7D2F" w:rsidRDefault="00DE7D2F" w:rsidP="006E6A2F">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clear" w:pos="5496"/>
          <w:tab w:val="left" w:pos="1395"/>
          <w:tab w:val="left" w:pos="5010"/>
        </w:tabs>
        <w:wordWrap w:val="0"/>
        <w:ind w:left="-120" w:right="-120"/>
        <w:rPr>
          <w:rStyle w:val="HTML"/>
          <w:rFonts w:ascii="Consolas" w:hAnsi="Consolas" w:cs="Consolas"/>
          <w:color w:val="444444"/>
          <w:shd w:val="clear" w:color="auto" w:fill="F0F0F0"/>
        </w:rPr>
      </w:pPr>
      <w:r w:rsidRPr="00DE7D2F">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schemaCache</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=&gt;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cache</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ab/>
        <w:t>//</w:t>
      </w:r>
      <w:r w:rsidRPr="00DE7D2F">
        <w:rPr>
          <w:rStyle w:val="HTML"/>
          <w:rFonts w:ascii="Consolas" w:hAnsi="Consolas" w:cs="Consolas" w:hint="eastAsia"/>
          <w:color w:val="444444"/>
          <w:shd w:val="clear" w:color="auto" w:fill="F0F0F0"/>
        </w:rPr>
        <w:t>缓存到</w:t>
      </w:r>
      <w:r w:rsidRPr="00DE7D2F">
        <w:rPr>
          <w:rStyle w:val="HTML"/>
          <w:rFonts w:ascii="Consolas" w:hAnsi="Consolas" w:cs="Consolas" w:hint="eastAsia"/>
          <w:color w:val="444444"/>
          <w:shd w:val="clear" w:color="auto" w:fill="F0F0F0"/>
        </w:rPr>
        <w:t>runtime\cache</w:t>
      </w:r>
      <w:r w:rsidRPr="00DE7D2F">
        <w:rPr>
          <w:rStyle w:val="HTML"/>
          <w:rFonts w:ascii="Consolas" w:hAnsi="Consolas" w:cs="Consolas" w:hint="eastAsia"/>
          <w:color w:val="444444"/>
          <w:shd w:val="clear" w:color="auto" w:fill="F0F0F0"/>
        </w:rPr>
        <w:t>目录</w:t>
      </w:r>
    </w:p>
    <w:p w:rsidR="00DE7D2F" w:rsidRDefault="00DE7D2F" w:rsidP="006E6A2F">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clear" w:pos="5496"/>
          <w:tab w:val="left" w:pos="1395"/>
          <w:tab w:val="left" w:pos="5010"/>
        </w:tabs>
        <w:wordWrap w:val="0"/>
        <w:ind w:left="-120" w:right="-120"/>
        <w:rPr>
          <w:rStyle w:val="HTML"/>
          <w:rFonts w:ascii="Consolas" w:hAnsi="Consolas" w:cs="Consolas"/>
          <w:color w:val="444444"/>
          <w:shd w:val="clear" w:color="auto" w:fill="F0F0F0"/>
        </w:rPr>
      </w:pPr>
      <w:r w:rsidRPr="00DE7D2F">
        <w:rPr>
          <w:rStyle w:val="HTML"/>
          <w:rFonts w:ascii="Consolas" w:hAnsi="Consolas" w:cs="Consolas" w:hint="eastAsia"/>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schemaCachDruation</w:t>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=&gt;3600</w:t>
      </w:r>
      <w:r>
        <w:rPr>
          <w:rStyle w:val="HTML"/>
          <w:rFonts w:ascii="Consolas" w:hAnsi="Consolas" w:cs="Consolas"/>
          <w:color w:val="444444"/>
          <w:shd w:val="clear" w:color="auto" w:fill="F0F0F0"/>
        </w:rPr>
        <w:tab/>
      </w:r>
      <w:r w:rsidRPr="00DE7D2F">
        <w:rPr>
          <w:rStyle w:val="HTML"/>
          <w:rFonts w:ascii="Consolas" w:hAnsi="Consolas" w:cs="Consolas" w:hint="eastAsia"/>
          <w:color w:val="444444"/>
          <w:shd w:val="clear" w:color="auto" w:fill="F0F0F0"/>
        </w:rPr>
        <w:t>//</w:t>
      </w:r>
      <w:r w:rsidRPr="00DE7D2F">
        <w:rPr>
          <w:rStyle w:val="HTML"/>
          <w:rFonts w:ascii="Consolas" w:hAnsi="Consolas" w:cs="Consolas" w:hint="eastAsia"/>
          <w:color w:val="444444"/>
          <w:shd w:val="clear" w:color="auto" w:fill="F0F0F0"/>
        </w:rPr>
        <w:t>缓存时间</w:t>
      </w:r>
      <w:r w:rsidRPr="00DE7D2F">
        <w:rPr>
          <w:rStyle w:val="HTML"/>
          <w:rFonts w:ascii="Consolas" w:hAnsi="Consolas" w:cs="Consolas" w:hint="eastAsia"/>
          <w:color w:val="444444"/>
          <w:shd w:val="clear" w:color="auto" w:fill="F0F0F0"/>
        </w:rPr>
        <w:t>3600</w:t>
      </w:r>
      <w:r w:rsidRPr="00DE7D2F">
        <w:rPr>
          <w:rStyle w:val="HTML"/>
          <w:rFonts w:ascii="Consolas" w:hAnsi="Consolas" w:cs="Consolas" w:hint="eastAsia"/>
          <w:color w:val="444444"/>
          <w:shd w:val="clear" w:color="auto" w:fill="F0F0F0"/>
        </w:rPr>
        <w:t>秒</w:t>
      </w:r>
    </w:p>
    <w:p w:rsidR="00B449E3" w:rsidRDefault="00B449E3" w:rsidP="00DE7D2F">
      <w:pPr>
        <w:pStyle w:val="HTML0"/>
        <w:pBdr>
          <w:top w:val="single" w:sz="6" w:space="7" w:color="CCCCCC"/>
          <w:left w:val="single" w:sz="6" w:space="7" w:color="CCCCCC"/>
          <w:bottom w:val="single" w:sz="6" w:space="7" w:color="CCCCCC"/>
          <w:right w:val="single" w:sz="6" w:space="7" w:color="CCCCCC"/>
        </w:pBdr>
        <w:shd w:val="clear" w:color="auto" w:fill="F5F5F5"/>
        <w:tabs>
          <w:tab w:val="clear" w:pos="5496"/>
          <w:tab w:val="left" w:pos="5490"/>
        </w:tabs>
        <w:wordWrap w:val="0"/>
        <w:ind w:left="-120" w:right="-120"/>
        <w:rPr>
          <w:rStyle w:val="HTML"/>
          <w:rFonts w:ascii="Consolas" w:hAnsi="Consolas" w:cs="Consolas"/>
          <w:color w:val="444444"/>
          <w:shd w:val="clear" w:color="auto" w:fill="F0F0F0"/>
        </w:rPr>
      </w:pPr>
      <w:r>
        <w:rPr>
          <w:rStyle w:val="HTML"/>
          <w:rFonts w:ascii="Consolas" w:hAnsi="Consolas" w:cs="Consolas" w:hint="eastAsia"/>
          <w:color w:val="444444"/>
          <w:shd w:val="clear" w:color="auto" w:fill="F0F0F0"/>
        </w:rPr>
        <w:t xml:space="preserve">        ],</w:t>
      </w:r>
    </w:p>
    <w:p w:rsidR="00DF1550" w:rsidRPr="00DE7D2F" w:rsidRDefault="00DF1550" w:rsidP="00DE7D2F">
      <w:pPr>
        <w:pStyle w:val="HTML0"/>
        <w:pBdr>
          <w:top w:val="single" w:sz="6" w:space="7" w:color="CCCCCC"/>
          <w:left w:val="single" w:sz="6" w:space="7" w:color="CCCCCC"/>
          <w:bottom w:val="single" w:sz="6" w:space="7" w:color="CCCCCC"/>
          <w:right w:val="single" w:sz="6" w:space="7" w:color="CCCCCC"/>
        </w:pBdr>
        <w:shd w:val="clear" w:color="auto" w:fill="F5F5F5"/>
        <w:tabs>
          <w:tab w:val="clear" w:pos="5496"/>
          <w:tab w:val="left" w:pos="5490"/>
        </w:tabs>
        <w:wordWrap w:val="0"/>
        <w:ind w:left="-120" w:right="-120"/>
        <w:rPr>
          <w:rStyle w:val="HTML"/>
          <w:rFonts w:ascii="Consolas" w:hAnsi="Consolas" w:cs="Consolas"/>
          <w:color w:val="444444"/>
          <w:shd w:val="clear" w:color="auto" w:fill="F0F0F0"/>
        </w:rPr>
      </w:pPr>
      <w:r>
        <w:rPr>
          <w:rStyle w:val="HTML"/>
          <w:rFonts w:ascii="Consolas" w:hAnsi="Consolas" w:cs="Consolas" w:hint="eastAsia"/>
          <w:color w:val="444444"/>
          <w:shd w:val="clear" w:color="auto" w:fill="F0F0F0"/>
        </w:rPr>
        <w:t xml:space="preserve">    ]</w:t>
      </w:r>
      <w:r w:rsidR="00192404">
        <w:rPr>
          <w:rStyle w:val="HTML"/>
          <w:rFonts w:ascii="Consolas" w:hAnsi="Consolas" w:cs="Consolas"/>
          <w:color w:val="444444"/>
          <w:shd w:val="clear" w:color="auto" w:fill="F0F0F0"/>
        </w:rPr>
        <w:t>,</w:t>
      </w:r>
    </w:p>
    <w:p w:rsidR="00DE7D2F" w:rsidRDefault="00DE7D2F" w:rsidP="00DE7D2F">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DE7D2F">
        <w:rPr>
          <w:rStyle w:val="HTML"/>
          <w:rFonts w:ascii="Consolas" w:hAnsi="Consolas" w:cs="Consolas"/>
          <w:color w:val="444444"/>
          <w:shd w:val="clear" w:color="auto" w:fill="F0F0F0"/>
        </w:rPr>
        <w:t>]</w:t>
      </w:r>
      <w:r w:rsidR="00A44A13">
        <w:rPr>
          <w:rStyle w:val="HTML"/>
          <w:rFonts w:ascii="Consolas" w:hAnsi="Consolas" w:cs="Consolas"/>
          <w:color w:val="444444"/>
          <w:shd w:val="clear" w:color="auto" w:fill="F0F0F0"/>
        </w:rPr>
        <w:t>;</w:t>
      </w:r>
    </w:p>
    <w:tbl>
      <w:tblPr>
        <w:tblStyle w:val="af"/>
        <w:tblW w:w="0" w:type="auto"/>
        <w:tblLook w:val="04A0" w:firstRow="1" w:lastRow="0" w:firstColumn="1" w:lastColumn="0" w:noHBand="0" w:noVBand="1"/>
      </w:tblPr>
      <w:tblGrid>
        <w:gridCol w:w="9149"/>
      </w:tblGrid>
      <w:tr w:rsidR="00E420C3" w:rsidTr="00E420C3">
        <w:tc>
          <w:tcPr>
            <w:tcW w:w="9149" w:type="dxa"/>
            <w:shd w:val="clear" w:color="auto" w:fill="FBE4D5" w:themeFill="accent2" w:themeFillTint="33"/>
          </w:tcPr>
          <w:p w:rsidR="00E420C3" w:rsidRDefault="00E420C3" w:rsidP="00E420C3">
            <w:pPr>
              <w:rPr>
                <w:shd w:val="clear" w:color="auto" w:fill="FBE4D5" w:themeFill="accent2" w:themeFillTint="33"/>
              </w:rPr>
            </w:pPr>
            <w:r w:rsidRPr="00E420C3">
              <w:rPr>
                <w:rFonts w:hint="eastAsia"/>
                <w:shd w:val="clear" w:color="auto" w:fill="FBE4D5" w:themeFill="accent2" w:themeFillTint="33"/>
              </w:rPr>
              <w:t>注</w:t>
            </w:r>
            <w:r w:rsidRPr="00E420C3">
              <w:rPr>
                <w:shd w:val="clear" w:color="auto" w:fill="FBE4D5" w:themeFill="accent2" w:themeFillTint="33"/>
              </w:rPr>
              <w:t>：</w:t>
            </w:r>
            <w:r w:rsidRPr="00E420C3">
              <w:rPr>
                <w:rFonts w:hint="eastAsia"/>
                <w:shd w:val="clear" w:color="auto" w:fill="FBE4D5" w:themeFill="accent2" w:themeFillTint="33"/>
              </w:rPr>
              <w:t>如果</w:t>
            </w:r>
            <w:r w:rsidRPr="00E420C3">
              <w:rPr>
                <w:shd w:val="clear" w:color="auto" w:fill="FBE4D5" w:themeFill="accent2" w:themeFillTint="33"/>
              </w:rPr>
              <w:t>需要访问多个数据库，</w:t>
            </w:r>
            <w:r w:rsidRPr="00E420C3">
              <w:rPr>
                <w:rFonts w:hint="eastAsia"/>
                <w:shd w:val="clear" w:color="auto" w:fill="FBE4D5" w:themeFill="accent2" w:themeFillTint="33"/>
              </w:rPr>
              <w:t xml:space="preserve"> </w:t>
            </w:r>
            <w:r w:rsidRPr="00E420C3">
              <w:rPr>
                <w:rFonts w:hint="eastAsia"/>
                <w:shd w:val="clear" w:color="auto" w:fill="FBE4D5" w:themeFill="accent2" w:themeFillTint="33"/>
              </w:rPr>
              <w:t>可</w:t>
            </w:r>
            <w:r w:rsidRPr="00E420C3">
              <w:rPr>
                <w:shd w:val="clear" w:color="auto" w:fill="FBE4D5" w:themeFill="accent2" w:themeFillTint="33"/>
              </w:rPr>
              <w:t>以配置多个</w:t>
            </w:r>
            <w:r w:rsidRPr="00E420C3">
              <w:rPr>
                <w:rFonts w:hint="eastAsia"/>
                <w:shd w:val="clear" w:color="auto" w:fill="FBE4D5" w:themeFill="accent2" w:themeFillTint="33"/>
              </w:rPr>
              <w:t>DB</w:t>
            </w:r>
            <w:r w:rsidRPr="00E420C3">
              <w:rPr>
                <w:rFonts w:hint="eastAsia"/>
                <w:shd w:val="clear" w:color="auto" w:fill="FBE4D5" w:themeFill="accent2" w:themeFillTint="33"/>
              </w:rPr>
              <w:t>应用</w:t>
            </w:r>
            <w:r w:rsidRPr="00E420C3">
              <w:rPr>
                <w:shd w:val="clear" w:color="auto" w:fill="FBE4D5" w:themeFill="accent2" w:themeFillTint="33"/>
              </w:rPr>
              <w:t>组件。</w:t>
            </w:r>
            <w:r>
              <w:rPr>
                <w:rFonts w:hint="eastAsia"/>
                <w:shd w:val="clear" w:color="auto" w:fill="FBE4D5" w:themeFill="accent2" w:themeFillTint="33"/>
              </w:rPr>
              <w:t>DSN</w:t>
            </w:r>
            <w:r>
              <w:rPr>
                <w:rFonts w:hint="eastAsia"/>
                <w:shd w:val="clear" w:color="auto" w:fill="FBE4D5" w:themeFill="accent2" w:themeFillTint="33"/>
              </w:rPr>
              <w:t>格式数据</w:t>
            </w:r>
            <w:r>
              <w:rPr>
                <w:shd w:val="clear" w:color="auto" w:fill="FBE4D5" w:themeFill="accent2" w:themeFillTint="33"/>
              </w:rPr>
              <w:t>库对</w:t>
            </w:r>
            <w:r>
              <w:rPr>
                <w:rFonts w:hint="eastAsia"/>
                <w:shd w:val="clear" w:color="auto" w:fill="FBE4D5" w:themeFill="accent2" w:themeFillTint="33"/>
              </w:rPr>
              <w:t>照</w:t>
            </w:r>
            <w:r>
              <w:rPr>
                <w:shd w:val="clear" w:color="auto" w:fill="FBE4D5" w:themeFill="accent2" w:themeFillTint="33"/>
              </w:rPr>
              <w:t>：</w:t>
            </w:r>
          </w:p>
          <w:p w:rsidR="00E420C3" w:rsidRPr="00E420C3" w:rsidRDefault="00E420C3" w:rsidP="00E420C3">
            <w:pPr>
              <w:rPr>
                <w:shd w:val="clear" w:color="auto" w:fill="FBE4D5" w:themeFill="accent2" w:themeFillTint="33"/>
              </w:rPr>
            </w:pPr>
            <w:r w:rsidRPr="00E420C3">
              <w:rPr>
                <w:shd w:val="clear" w:color="auto" w:fill="FBE4D5" w:themeFill="accent2" w:themeFillTint="33"/>
              </w:rPr>
              <w:t>MySQL, MariaDB: mysql:host=localhost;dbname=mydatabase</w:t>
            </w:r>
          </w:p>
          <w:p w:rsidR="00E420C3" w:rsidRPr="00E420C3" w:rsidRDefault="00E420C3" w:rsidP="00E420C3">
            <w:pPr>
              <w:rPr>
                <w:shd w:val="clear" w:color="auto" w:fill="FBE4D5" w:themeFill="accent2" w:themeFillTint="33"/>
              </w:rPr>
            </w:pPr>
            <w:r w:rsidRPr="00E420C3">
              <w:rPr>
                <w:shd w:val="clear" w:color="auto" w:fill="FBE4D5" w:themeFill="accent2" w:themeFillTint="33"/>
              </w:rPr>
              <w:t>SQLite: sqlite:/path/to/database/file</w:t>
            </w:r>
          </w:p>
          <w:p w:rsidR="00E420C3" w:rsidRPr="00E420C3" w:rsidRDefault="00E420C3" w:rsidP="00E420C3">
            <w:pPr>
              <w:rPr>
                <w:shd w:val="clear" w:color="auto" w:fill="FBE4D5" w:themeFill="accent2" w:themeFillTint="33"/>
              </w:rPr>
            </w:pPr>
            <w:r w:rsidRPr="00E420C3">
              <w:rPr>
                <w:shd w:val="clear" w:color="auto" w:fill="FBE4D5" w:themeFill="accent2" w:themeFillTint="33"/>
              </w:rPr>
              <w:t>PostgreSQL: pgsql:host=localhost;port=5432;dbname=mydatabase</w:t>
            </w:r>
          </w:p>
          <w:p w:rsidR="00E420C3" w:rsidRPr="00E420C3" w:rsidRDefault="00E420C3" w:rsidP="00E420C3">
            <w:pPr>
              <w:rPr>
                <w:shd w:val="clear" w:color="auto" w:fill="FBE4D5" w:themeFill="accent2" w:themeFillTint="33"/>
              </w:rPr>
            </w:pPr>
            <w:r w:rsidRPr="00E420C3">
              <w:rPr>
                <w:shd w:val="clear" w:color="auto" w:fill="FBE4D5" w:themeFill="accent2" w:themeFillTint="33"/>
              </w:rPr>
              <w:t>CUBRID: cubrid:dbname=demodb;host=localhost;port=33000</w:t>
            </w:r>
          </w:p>
          <w:p w:rsidR="00E420C3" w:rsidRPr="00E420C3" w:rsidRDefault="00E420C3" w:rsidP="00E420C3">
            <w:pPr>
              <w:rPr>
                <w:shd w:val="clear" w:color="auto" w:fill="FBE4D5" w:themeFill="accent2" w:themeFillTint="33"/>
              </w:rPr>
            </w:pPr>
            <w:r w:rsidRPr="00E420C3">
              <w:rPr>
                <w:shd w:val="clear" w:color="auto" w:fill="FBE4D5" w:themeFill="accent2" w:themeFillTint="33"/>
              </w:rPr>
              <w:t>MS SQL Server (via sqlsrv driver): sqlsrv:Server=localhost;Database=mydatabase</w:t>
            </w:r>
          </w:p>
          <w:p w:rsidR="00E420C3" w:rsidRPr="00E420C3" w:rsidRDefault="00E420C3" w:rsidP="00E420C3">
            <w:pPr>
              <w:rPr>
                <w:shd w:val="clear" w:color="auto" w:fill="FBE4D5" w:themeFill="accent2" w:themeFillTint="33"/>
              </w:rPr>
            </w:pPr>
            <w:r w:rsidRPr="00E420C3">
              <w:rPr>
                <w:shd w:val="clear" w:color="auto" w:fill="FBE4D5" w:themeFill="accent2" w:themeFillTint="33"/>
              </w:rPr>
              <w:t>MS SQL Server (via dblib driver): dblib:host=localhost;dbname=mydatabase</w:t>
            </w:r>
          </w:p>
          <w:p w:rsidR="00E420C3" w:rsidRPr="00E420C3" w:rsidRDefault="00E420C3" w:rsidP="00E420C3">
            <w:pPr>
              <w:rPr>
                <w:shd w:val="clear" w:color="auto" w:fill="FBE4D5" w:themeFill="accent2" w:themeFillTint="33"/>
              </w:rPr>
            </w:pPr>
            <w:r w:rsidRPr="00E420C3">
              <w:rPr>
                <w:shd w:val="clear" w:color="auto" w:fill="FBE4D5" w:themeFill="accent2" w:themeFillTint="33"/>
              </w:rPr>
              <w:t>MS SQL Server (via mssql driver): mssql:host=localhost;dbname=mydatabase</w:t>
            </w:r>
          </w:p>
          <w:p w:rsidR="00E420C3" w:rsidRDefault="00E420C3">
            <w:pPr>
              <w:rPr>
                <w:shd w:val="clear" w:color="auto" w:fill="FBE4D5" w:themeFill="accent2" w:themeFillTint="33"/>
              </w:rPr>
            </w:pPr>
            <w:r w:rsidRPr="00E420C3">
              <w:rPr>
                <w:shd w:val="clear" w:color="auto" w:fill="FBE4D5" w:themeFill="accent2" w:themeFillTint="33"/>
              </w:rPr>
              <w:t>Oracle: oci:dbname=//localhost:1521/mydatabase</w:t>
            </w:r>
          </w:p>
          <w:p w:rsidR="00E420C3" w:rsidRDefault="00E420C3">
            <w:pPr>
              <w:rPr>
                <w:shd w:val="clear" w:color="auto" w:fill="FBE4D5" w:themeFill="accent2" w:themeFillTint="33"/>
              </w:rPr>
            </w:pPr>
            <w:r>
              <w:rPr>
                <w:rFonts w:hint="eastAsia"/>
                <w:shd w:val="clear" w:color="auto" w:fill="FBE4D5" w:themeFill="accent2" w:themeFillTint="33"/>
              </w:rPr>
              <w:t>ODBC</w:t>
            </w:r>
            <w:r>
              <w:rPr>
                <w:rFonts w:hint="eastAsia"/>
                <w:shd w:val="clear" w:color="auto" w:fill="FBE4D5" w:themeFill="accent2" w:themeFillTint="33"/>
              </w:rPr>
              <w:t>数据</w:t>
            </w:r>
            <w:r>
              <w:rPr>
                <w:shd w:val="clear" w:color="auto" w:fill="FBE4D5" w:themeFill="accent2" w:themeFillTint="33"/>
              </w:rPr>
              <w:t>库，应该配置</w:t>
            </w:r>
            <w:r>
              <w:rPr>
                <w:shd w:val="clear" w:color="auto" w:fill="FBE4D5" w:themeFill="accent2" w:themeFillTint="33"/>
              </w:rPr>
              <w:t>yii\db\Connection::driverName</w:t>
            </w:r>
            <w:r>
              <w:rPr>
                <w:rFonts w:hint="eastAsia"/>
                <w:shd w:val="clear" w:color="auto" w:fill="FBE4D5" w:themeFill="accent2" w:themeFillTint="33"/>
              </w:rPr>
              <w:t>属性</w:t>
            </w:r>
            <w:r>
              <w:rPr>
                <w:shd w:val="clear" w:color="auto" w:fill="FBE4D5" w:themeFill="accent2" w:themeFillTint="33"/>
              </w:rPr>
              <w:t>，以便</w:t>
            </w:r>
            <w:r>
              <w:rPr>
                <w:rFonts w:hint="eastAsia"/>
                <w:shd w:val="clear" w:color="auto" w:fill="FBE4D5" w:themeFill="accent2" w:themeFillTint="33"/>
              </w:rPr>
              <w:t>yii</w:t>
            </w:r>
            <w:r>
              <w:rPr>
                <w:rFonts w:hint="eastAsia"/>
                <w:shd w:val="clear" w:color="auto" w:fill="FBE4D5" w:themeFill="accent2" w:themeFillTint="33"/>
              </w:rPr>
              <w:t>知道</w:t>
            </w:r>
            <w:r>
              <w:rPr>
                <w:shd w:val="clear" w:color="auto" w:fill="FBE4D5" w:themeFill="accent2" w:themeFillTint="33"/>
              </w:rPr>
              <w:t>实际</w:t>
            </w:r>
            <w:r>
              <w:rPr>
                <w:rFonts w:hint="eastAsia"/>
                <w:shd w:val="clear" w:color="auto" w:fill="FBE4D5" w:themeFill="accent2" w:themeFillTint="33"/>
              </w:rPr>
              <w:t>的</w:t>
            </w:r>
            <w:r>
              <w:rPr>
                <w:shd w:val="clear" w:color="auto" w:fill="FBE4D5" w:themeFill="accent2" w:themeFillTint="33"/>
              </w:rPr>
              <w:t>数据库类。</w:t>
            </w:r>
            <w:r>
              <w:rPr>
                <w:rFonts w:hint="eastAsia"/>
                <w:shd w:val="clear" w:color="auto" w:fill="FBE4D5" w:themeFill="accent2" w:themeFillTint="33"/>
              </w:rPr>
              <w:t>如</w:t>
            </w:r>
            <w:r>
              <w:rPr>
                <w:shd w:val="clear" w:color="auto" w:fill="FBE4D5" w:themeFill="accent2" w:themeFillTint="33"/>
              </w:rPr>
              <w:t>：</w:t>
            </w:r>
          </w:p>
          <w:p w:rsidR="00E420C3" w:rsidRPr="00E420C3" w:rsidRDefault="00E420C3" w:rsidP="00E420C3">
            <w:pPr>
              <w:rPr>
                <w:shd w:val="clear" w:color="auto" w:fill="FBE4D5" w:themeFill="accent2" w:themeFillTint="33"/>
              </w:rPr>
            </w:pPr>
            <w:r w:rsidRPr="00E420C3">
              <w:rPr>
                <w:shd w:val="clear" w:color="auto" w:fill="FBE4D5" w:themeFill="accent2" w:themeFillTint="33"/>
              </w:rPr>
              <w:t>'db' =&gt; [</w:t>
            </w:r>
          </w:p>
          <w:p w:rsidR="00E420C3" w:rsidRPr="00E420C3" w:rsidRDefault="00E420C3" w:rsidP="00E420C3">
            <w:pPr>
              <w:rPr>
                <w:shd w:val="clear" w:color="auto" w:fill="FBE4D5" w:themeFill="accent2" w:themeFillTint="33"/>
              </w:rPr>
            </w:pPr>
            <w:r w:rsidRPr="00E420C3">
              <w:rPr>
                <w:shd w:val="clear" w:color="auto" w:fill="FBE4D5" w:themeFill="accent2" w:themeFillTint="33"/>
              </w:rPr>
              <w:t xml:space="preserve">    'class' =&gt; 'yii\db\Connection',</w:t>
            </w:r>
          </w:p>
          <w:p w:rsidR="00E420C3" w:rsidRPr="00E420C3" w:rsidRDefault="00E420C3" w:rsidP="00E420C3">
            <w:pPr>
              <w:rPr>
                <w:shd w:val="clear" w:color="auto" w:fill="FBE4D5" w:themeFill="accent2" w:themeFillTint="33"/>
              </w:rPr>
            </w:pPr>
            <w:r w:rsidRPr="00E420C3">
              <w:rPr>
                <w:shd w:val="clear" w:color="auto" w:fill="FBE4D5" w:themeFill="accent2" w:themeFillTint="33"/>
              </w:rPr>
              <w:t xml:space="preserve">    'driverName' =&gt; 'mysql',</w:t>
            </w:r>
          </w:p>
          <w:p w:rsidR="00E420C3" w:rsidRPr="00E420C3" w:rsidRDefault="00E420C3" w:rsidP="00E420C3">
            <w:pPr>
              <w:rPr>
                <w:shd w:val="clear" w:color="auto" w:fill="FBE4D5" w:themeFill="accent2" w:themeFillTint="33"/>
              </w:rPr>
            </w:pPr>
            <w:r w:rsidRPr="00E420C3">
              <w:rPr>
                <w:shd w:val="clear" w:color="auto" w:fill="FBE4D5" w:themeFill="accent2" w:themeFillTint="33"/>
              </w:rPr>
              <w:t xml:space="preserve">    'dsn' =&gt; 'odbc:Driver={MySQL};Server=localhost;Database=test',</w:t>
            </w:r>
          </w:p>
          <w:p w:rsidR="00E420C3" w:rsidRPr="00E420C3" w:rsidRDefault="00E420C3" w:rsidP="00E420C3">
            <w:pPr>
              <w:rPr>
                <w:shd w:val="clear" w:color="auto" w:fill="FBE4D5" w:themeFill="accent2" w:themeFillTint="33"/>
              </w:rPr>
            </w:pPr>
            <w:r w:rsidRPr="00E420C3">
              <w:rPr>
                <w:shd w:val="clear" w:color="auto" w:fill="FBE4D5" w:themeFill="accent2" w:themeFillTint="33"/>
              </w:rPr>
              <w:t xml:space="preserve">    'username' =&gt; 'root',</w:t>
            </w:r>
          </w:p>
          <w:p w:rsidR="00E420C3" w:rsidRPr="00E420C3" w:rsidRDefault="00E420C3" w:rsidP="00E420C3">
            <w:pPr>
              <w:rPr>
                <w:shd w:val="clear" w:color="auto" w:fill="FBE4D5" w:themeFill="accent2" w:themeFillTint="33"/>
              </w:rPr>
            </w:pPr>
            <w:r w:rsidRPr="00E420C3">
              <w:rPr>
                <w:shd w:val="clear" w:color="auto" w:fill="FBE4D5" w:themeFill="accent2" w:themeFillTint="33"/>
              </w:rPr>
              <w:t xml:space="preserve">    'password' =&gt; '',</w:t>
            </w:r>
          </w:p>
          <w:p w:rsidR="00E420C3" w:rsidRDefault="00E420C3" w:rsidP="00E420C3">
            <w:pPr>
              <w:rPr>
                <w:shd w:val="clear" w:color="auto" w:fill="FBE4D5" w:themeFill="accent2" w:themeFillTint="33"/>
              </w:rPr>
            </w:pPr>
            <w:r w:rsidRPr="00E420C3">
              <w:rPr>
                <w:shd w:val="clear" w:color="auto" w:fill="FBE4D5" w:themeFill="accent2" w:themeFillTint="33"/>
              </w:rPr>
              <w:t>],</w:t>
            </w:r>
          </w:p>
        </w:tc>
      </w:tr>
    </w:tbl>
    <w:p w:rsidR="00E420C3" w:rsidRDefault="00E420C3" w:rsidP="00E420C3">
      <w:pPr>
        <w:pStyle w:val="a9"/>
        <w:shd w:val="clear" w:color="auto" w:fill="FFFFFF"/>
        <w:spacing w:before="0" w:beforeAutospacing="0" w:after="150" w:afterAutospacing="0"/>
        <w:rPr>
          <w:rFonts w:ascii="Helvetica" w:hAnsi="Helvetica" w:cs="Helvetica"/>
          <w:color w:val="333333"/>
          <w:sz w:val="21"/>
          <w:szCs w:val="21"/>
        </w:rPr>
      </w:pPr>
    </w:p>
    <w:p w:rsidR="00A16DA2" w:rsidRPr="00CA64D1" w:rsidRDefault="00A16DA2" w:rsidP="00A16DA2">
      <w:r>
        <w:t>E</w:t>
      </w:r>
      <w:r>
        <w:rPr>
          <w:rFonts w:hint="eastAsia"/>
        </w:rPr>
        <w:t>xp</w:t>
      </w:r>
      <w:r>
        <w:t>:3</w:t>
      </w:r>
      <w:r w:rsidR="00FF6CB8">
        <w:t xml:space="preserve"> </w:t>
      </w:r>
      <w:r w:rsidR="00FF6CB8">
        <w:rPr>
          <w:rFonts w:hint="eastAsia"/>
        </w:rPr>
        <w:t>连接</w:t>
      </w:r>
      <w:r w:rsidR="00FF6CB8">
        <w:t>数据库</w:t>
      </w:r>
    </w:p>
    <w:p w:rsidR="00A16DA2" w:rsidRPr="00A16DA2" w:rsidRDefault="00A16DA2" w:rsidP="00A16DA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A16DA2">
        <w:rPr>
          <w:rStyle w:val="HTML"/>
          <w:rFonts w:ascii="Consolas" w:hAnsi="Consolas" w:cs="Consolas"/>
          <w:color w:val="444444"/>
          <w:shd w:val="clear" w:color="auto" w:fill="F0F0F0"/>
        </w:rPr>
        <w:t>Yii::$app-&gt;db;</w:t>
      </w:r>
    </w:p>
    <w:p w:rsidR="00A16DA2" w:rsidRPr="00A16DA2" w:rsidRDefault="00A16DA2" w:rsidP="00A16DA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A16DA2">
        <w:rPr>
          <w:rStyle w:val="HTML"/>
          <w:rFonts w:ascii="Consolas" w:hAnsi="Consolas" w:cs="Consolas"/>
          <w:color w:val="444444"/>
          <w:shd w:val="clear" w:color="auto" w:fill="F0F0F0"/>
        </w:rPr>
        <w:t>Public function actionIndex(){</w:t>
      </w:r>
    </w:p>
    <w:p w:rsidR="00A16DA2" w:rsidRPr="00A16DA2" w:rsidRDefault="00A16DA2" w:rsidP="00A16DA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A16DA2">
        <w:rPr>
          <w:rStyle w:val="HTML"/>
          <w:rFonts w:ascii="Consolas" w:hAnsi="Consolas" w:cs="Consolas"/>
          <w:color w:val="444444"/>
          <w:shd w:val="clear" w:color="auto" w:fill="F0F0F0"/>
        </w:rPr>
        <w:tab/>
        <w:t>$connect = Yii::$app-&gt;db;</w:t>
      </w:r>
    </w:p>
    <w:p w:rsidR="00A16DA2" w:rsidRDefault="00A16DA2" w:rsidP="00A16DA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A16DA2">
        <w:rPr>
          <w:rStyle w:val="HTML"/>
          <w:rFonts w:ascii="Consolas" w:hAnsi="Consolas" w:cs="Consolas"/>
          <w:color w:val="444444"/>
          <w:shd w:val="clear" w:color="auto" w:fill="F0F0F0"/>
        </w:rPr>
        <w:t>}</w:t>
      </w:r>
    </w:p>
    <w:p w:rsidR="00FE4142" w:rsidRDefault="00FE4142" w:rsidP="00A16DA2"/>
    <w:p w:rsidR="00BD7B28" w:rsidRPr="00BD7B28" w:rsidRDefault="00BD7B28" w:rsidP="00BD7B28">
      <w:pPr>
        <w:outlineLvl w:val="0"/>
        <w:rPr>
          <w:b/>
        </w:rPr>
      </w:pPr>
      <w:r w:rsidRPr="00BD7B28">
        <w:rPr>
          <w:rFonts w:hint="eastAsia"/>
          <w:b/>
        </w:rPr>
        <w:t>初始</w:t>
      </w:r>
      <w:r w:rsidRPr="00BD7B28">
        <w:rPr>
          <w:b/>
        </w:rPr>
        <w:t>化数据库环境变量</w:t>
      </w:r>
    </w:p>
    <w:p w:rsidR="00BD7B28" w:rsidRDefault="00BD7B28" w:rsidP="00BD7B28">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r>
        <w:rPr>
          <w:rFonts w:ascii="Helvetica" w:hAnsi="Helvetica" w:cs="Helvetica"/>
          <w:color w:val="31708F"/>
          <w:sz w:val="21"/>
          <w:szCs w:val="21"/>
        </w:rPr>
        <w:t>当你实例化一个</w:t>
      </w:r>
      <w:r>
        <w:rPr>
          <w:rFonts w:ascii="Helvetica" w:hAnsi="Helvetica" w:cs="Helvetica"/>
          <w:color w:val="31708F"/>
          <w:sz w:val="21"/>
          <w:szCs w:val="21"/>
        </w:rPr>
        <w:t xml:space="preserve"> DB Connection </w:t>
      </w:r>
      <w:r>
        <w:rPr>
          <w:rFonts w:ascii="Helvetica" w:hAnsi="Helvetica" w:cs="Helvetica"/>
          <w:color w:val="31708F"/>
          <w:sz w:val="21"/>
          <w:szCs w:val="21"/>
        </w:rPr>
        <w:t>时，</w:t>
      </w:r>
      <w:r>
        <w:rPr>
          <w:rFonts w:ascii="Helvetica" w:hAnsi="Helvetica" w:cs="Helvetica"/>
          <w:color w:val="31708F"/>
          <w:sz w:val="21"/>
          <w:szCs w:val="21"/>
        </w:rPr>
        <w:t xml:space="preserve"> </w:t>
      </w:r>
      <w:r>
        <w:rPr>
          <w:rFonts w:ascii="Helvetica" w:hAnsi="Helvetica" w:cs="Helvetica"/>
          <w:color w:val="31708F"/>
          <w:sz w:val="21"/>
          <w:szCs w:val="21"/>
        </w:rPr>
        <w:t>直到你第一次执行</w:t>
      </w:r>
      <w:r>
        <w:rPr>
          <w:rFonts w:ascii="Helvetica" w:hAnsi="Helvetica" w:cs="Helvetica"/>
          <w:color w:val="31708F"/>
          <w:sz w:val="21"/>
          <w:szCs w:val="21"/>
        </w:rPr>
        <w:t xml:space="preserve"> SQL </w:t>
      </w:r>
      <w:r>
        <w:rPr>
          <w:rFonts w:ascii="Helvetica" w:hAnsi="Helvetica" w:cs="Helvetica"/>
          <w:color w:val="31708F"/>
          <w:sz w:val="21"/>
          <w:szCs w:val="21"/>
        </w:rPr>
        <w:t>或者你明确地调用</w:t>
      </w:r>
      <w:r>
        <w:rPr>
          <w:rFonts w:ascii="Helvetica" w:hAnsi="Helvetica" w:cs="Helvetica"/>
          <w:color w:val="31708F"/>
          <w:sz w:val="21"/>
          <w:szCs w:val="21"/>
        </w:rPr>
        <w:t> </w:t>
      </w:r>
      <w:hyperlink r:id="rId380" w:anchor="open()-detail" w:history="1">
        <w:r>
          <w:rPr>
            <w:rStyle w:val="a4"/>
            <w:rFonts w:ascii="Helvetica" w:hAnsi="Helvetica" w:cs="Helvetica"/>
            <w:color w:val="337AB7"/>
            <w:sz w:val="21"/>
            <w:szCs w:val="21"/>
          </w:rPr>
          <w:t>open()</w:t>
        </w:r>
      </w:hyperlink>
      <w:r>
        <w:rPr>
          <w:rFonts w:ascii="Helvetica" w:hAnsi="Helvetica" w:cs="Helvetica"/>
          <w:color w:val="31708F"/>
          <w:sz w:val="21"/>
          <w:szCs w:val="21"/>
        </w:rPr>
        <w:t> </w:t>
      </w:r>
      <w:r>
        <w:rPr>
          <w:rFonts w:ascii="Helvetica" w:hAnsi="Helvetica" w:cs="Helvetica"/>
          <w:color w:val="31708F"/>
          <w:sz w:val="21"/>
          <w:szCs w:val="21"/>
        </w:rPr>
        <w:t>方法时，</w:t>
      </w:r>
      <w:r>
        <w:rPr>
          <w:rFonts w:ascii="Helvetica" w:hAnsi="Helvetica" w:cs="Helvetica"/>
          <w:color w:val="31708F"/>
          <w:sz w:val="21"/>
          <w:szCs w:val="21"/>
        </w:rPr>
        <w:t xml:space="preserve"> </w:t>
      </w:r>
      <w:r>
        <w:rPr>
          <w:rFonts w:ascii="Helvetica" w:hAnsi="Helvetica" w:cs="Helvetica"/>
          <w:color w:val="31708F"/>
          <w:sz w:val="21"/>
          <w:szCs w:val="21"/>
        </w:rPr>
        <w:t>才建立起实际的数据库连接。</w:t>
      </w:r>
    </w:p>
    <w:p w:rsidR="00BD7B28" w:rsidRDefault="00BD7B28" w:rsidP="00BD7B28">
      <w:pPr>
        <w:pStyle w:val="a9"/>
        <w:shd w:val="clear" w:color="auto" w:fill="DFF0D8"/>
        <w:spacing w:before="0" w:beforeAutospacing="0" w:after="150" w:afterAutospacing="0"/>
        <w:rPr>
          <w:rFonts w:ascii="Helvetica" w:hAnsi="Helvetica" w:cs="Helvetica"/>
          <w:color w:val="3C763D"/>
          <w:sz w:val="21"/>
          <w:szCs w:val="21"/>
        </w:rPr>
      </w:pPr>
      <w:r>
        <w:rPr>
          <w:rStyle w:val="ae"/>
          <w:rFonts w:ascii="Helvetica" w:hAnsi="Helvetica" w:cs="Helvetica"/>
          <w:color w:val="3C763D"/>
          <w:sz w:val="21"/>
          <w:szCs w:val="21"/>
        </w:rPr>
        <w:t>提示：</w:t>
      </w:r>
      <w:r>
        <w:rPr>
          <w:rFonts w:ascii="Helvetica" w:hAnsi="Helvetica" w:cs="Helvetica"/>
          <w:color w:val="3C763D"/>
          <w:sz w:val="21"/>
          <w:szCs w:val="21"/>
        </w:rPr>
        <w:t>有时你可能想要在建立起数据库连接时立即执行一些语句来初始化一些环境变量</w:t>
      </w:r>
      <w:r>
        <w:rPr>
          <w:rFonts w:ascii="Helvetica" w:hAnsi="Helvetica" w:cs="Helvetica"/>
          <w:color w:val="3C763D"/>
          <w:sz w:val="21"/>
          <w:szCs w:val="21"/>
        </w:rPr>
        <w:t xml:space="preserve"> (</w:t>
      </w:r>
      <w:r>
        <w:rPr>
          <w:rFonts w:ascii="Helvetica" w:hAnsi="Helvetica" w:cs="Helvetica"/>
          <w:color w:val="3C763D"/>
          <w:sz w:val="21"/>
          <w:szCs w:val="21"/>
        </w:rPr>
        <w:t>比如设置时区或者字符集</w:t>
      </w:r>
      <w:r>
        <w:rPr>
          <w:rFonts w:ascii="Helvetica" w:hAnsi="Helvetica" w:cs="Helvetica"/>
          <w:color w:val="3C763D"/>
          <w:sz w:val="21"/>
          <w:szCs w:val="21"/>
        </w:rPr>
        <w:t xml:space="preserve">), </w:t>
      </w:r>
      <w:r>
        <w:rPr>
          <w:rFonts w:ascii="Helvetica" w:hAnsi="Helvetica" w:cs="Helvetica"/>
          <w:color w:val="3C763D"/>
          <w:sz w:val="21"/>
          <w:szCs w:val="21"/>
        </w:rPr>
        <w:t>你可以通过为数据库连接的</w:t>
      </w:r>
      <w:r>
        <w:rPr>
          <w:rFonts w:ascii="Helvetica" w:hAnsi="Helvetica" w:cs="Helvetica"/>
          <w:color w:val="3C763D"/>
          <w:sz w:val="21"/>
          <w:szCs w:val="21"/>
        </w:rPr>
        <w:t> </w:t>
      </w:r>
      <w:hyperlink r:id="rId381" w:anchor="EVENT_AFTER_OPEN-detail" w:history="1">
        <w:r>
          <w:rPr>
            <w:rStyle w:val="a4"/>
            <w:rFonts w:ascii="Helvetica" w:hAnsi="Helvetica" w:cs="Helvetica"/>
            <w:color w:val="337AB7"/>
            <w:sz w:val="21"/>
            <w:szCs w:val="21"/>
          </w:rPr>
          <w:t>afterOpen</w:t>
        </w:r>
      </w:hyperlink>
      <w:r>
        <w:rPr>
          <w:rFonts w:ascii="Helvetica" w:hAnsi="Helvetica" w:cs="Helvetica"/>
          <w:color w:val="3C763D"/>
          <w:sz w:val="21"/>
          <w:szCs w:val="21"/>
        </w:rPr>
        <w:t> </w:t>
      </w:r>
      <w:r>
        <w:rPr>
          <w:rFonts w:ascii="Helvetica" w:hAnsi="Helvetica" w:cs="Helvetica"/>
          <w:color w:val="3C763D"/>
          <w:sz w:val="21"/>
          <w:szCs w:val="21"/>
        </w:rPr>
        <w:t>事件注册一个事件处理器来达到目的。</w:t>
      </w:r>
      <w:r>
        <w:rPr>
          <w:rFonts w:ascii="Helvetica" w:hAnsi="Helvetica" w:cs="Helvetica"/>
          <w:color w:val="3C763D"/>
          <w:sz w:val="21"/>
          <w:szCs w:val="21"/>
        </w:rPr>
        <w:t xml:space="preserve"> </w:t>
      </w:r>
      <w:r>
        <w:rPr>
          <w:rFonts w:ascii="Helvetica" w:hAnsi="Helvetica" w:cs="Helvetica"/>
          <w:color w:val="3C763D"/>
          <w:sz w:val="21"/>
          <w:szCs w:val="21"/>
        </w:rPr>
        <w:t>你可以像这样直接在应用配置中注册处理器：</w:t>
      </w:r>
    </w:p>
    <w:p w:rsidR="00BD7B28" w:rsidRDefault="00BD7B28" w:rsidP="00BD7B2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string"/>
          <w:rFonts w:ascii="Consolas" w:hAnsi="Consolas" w:cs="Consolas"/>
          <w:color w:val="880000"/>
          <w:shd w:val="clear" w:color="auto" w:fill="F0F0F0"/>
        </w:rPr>
        <w:t>'db'</w:t>
      </w:r>
      <w:r>
        <w:rPr>
          <w:rStyle w:val="HTML"/>
          <w:rFonts w:ascii="Consolas" w:hAnsi="Consolas" w:cs="Consolas"/>
          <w:color w:val="444444"/>
          <w:shd w:val="clear" w:color="auto" w:fill="F0F0F0"/>
        </w:rPr>
        <w:t xml:space="preserve"> =&gt; [</w:t>
      </w:r>
    </w:p>
    <w:p w:rsidR="00BD7B28" w:rsidRDefault="00BD7B28" w:rsidP="00BD7B2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w:t>
      </w:r>
    </w:p>
    <w:p w:rsidR="00BD7B28" w:rsidRDefault="00BD7B28" w:rsidP="00BD7B2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'on afterOpen'</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function</w:t>
      </w:r>
      <w:r>
        <w:rPr>
          <w:rStyle w:val="hljs-params"/>
          <w:rFonts w:ascii="Consolas" w:hAnsi="Consolas" w:cs="Consolas"/>
          <w:color w:val="444444"/>
          <w:shd w:val="clear" w:color="auto" w:fill="F0F0F0"/>
        </w:rPr>
        <w:t>(</w:t>
      </w:r>
      <w:r>
        <w:rPr>
          <w:rStyle w:val="hljs-variable"/>
          <w:rFonts w:ascii="Consolas" w:hAnsi="Consolas" w:cs="Consolas"/>
          <w:color w:val="BC6060"/>
          <w:shd w:val="clear" w:color="auto" w:fill="F0F0F0"/>
        </w:rPr>
        <w:t>$event</w:t>
      </w:r>
      <w:r>
        <w:rPr>
          <w:rStyle w:val="hljs-params"/>
          <w:rFonts w:ascii="Consolas" w:hAnsi="Consolas" w:cs="Consolas"/>
          <w:color w:val="444444"/>
          <w:shd w:val="clear" w:color="auto" w:fill="F0F0F0"/>
        </w:rPr>
        <w:t>)</w:t>
      </w:r>
      <w:r>
        <w:rPr>
          <w:rStyle w:val="hljs-function"/>
          <w:rFonts w:ascii="Consolas" w:hAnsi="Consolas" w:cs="Consolas"/>
          <w:color w:val="444444"/>
          <w:shd w:val="clear" w:color="auto" w:fill="F0F0F0"/>
        </w:rPr>
        <w:t xml:space="preserve"> </w:t>
      </w:r>
      <w:r>
        <w:rPr>
          <w:rStyle w:val="HTML"/>
          <w:rFonts w:ascii="Consolas" w:hAnsi="Consolas" w:cs="Consolas"/>
          <w:color w:val="444444"/>
          <w:shd w:val="clear" w:color="auto" w:fill="F0F0F0"/>
        </w:rPr>
        <w:t>{</w:t>
      </w:r>
    </w:p>
    <w:p w:rsidR="00BD7B28" w:rsidRDefault="00BD7B28" w:rsidP="00BD7B2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comment"/>
          <w:rFonts w:ascii="Consolas" w:hAnsi="Consolas" w:cs="Consolas"/>
          <w:color w:val="888888"/>
          <w:shd w:val="clear" w:color="auto" w:fill="F0F0F0"/>
        </w:rPr>
        <w:t>// $event-&gt;sender refers to the DB connection</w:t>
      </w:r>
    </w:p>
    <w:p w:rsidR="00BD7B28" w:rsidRDefault="00BD7B28" w:rsidP="00BD7B2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$event</w:t>
      </w:r>
      <w:r>
        <w:rPr>
          <w:rStyle w:val="HTML"/>
          <w:rFonts w:ascii="Consolas" w:hAnsi="Consolas" w:cs="Consolas"/>
          <w:color w:val="444444"/>
          <w:shd w:val="clear" w:color="auto" w:fill="F0F0F0"/>
        </w:rPr>
        <w:t>-&gt;sender-&gt;createCommand(</w:t>
      </w:r>
      <w:r>
        <w:rPr>
          <w:rStyle w:val="hljs-string"/>
          <w:rFonts w:ascii="Consolas" w:hAnsi="Consolas" w:cs="Consolas"/>
          <w:color w:val="880000"/>
          <w:shd w:val="clear" w:color="auto" w:fill="F0F0F0"/>
        </w:rPr>
        <w:t>"SET time_zone = 'UTC'"</w:t>
      </w:r>
      <w:r>
        <w:rPr>
          <w:rStyle w:val="HTML"/>
          <w:rFonts w:ascii="Consolas" w:hAnsi="Consolas" w:cs="Consolas"/>
          <w:color w:val="444444"/>
          <w:shd w:val="clear" w:color="auto" w:fill="F0F0F0"/>
        </w:rPr>
        <w:t>)-&gt;execute();</w:t>
      </w:r>
    </w:p>
    <w:p w:rsidR="00BD7B28" w:rsidRDefault="00BD7B28" w:rsidP="00BD7B2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BD7B28" w:rsidRPr="00E420C3" w:rsidRDefault="00BD7B28" w:rsidP="00BD7B2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Fonts w:ascii="Consolas" w:hAnsi="Consolas" w:cs="Consolas"/>
          <w:color w:val="444444"/>
          <w:shd w:val="clear" w:color="auto" w:fill="F0F0F0"/>
        </w:rPr>
      </w:pPr>
      <w:r>
        <w:rPr>
          <w:rStyle w:val="HTML"/>
          <w:rFonts w:ascii="Consolas" w:hAnsi="Consolas" w:cs="Consolas"/>
          <w:color w:val="444444"/>
          <w:shd w:val="clear" w:color="auto" w:fill="F0F0F0"/>
        </w:rPr>
        <w:t>],</w:t>
      </w:r>
    </w:p>
    <w:p w:rsidR="00BD7B28" w:rsidRDefault="00BD7B28" w:rsidP="00BD7B28"/>
    <w:p w:rsidR="006471B8" w:rsidRPr="007021A9" w:rsidRDefault="006471B8">
      <w:pPr>
        <w:outlineLvl w:val="0"/>
        <w:rPr>
          <w:b/>
        </w:rPr>
        <w:pPrChange w:id="3" w:author="w" w:date="2017-10-04T10:59:00Z">
          <w:pPr/>
        </w:pPrChange>
      </w:pPr>
      <w:r w:rsidRPr="007021A9">
        <w:rPr>
          <w:rFonts w:hint="eastAsia"/>
          <w:b/>
        </w:rPr>
        <w:t>数据</w:t>
      </w:r>
      <w:r w:rsidRPr="007021A9">
        <w:rPr>
          <w:b/>
        </w:rPr>
        <w:t>库操</w:t>
      </w:r>
      <w:ins w:id="4" w:author="w" w:date="2017-10-04T18:32:00Z">
        <w:r w:rsidR="001F4862">
          <w:rPr>
            <w:rFonts w:hint="eastAsia"/>
            <w:b/>
          </w:rPr>
          <w:t>作</w:t>
        </w:r>
      </w:ins>
    </w:p>
    <w:p w:rsidR="006420AD" w:rsidRDefault="00FE4142">
      <w:r>
        <w:rPr>
          <w:rFonts w:hint="eastAsia"/>
        </w:rPr>
        <w:t>DAO</w:t>
      </w:r>
      <w:bookmarkStart w:id="5" w:name="OLE_LINK3"/>
      <w:bookmarkStart w:id="6" w:name="OLE_LINK4"/>
      <w:r>
        <w:rPr>
          <w:rFonts w:hint="eastAsia"/>
        </w:rPr>
        <w:t>数据</w:t>
      </w:r>
      <w:r>
        <w:t>库操</w:t>
      </w:r>
      <w:bookmarkEnd w:id="5"/>
      <w:bookmarkEnd w:id="6"/>
      <w:r>
        <w:t>作</w:t>
      </w:r>
      <w:r>
        <w:rPr>
          <w:rFonts w:hint="eastAsia"/>
        </w:rPr>
        <w:t>对象</w:t>
      </w:r>
      <w:r>
        <w:t>，</w:t>
      </w:r>
      <w:r>
        <w:rPr>
          <w:rFonts w:hint="eastAsia"/>
        </w:rPr>
        <w:t>在</w:t>
      </w:r>
      <w:r>
        <w:t>查询中必须输入</w:t>
      </w:r>
      <w:r>
        <w:rPr>
          <w:rFonts w:hint="eastAsia"/>
        </w:rPr>
        <w:t>原</w:t>
      </w:r>
      <w:r>
        <w:t>生的</w:t>
      </w:r>
      <w:r>
        <w:rPr>
          <w:rFonts w:hint="eastAsia"/>
        </w:rPr>
        <w:t>SQL</w:t>
      </w:r>
      <w:r>
        <w:rPr>
          <w:rFonts w:hint="eastAsia"/>
        </w:rPr>
        <w:t>语句。</w:t>
      </w:r>
    </w:p>
    <w:p w:rsidR="0062058E" w:rsidRDefault="0062058E">
      <w:pPr>
        <w:outlineLvl w:val="1"/>
        <w:pPrChange w:id="7" w:author="w" w:date="2017-10-04T10:59:00Z">
          <w:pPr/>
        </w:pPrChange>
      </w:pPr>
      <w:bookmarkStart w:id="8" w:name="OLE_LINK1"/>
      <w:bookmarkStart w:id="9" w:name="OLE_LINK2"/>
      <w:r>
        <w:rPr>
          <w:rFonts w:hint="eastAsia"/>
        </w:rPr>
        <w:t>数据</w:t>
      </w:r>
      <w:r>
        <w:t>库操作</w:t>
      </w:r>
      <w:bookmarkEnd w:id="8"/>
      <w:bookmarkEnd w:id="9"/>
      <w:r w:rsidR="003D67E0">
        <w:rPr>
          <w:rFonts w:hint="eastAsia"/>
        </w:rPr>
        <w:t>_</w:t>
      </w:r>
      <w:r w:rsidR="003D67E0">
        <w:rPr>
          <w:rFonts w:hint="eastAsia"/>
        </w:rPr>
        <w:t>查询</w:t>
      </w:r>
      <w:r w:rsidR="00FE4142">
        <w:rPr>
          <w:rFonts w:hint="eastAsia"/>
        </w:rPr>
        <w:t xml:space="preserve"> </w:t>
      </w:r>
    </w:p>
    <w:p w:rsidR="0062058E" w:rsidRDefault="0062058E">
      <w:r>
        <w:rPr>
          <w:rFonts w:hint="eastAsia"/>
        </w:rPr>
        <w:t>DAO</w:t>
      </w:r>
      <w:r w:rsidR="00327829">
        <w:rPr>
          <w:rFonts w:hint="eastAsia"/>
        </w:rPr>
        <w:t xml:space="preserve"> </w:t>
      </w:r>
      <w:r w:rsidR="00327829">
        <w:sym w:font="Wingdings" w:char="F0F3"/>
      </w:r>
      <w:r>
        <w:t>databases Access Object</w:t>
      </w:r>
    </w:p>
    <w:p w:rsidR="0062058E" w:rsidRDefault="0062058E">
      <w:r>
        <w:t>1 queryAll</w:t>
      </w:r>
      <w:r>
        <w:rPr>
          <w:rFonts w:hint="eastAsia"/>
        </w:rPr>
        <w:t>（</w:t>
      </w:r>
      <w:r>
        <w:t>）</w:t>
      </w:r>
      <w:r>
        <w:tab/>
      </w:r>
      <w:r>
        <w:tab/>
        <w:t>//</w:t>
      </w:r>
      <w:r>
        <w:rPr>
          <w:rFonts w:hint="eastAsia"/>
        </w:rPr>
        <w:t>查询</w:t>
      </w:r>
      <w:r w:rsidR="00033D0A">
        <w:t>满足条件的所</w:t>
      </w:r>
      <w:r w:rsidR="00033D0A">
        <w:rPr>
          <w:rFonts w:hint="eastAsia"/>
        </w:rPr>
        <w:t>有</w:t>
      </w:r>
      <w:r>
        <w:t>记录</w:t>
      </w:r>
    </w:p>
    <w:p w:rsidR="0062058E" w:rsidRDefault="0062058E">
      <w:r>
        <w:t>2 queryOne</w:t>
      </w:r>
      <w:r>
        <w:rPr>
          <w:rFonts w:hint="eastAsia"/>
        </w:rPr>
        <w:t>（</w:t>
      </w:r>
      <w:r>
        <w:t>）</w:t>
      </w:r>
      <w:r>
        <w:tab/>
      </w:r>
      <w:r>
        <w:tab/>
      </w:r>
      <w:r>
        <w:rPr>
          <w:rFonts w:hint="eastAsia"/>
        </w:rPr>
        <w:t>//</w:t>
      </w:r>
      <w:r>
        <w:rPr>
          <w:rFonts w:hint="eastAsia"/>
        </w:rPr>
        <w:t>按</w:t>
      </w:r>
      <w:r>
        <w:t>条件查询一</w:t>
      </w:r>
      <w:r>
        <w:rPr>
          <w:rFonts w:hint="eastAsia"/>
        </w:rPr>
        <w:t>条</w:t>
      </w:r>
      <w:r>
        <w:t>记录，如果有</w:t>
      </w:r>
      <w:r>
        <w:rPr>
          <w:rFonts w:hint="eastAsia"/>
        </w:rPr>
        <w:t>多</w:t>
      </w:r>
      <w:r>
        <w:t>条记录满足则取</w:t>
      </w:r>
      <w:r>
        <w:rPr>
          <w:rFonts w:hint="eastAsia"/>
        </w:rPr>
        <w:t>第</w:t>
      </w:r>
      <w:r>
        <w:t>一条</w:t>
      </w:r>
    </w:p>
    <w:p w:rsidR="0062058E" w:rsidRDefault="0062058E">
      <w:r>
        <w:t>3 queryScalar</w:t>
      </w:r>
      <w:r>
        <w:rPr>
          <w:rFonts w:hint="eastAsia"/>
        </w:rPr>
        <w:t>（</w:t>
      </w:r>
      <w:r>
        <w:t>）</w:t>
      </w:r>
      <w:r>
        <w:tab/>
      </w:r>
      <w:r>
        <w:tab/>
      </w:r>
      <w:r>
        <w:rPr>
          <w:rFonts w:hint="eastAsia"/>
        </w:rPr>
        <w:t>//</w:t>
      </w:r>
      <w:r>
        <w:rPr>
          <w:rFonts w:hint="eastAsia"/>
        </w:rPr>
        <w:t>查询</w:t>
      </w:r>
      <w:r>
        <w:t>统计，返回</w:t>
      </w:r>
      <w:r>
        <w:rPr>
          <w:rFonts w:hint="eastAsia"/>
        </w:rPr>
        <w:t>一</w:t>
      </w:r>
      <w:r>
        <w:t>个数值</w:t>
      </w:r>
    </w:p>
    <w:p w:rsidR="0062058E" w:rsidRDefault="0062058E">
      <w:r>
        <w:t>4 queryColumn</w:t>
      </w:r>
      <w:r>
        <w:rPr>
          <w:rFonts w:hint="eastAsia"/>
        </w:rPr>
        <w:t>（</w:t>
      </w:r>
      <w:r>
        <w:t>）</w:t>
      </w:r>
      <w:r>
        <w:tab/>
      </w:r>
      <w:r>
        <w:rPr>
          <w:rFonts w:hint="eastAsia"/>
        </w:rPr>
        <w:t>//</w:t>
      </w:r>
      <w:r>
        <w:rPr>
          <w:rFonts w:hint="eastAsia"/>
        </w:rPr>
        <w:t>查询满足</w:t>
      </w:r>
      <w:r>
        <w:t>条件</w:t>
      </w:r>
      <w:r>
        <w:rPr>
          <w:rFonts w:hint="eastAsia"/>
        </w:rPr>
        <w:t>的</w:t>
      </w:r>
      <w:r>
        <w:t>某一列，返回</w:t>
      </w:r>
      <w:r>
        <w:rPr>
          <w:rFonts w:hint="eastAsia"/>
        </w:rPr>
        <w:t>一</w:t>
      </w:r>
      <w:r>
        <w:t>个</w:t>
      </w:r>
      <w:r>
        <w:rPr>
          <w:rFonts w:hint="eastAsia"/>
        </w:rPr>
        <w:t>一</w:t>
      </w:r>
      <w:r>
        <w:t>维数组</w:t>
      </w:r>
    </w:p>
    <w:p w:rsidR="00A85E9D" w:rsidRPr="00CA64D1" w:rsidRDefault="00A85E9D" w:rsidP="00A85E9D">
      <w:r>
        <w:t>E</w:t>
      </w:r>
      <w:r>
        <w:rPr>
          <w:rFonts w:hint="eastAsia"/>
        </w:rPr>
        <w:t>xp</w:t>
      </w:r>
      <w:r>
        <w:t>:1</w:t>
      </w:r>
      <w:r w:rsidR="00E906DD">
        <w:t xml:space="preserve"> </w:t>
      </w:r>
      <w:r w:rsidR="00E906DD">
        <w:rPr>
          <w:rFonts w:hint="eastAsia"/>
        </w:rPr>
        <w:t>查询</w:t>
      </w:r>
      <w:r w:rsidR="00E906DD">
        <w:t>满足条件的所</w:t>
      </w:r>
      <w:r w:rsidR="00E906DD">
        <w:rPr>
          <w:rFonts w:hint="eastAsia"/>
        </w:rPr>
        <w:t>有</w:t>
      </w:r>
      <w:r w:rsidR="00E906DD">
        <w:t>记录</w:t>
      </w:r>
    </w:p>
    <w:p w:rsidR="00A85E9D" w:rsidRDefault="00A85E9D" w:rsidP="00A85E9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P</w:t>
      </w:r>
      <w:r>
        <w:rPr>
          <w:rStyle w:val="HTML"/>
          <w:rFonts w:ascii="Consolas" w:hAnsi="Consolas" w:cs="Consolas" w:hint="eastAsia"/>
          <w:color w:val="444444"/>
          <w:shd w:val="clear" w:color="auto" w:fill="F0F0F0"/>
        </w:rPr>
        <w:t>u</w:t>
      </w:r>
      <w:r>
        <w:rPr>
          <w:rStyle w:val="HTML"/>
          <w:rFonts w:ascii="Consolas" w:hAnsi="Consolas" w:cs="Consolas"/>
          <w:color w:val="444444"/>
          <w:shd w:val="clear" w:color="auto" w:fill="F0F0F0"/>
        </w:rPr>
        <w:t>blic function actionIndex(){</w:t>
      </w:r>
    </w:p>
    <w:p w:rsidR="00A85E9D" w:rsidRDefault="00A85E9D" w:rsidP="00A85E9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480"/>
        <w:rPr>
          <w:rStyle w:val="HTML"/>
          <w:rFonts w:ascii="Consolas" w:hAnsi="Consolas" w:cs="Consolas"/>
          <w:color w:val="444444"/>
          <w:shd w:val="clear" w:color="auto" w:fill="F0F0F0"/>
        </w:rPr>
      </w:pPr>
      <w:r>
        <w:rPr>
          <w:rStyle w:val="HTML"/>
          <w:rFonts w:ascii="Consolas" w:hAnsi="Consolas" w:cs="Consolas" w:hint="eastAsia"/>
          <w:color w:val="444444"/>
          <w:shd w:val="clear" w:color="auto" w:fill="F0F0F0"/>
        </w:rPr>
        <w:t>$conn = Yii</w:t>
      </w:r>
      <w:r>
        <w:rPr>
          <w:rStyle w:val="HTML"/>
          <w:rFonts w:ascii="Consolas" w:hAnsi="Consolas" w:cs="Consolas"/>
          <w:color w:val="444444"/>
          <w:shd w:val="clear" w:color="auto" w:fill="F0F0F0"/>
        </w:rPr>
        <w:t>::$app-&gt;db;</w:t>
      </w:r>
    </w:p>
    <w:p w:rsidR="00A85E9D" w:rsidRDefault="00A85E9D" w:rsidP="00A85E9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480"/>
        <w:rPr>
          <w:rStyle w:val="HTML"/>
          <w:rFonts w:ascii="Consolas" w:hAnsi="Consolas" w:cs="Consolas"/>
          <w:color w:val="444444"/>
          <w:shd w:val="clear" w:color="auto" w:fill="F0F0F0"/>
        </w:rPr>
      </w:pPr>
      <w:r>
        <w:rPr>
          <w:rStyle w:val="HTML"/>
          <w:rFonts w:ascii="Consolas" w:hAnsi="Consolas" w:cs="Consolas"/>
          <w:color w:val="444444"/>
          <w:shd w:val="clear" w:color="auto" w:fill="F0F0F0"/>
        </w:rPr>
        <w:t>$sql = ‘select * from user’;</w:t>
      </w:r>
    </w:p>
    <w:p w:rsidR="00A85E9D" w:rsidRDefault="00A85E9D" w:rsidP="00A85E9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480"/>
        <w:rPr>
          <w:rStyle w:val="HTML"/>
          <w:rFonts w:ascii="Consolas" w:hAnsi="Consolas" w:cs="Consolas"/>
          <w:color w:val="444444"/>
          <w:shd w:val="clear" w:color="auto" w:fill="F0F0F0"/>
        </w:rPr>
      </w:pPr>
      <w:r>
        <w:rPr>
          <w:rStyle w:val="HTML"/>
          <w:rFonts w:ascii="Consolas" w:hAnsi="Consolas" w:cs="Consolas"/>
          <w:color w:val="444444"/>
          <w:shd w:val="clear" w:color="auto" w:fill="F0F0F0"/>
        </w:rPr>
        <w:t>$command = $conn-&gt;createCommand($sql);</w:t>
      </w:r>
    </w:p>
    <w:p w:rsidR="00A85E9D" w:rsidRDefault="00A85E9D" w:rsidP="00A85E9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480"/>
        <w:rPr>
          <w:rStyle w:val="HTML"/>
          <w:rFonts w:ascii="Consolas" w:hAnsi="Consolas" w:cs="Consolas"/>
          <w:color w:val="444444"/>
          <w:shd w:val="clear" w:color="auto" w:fill="F0F0F0"/>
        </w:rPr>
      </w:pPr>
      <w:r>
        <w:rPr>
          <w:rStyle w:val="HTML"/>
          <w:rFonts w:ascii="Consolas" w:hAnsi="Consolas" w:cs="Consolas"/>
          <w:color w:val="444444"/>
          <w:shd w:val="clear" w:color="auto" w:fill="F0F0F0"/>
        </w:rPr>
        <w:t>$data = $command-&gt;queryAll();</w:t>
      </w:r>
    </w:p>
    <w:p w:rsidR="00A85E9D" w:rsidRDefault="00A85E9D" w:rsidP="00A85E9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480"/>
        <w:rPr>
          <w:rStyle w:val="HTML"/>
          <w:rFonts w:ascii="Consolas" w:hAnsi="Consolas" w:cs="Consolas"/>
          <w:color w:val="444444"/>
          <w:shd w:val="clear" w:color="auto" w:fill="F0F0F0"/>
        </w:rPr>
      </w:pPr>
      <w:r>
        <w:rPr>
          <w:rStyle w:val="HTML"/>
          <w:rFonts w:ascii="Consolas" w:hAnsi="Consolas" w:cs="Consolas"/>
          <w:color w:val="444444"/>
          <w:shd w:val="clear" w:color="auto" w:fill="F0F0F0"/>
        </w:rPr>
        <w:t>Var_dump($data);</w:t>
      </w:r>
    </w:p>
    <w:p w:rsidR="00A85E9D" w:rsidRDefault="00A85E9D" w:rsidP="00A85E9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A85E9D" w:rsidRDefault="00A85E9D" w:rsidP="00A85E9D"/>
    <w:p w:rsidR="00EB6D9E" w:rsidRPr="00CA64D1" w:rsidRDefault="00EB6D9E" w:rsidP="00EB6D9E">
      <w:r>
        <w:t>E</w:t>
      </w:r>
      <w:r>
        <w:rPr>
          <w:rFonts w:hint="eastAsia"/>
        </w:rPr>
        <w:t>xp</w:t>
      </w:r>
      <w:r>
        <w:t>:2</w:t>
      </w:r>
      <w:r w:rsidR="00E906DD">
        <w:t xml:space="preserve"> </w:t>
      </w:r>
    </w:p>
    <w:p w:rsidR="00EB6D9E" w:rsidRDefault="00EB6D9E" w:rsidP="00EB6D9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P</w:t>
      </w:r>
      <w:r>
        <w:rPr>
          <w:rStyle w:val="HTML"/>
          <w:rFonts w:ascii="Consolas" w:hAnsi="Consolas" w:cs="Consolas" w:hint="eastAsia"/>
          <w:color w:val="444444"/>
          <w:shd w:val="clear" w:color="auto" w:fill="F0F0F0"/>
        </w:rPr>
        <w:t xml:space="preserve">ublic </w:t>
      </w:r>
      <w:r>
        <w:rPr>
          <w:rStyle w:val="HTML"/>
          <w:rFonts w:ascii="Consolas" w:hAnsi="Consolas" w:cs="Consolas"/>
          <w:color w:val="444444"/>
          <w:shd w:val="clear" w:color="auto" w:fill="F0F0F0"/>
        </w:rPr>
        <w:t>function action</w:t>
      </w:r>
      <w:r w:rsidR="00576E62">
        <w:rPr>
          <w:rStyle w:val="HTML"/>
          <w:rFonts w:ascii="Consolas" w:hAnsi="Consolas" w:cs="Consolas"/>
          <w:color w:val="444444"/>
          <w:shd w:val="clear" w:color="auto" w:fill="F0F0F0"/>
        </w:rPr>
        <w:t>Index</w:t>
      </w:r>
      <w:r>
        <w:rPr>
          <w:rStyle w:val="HTML"/>
          <w:rFonts w:ascii="Consolas" w:hAnsi="Consolas" w:cs="Consolas"/>
          <w:color w:val="444444"/>
          <w:shd w:val="clear" w:color="auto" w:fill="F0F0F0"/>
        </w:rPr>
        <w:t>(){</w:t>
      </w:r>
    </w:p>
    <w:p w:rsidR="00EB6D9E" w:rsidRDefault="00EB6D9E" w:rsidP="00EB6D9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480"/>
        <w:rPr>
          <w:rStyle w:val="HTML"/>
          <w:rFonts w:ascii="Consolas" w:hAnsi="Consolas" w:cs="Consolas"/>
          <w:color w:val="444444"/>
          <w:shd w:val="clear" w:color="auto" w:fill="F0F0F0"/>
        </w:rPr>
      </w:pPr>
      <w:r>
        <w:rPr>
          <w:rStyle w:val="HTML"/>
          <w:rFonts w:ascii="Consolas" w:hAnsi="Consolas" w:cs="Consolas" w:hint="eastAsia"/>
          <w:color w:val="444444"/>
          <w:shd w:val="clear" w:color="auto" w:fill="F0F0F0"/>
        </w:rPr>
        <w:t xml:space="preserve">$sql = </w:t>
      </w:r>
      <w:r>
        <w:rPr>
          <w:rStyle w:val="HTML"/>
          <w:rFonts w:ascii="Consolas" w:hAnsi="Consolas" w:cs="Consolas"/>
          <w:color w:val="444444"/>
          <w:shd w:val="clear" w:color="auto" w:fill="F0F0F0"/>
        </w:rPr>
        <w:t>‘select * from user’;</w:t>
      </w:r>
    </w:p>
    <w:p w:rsidR="00EB6D9E" w:rsidRDefault="00EB6D9E" w:rsidP="00EB6D9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480"/>
        <w:rPr>
          <w:rStyle w:val="HTML"/>
          <w:rFonts w:ascii="Consolas" w:hAnsi="Consolas" w:cs="Consolas"/>
          <w:color w:val="444444"/>
          <w:shd w:val="clear" w:color="auto" w:fill="F0F0F0"/>
        </w:rPr>
      </w:pPr>
      <w:r>
        <w:rPr>
          <w:rStyle w:val="HTML"/>
          <w:rFonts w:ascii="Consolas" w:hAnsi="Consolas" w:cs="Consolas"/>
          <w:color w:val="444444"/>
          <w:shd w:val="clear" w:color="auto" w:fill="F0F0F0"/>
        </w:rPr>
        <w:t>$data = Yii::$app-&gt;db-&gt;creatCommand($sql)-&gt;queryAll();</w:t>
      </w:r>
    </w:p>
    <w:p w:rsidR="00EB6D9E" w:rsidRDefault="00EB6D9E" w:rsidP="00EB6D9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480"/>
        <w:rPr>
          <w:rStyle w:val="HTML"/>
          <w:rFonts w:ascii="Consolas" w:hAnsi="Consolas" w:cs="Consolas"/>
          <w:color w:val="444444"/>
          <w:shd w:val="clear" w:color="auto" w:fill="F0F0F0"/>
        </w:rPr>
      </w:pPr>
      <w:r>
        <w:rPr>
          <w:rStyle w:val="HTML"/>
          <w:rFonts w:ascii="Consolas" w:hAnsi="Consolas" w:cs="Consolas"/>
          <w:color w:val="444444"/>
          <w:shd w:val="clear" w:color="auto" w:fill="F0F0F0"/>
        </w:rPr>
        <w:t>Var_dump($data);</w:t>
      </w:r>
    </w:p>
    <w:p w:rsidR="00EB6D9E" w:rsidRDefault="00EB6D9E" w:rsidP="00EB6D9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EB6D9E" w:rsidRDefault="00EB6D9E" w:rsidP="00EB6D9E"/>
    <w:p w:rsidR="00237A1B" w:rsidRPr="00CA64D1" w:rsidRDefault="00237A1B" w:rsidP="00237A1B">
      <w:r>
        <w:t>E</w:t>
      </w:r>
      <w:r>
        <w:rPr>
          <w:rFonts w:hint="eastAsia"/>
        </w:rPr>
        <w:t>xp</w:t>
      </w:r>
      <w:r>
        <w:t>:3</w:t>
      </w:r>
      <w:r w:rsidR="00E906DD">
        <w:rPr>
          <w:rFonts w:hint="eastAsia"/>
        </w:rPr>
        <w:t>按</w:t>
      </w:r>
      <w:r w:rsidR="00E906DD">
        <w:t>条件查询一</w:t>
      </w:r>
      <w:r w:rsidR="00E906DD">
        <w:rPr>
          <w:rFonts w:hint="eastAsia"/>
        </w:rPr>
        <w:t>条</w:t>
      </w:r>
      <w:r w:rsidR="00E906DD">
        <w:t>记录，如果有</w:t>
      </w:r>
      <w:r w:rsidR="00E906DD">
        <w:rPr>
          <w:rFonts w:hint="eastAsia"/>
        </w:rPr>
        <w:t>多</w:t>
      </w:r>
      <w:r w:rsidR="00E906DD">
        <w:t>条记录满足则取</w:t>
      </w:r>
      <w:r w:rsidR="00E906DD">
        <w:rPr>
          <w:rFonts w:hint="eastAsia"/>
        </w:rPr>
        <w:t>第</w:t>
      </w:r>
      <w:r w:rsidR="00E906DD">
        <w:t>一条</w:t>
      </w:r>
    </w:p>
    <w:p w:rsidR="00237A1B" w:rsidRPr="00237A1B" w:rsidRDefault="00237A1B" w:rsidP="00237A1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237A1B">
        <w:rPr>
          <w:rStyle w:val="HTML"/>
          <w:rFonts w:ascii="Consolas" w:hAnsi="Consolas" w:cs="Consolas"/>
          <w:color w:val="444444"/>
          <w:shd w:val="clear" w:color="auto" w:fill="F0F0F0"/>
        </w:rPr>
        <w:t>Public function actionIndex(){</w:t>
      </w:r>
    </w:p>
    <w:p w:rsidR="00237A1B" w:rsidRPr="00237A1B" w:rsidRDefault="00237A1B" w:rsidP="00EB486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237A1B">
        <w:rPr>
          <w:rStyle w:val="HTML"/>
          <w:rFonts w:ascii="Consolas" w:hAnsi="Consolas" w:cs="Consolas"/>
          <w:color w:val="444444"/>
          <w:shd w:val="clear" w:color="auto" w:fill="F0F0F0"/>
        </w:rPr>
        <w:t>$sql = ‘select * from user where id=8’;</w:t>
      </w:r>
    </w:p>
    <w:p w:rsidR="00237A1B" w:rsidRPr="00237A1B" w:rsidRDefault="00237A1B" w:rsidP="00EB486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237A1B">
        <w:rPr>
          <w:rStyle w:val="HTML"/>
          <w:rFonts w:ascii="Consolas" w:hAnsi="Consolas" w:cs="Consolas"/>
          <w:color w:val="444444"/>
          <w:shd w:val="clear" w:color="auto" w:fill="F0F0F0"/>
        </w:rPr>
        <w:t>$data = Yii::$app-&gt;db-&gt;creatComman($sql)-&gt;queryOne();</w:t>
      </w:r>
    </w:p>
    <w:p w:rsidR="00237A1B" w:rsidRPr="00237A1B" w:rsidRDefault="00237A1B" w:rsidP="00EB486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237A1B">
        <w:rPr>
          <w:rStyle w:val="HTML"/>
          <w:rFonts w:ascii="Consolas" w:hAnsi="Consolas" w:cs="Consolas"/>
          <w:color w:val="444444"/>
          <w:shd w:val="clear" w:color="auto" w:fill="F0F0F0"/>
        </w:rPr>
        <w:t>Var_dump($data);</w:t>
      </w:r>
    </w:p>
    <w:p w:rsidR="00237A1B" w:rsidRDefault="00237A1B" w:rsidP="00237A1B">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237A1B">
        <w:rPr>
          <w:rStyle w:val="HTML"/>
          <w:rFonts w:ascii="Consolas" w:hAnsi="Consolas" w:cs="Consolas"/>
          <w:color w:val="444444"/>
          <w:shd w:val="clear" w:color="auto" w:fill="F0F0F0"/>
        </w:rPr>
        <w:t>}</w:t>
      </w:r>
    </w:p>
    <w:p w:rsidR="00237A1B" w:rsidRDefault="00237A1B" w:rsidP="00237A1B"/>
    <w:p w:rsidR="008A4720" w:rsidRPr="00CA64D1" w:rsidRDefault="008A4720" w:rsidP="008A4720">
      <w:r>
        <w:t>E</w:t>
      </w:r>
      <w:r>
        <w:rPr>
          <w:rFonts w:hint="eastAsia"/>
        </w:rPr>
        <w:t>xp</w:t>
      </w:r>
      <w:r>
        <w:t>:</w:t>
      </w:r>
      <w:r w:rsidR="00E906DD">
        <w:t>4</w:t>
      </w:r>
      <w:r w:rsidR="00E906DD">
        <w:rPr>
          <w:rFonts w:hint="eastAsia"/>
        </w:rPr>
        <w:t>查询</w:t>
      </w:r>
      <w:r w:rsidR="00E906DD">
        <w:t>统计，返回</w:t>
      </w:r>
      <w:r w:rsidR="00E906DD">
        <w:rPr>
          <w:rFonts w:hint="eastAsia"/>
        </w:rPr>
        <w:t>一</w:t>
      </w:r>
      <w:r w:rsidR="00E906DD">
        <w:t>个数值</w:t>
      </w:r>
    </w:p>
    <w:p w:rsidR="008A4720" w:rsidRPr="008A4720" w:rsidRDefault="008A4720" w:rsidP="008A472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8A4720">
        <w:rPr>
          <w:rStyle w:val="HTML"/>
          <w:rFonts w:ascii="Consolas" w:hAnsi="Consolas" w:cs="Consolas"/>
          <w:color w:val="444444"/>
          <w:shd w:val="clear" w:color="auto" w:fill="F0F0F0"/>
        </w:rPr>
        <w:t>Public function actionIndex(){</w:t>
      </w:r>
    </w:p>
    <w:p w:rsidR="008A4720" w:rsidRPr="008A4720" w:rsidRDefault="008A4720" w:rsidP="00EB486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8A4720">
        <w:rPr>
          <w:rStyle w:val="HTML"/>
          <w:rFonts w:ascii="Consolas" w:hAnsi="Consolas" w:cs="Consolas"/>
          <w:color w:val="444444"/>
          <w:shd w:val="clear" w:color="auto" w:fill="F0F0F0"/>
        </w:rPr>
        <w:t>$sql = ‘select count(*) as total from user ‘;</w:t>
      </w:r>
    </w:p>
    <w:p w:rsidR="008A4720" w:rsidRPr="008A4720" w:rsidRDefault="008A4720" w:rsidP="00EB486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8A4720">
        <w:rPr>
          <w:rStyle w:val="HTML"/>
          <w:rFonts w:ascii="Consolas" w:hAnsi="Consolas" w:cs="Consolas"/>
          <w:color w:val="444444"/>
          <w:shd w:val="clear" w:color="auto" w:fill="F0F0F0"/>
        </w:rPr>
        <w:t>$data = Yii::$app-&gt;db-&gt;creatComman($sql)-&gt;queryScalar();</w:t>
      </w:r>
    </w:p>
    <w:p w:rsidR="008A4720" w:rsidRPr="008A4720" w:rsidRDefault="008A4720" w:rsidP="00EB486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8A4720">
        <w:rPr>
          <w:rStyle w:val="HTML"/>
          <w:rFonts w:ascii="Consolas" w:hAnsi="Consolas" w:cs="Consolas"/>
          <w:color w:val="444444"/>
          <w:shd w:val="clear" w:color="auto" w:fill="F0F0F0"/>
        </w:rPr>
        <w:t>Echo $data;</w:t>
      </w:r>
    </w:p>
    <w:p w:rsidR="008A4720" w:rsidRDefault="008A4720" w:rsidP="008A4720">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8A4720">
        <w:rPr>
          <w:rStyle w:val="HTML"/>
          <w:rFonts w:ascii="Consolas" w:hAnsi="Consolas" w:cs="Consolas"/>
          <w:color w:val="444444"/>
          <w:shd w:val="clear" w:color="auto" w:fill="F0F0F0"/>
        </w:rPr>
        <w:t>}</w:t>
      </w:r>
    </w:p>
    <w:p w:rsidR="008A4720" w:rsidRDefault="008A4720" w:rsidP="008A4720"/>
    <w:p w:rsidR="008A4720" w:rsidRDefault="008A4720" w:rsidP="004E7993"/>
    <w:p w:rsidR="00AB0E8A" w:rsidRDefault="00AB0E8A" w:rsidP="00AB0E8A">
      <w:r>
        <w:t>Exp5:</w:t>
      </w:r>
      <w:r w:rsidR="00E470AA" w:rsidRPr="00E470AA">
        <w:t xml:space="preserve"> </w:t>
      </w:r>
      <w:r w:rsidR="00E470AA">
        <w:t>queryColumn();</w:t>
      </w:r>
      <w:r w:rsidR="00E470AA">
        <w:rPr>
          <w:rFonts w:hint="eastAsia"/>
        </w:rPr>
        <w:t>返回</w:t>
      </w:r>
      <w:r w:rsidR="00E470AA">
        <w:t>一个</w:t>
      </w:r>
      <w:r w:rsidR="00E470AA">
        <w:rPr>
          <w:rFonts w:hint="eastAsia"/>
        </w:rPr>
        <w:t>一</w:t>
      </w:r>
      <w:r w:rsidR="00E470AA">
        <w:t>维数</w:t>
      </w:r>
      <w:r w:rsidR="00E470AA">
        <w:rPr>
          <w:rFonts w:hint="eastAsia"/>
        </w:rPr>
        <w:t>组</w:t>
      </w:r>
    </w:p>
    <w:p w:rsidR="00B808D1" w:rsidRPr="00B808D1" w:rsidRDefault="00B808D1" w:rsidP="00B808D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B808D1">
        <w:rPr>
          <w:rStyle w:val="HTML"/>
          <w:rFonts w:ascii="Consolas" w:hAnsi="Consolas" w:cs="Consolas"/>
          <w:color w:val="444444"/>
          <w:shd w:val="clear" w:color="auto" w:fill="F0F0F0"/>
        </w:rPr>
        <w:t>Public function actionIndex(){</w:t>
      </w:r>
    </w:p>
    <w:p w:rsidR="00B808D1" w:rsidRPr="00B808D1" w:rsidRDefault="00B808D1" w:rsidP="00B808D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B808D1">
        <w:rPr>
          <w:rStyle w:val="HTML"/>
          <w:rFonts w:ascii="Consolas" w:hAnsi="Consolas" w:cs="Consolas"/>
          <w:color w:val="444444"/>
          <w:shd w:val="clear" w:color="auto" w:fill="F0F0F0"/>
        </w:rPr>
        <w:t>$sql = ‘select username from user ‘;</w:t>
      </w:r>
    </w:p>
    <w:p w:rsidR="00B808D1" w:rsidRPr="00B808D1" w:rsidRDefault="00B808D1" w:rsidP="00B808D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B808D1">
        <w:rPr>
          <w:rStyle w:val="HTML"/>
          <w:rFonts w:ascii="Consolas" w:hAnsi="Consolas" w:cs="Consolas"/>
          <w:color w:val="444444"/>
          <w:shd w:val="clear" w:color="auto" w:fill="F0F0F0"/>
        </w:rPr>
        <w:t>$data = Yii::$app-&gt;db-&gt;creatComman($sql)-&gt;queryColumn();</w:t>
      </w:r>
    </w:p>
    <w:p w:rsidR="00B808D1" w:rsidRPr="00B808D1" w:rsidRDefault="00B808D1" w:rsidP="00B808D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B808D1">
        <w:rPr>
          <w:rStyle w:val="HTML"/>
          <w:rFonts w:ascii="Consolas" w:hAnsi="Consolas" w:cs="Consolas"/>
          <w:color w:val="444444"/>
          <w:shd w:val="clear" w:color="auto" w:fill="F0F0F0"/>
        </w:rPr>
        <w:t>Var_dump($data);</w:t>
      </w:r>
    </w:p>
    <w:p w:rsidR="00B808D1" w:rsidRDefault="00B808D1" w:rsidP="00B808D1">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B808D1">
        <w:rPr>
          <w:rStyle w:val="HTML"/>
          <w:rFonts w:ascii="Consolas" w:hAnsi="Consolas" w:cs="Consolas"/>
          <w:color w:val="444444"/>
          <w:shd w:val="clear" w:color="auto" w:fill="F0F0F0"/>
        </w:rPr>
        <w:t>}</w:t>
      </w:r>
    </w:p>
    <w:p w:rsidR="00B808D1" w:rsidRDefault="00B808D1" w:rsidP="00B808D1"/>
    <w:p w:rsidR="007E4A22" w:rsidRDefault="007E4A22"/>
    <w:p w:rsidR="003D67E0" w:rsidRDefault="003D67E0">
      <w:pPr>
        <w:outlineLvl w:val="1"/>
        <w:pPrChange w:id="10" w:author="w" w:date="2017-10-04T10:59:00Z">
          <w:pPr/>
        </w:pPrChange>
      </w:pPr>
      <w:r>
        <w:rPr>
          <w:rFonts w:hint="eastAsia"/>
        </w:rPr>
        <w:t>数据</w:t>
      </w:r>
      <w:r>
        <w:t>库操作</w:t>
      </w:r>
      <w:r>
        <w:rPr>
          <w:rFonts w:hint="eastAsia"/>
        </w:rPr>
        <w:t>_</w:t>
      </w:r>
      <w:r>
        <w:rPr>
          <w:rFonts w:hint="eastAsia"/>
        </w:rPr>
        <w:t>插入</w:t>
      </w:r>
    </w:p>
    <w:p w:rsidR="003D67E0" w:rsidRDefault="003D67E0" w:rsidP="003D67E0">
      <w:r>
        <w:t>E</w:t>
      </w:r>
      <w:r>
        <w:rPr>
          <w:rFonts w:hint="eastAsia"/>
        </w:rPr>
        <w:t>xp1</w:t>
      </w:r>
      <w:r>
        <w:t>:</w:t>
      </w:r>
    </w:p>
    <w:p w:rsidR="009F30C7" w:rsidRPr="009F30C7" w:rsidRDefault="009F30C7" w:rsidP="009F30C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9F30C7">
        <w:rPr>
          <w:rStyle w:val="HTML"/>
          <w:rFonts w:ascii="Consolas" w:hAnsi="Consolas" w:cs="Consolas"/>
          <w:color w:val="444444"/>
          <w:shd w:val="clear" w:color="auto" w:fill="F0F0F0"/>
        </w:rPr>
        <w:t>Public function actionIndex(){</w:t>
      </w:r>
    </w:p>
    <w:p w:rsidR="009F30C7" w:rsidRPr="009F30C7" w:rsidRDefault="009F30C7" w:rsidP="009F30C7">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435"/>
        </w:tabs>
        <w:wordWrap w:val="0"/>
        <w:ind w:left="-120" w:right="-120"/>
        <w:rPr>
          <w:rStyle w:val="HTML"/>
          <w:rFonts w:ascii="Consolas" w:hAnsi="Consolas" w:cs="Consolas"/>
          <w:color w:val="444444"/>
          <w:shd w:val="clear" w:color="auto" w:fill="F0F0F0"/>
        </w:rPr>
      </w:pPr>
      <w:r w:rsidRPr="009F30C7">
        <w:rPr>
          <w:rStyle w:val="HTML"/>
          <w:rFonts w:ascii="Consolas" w:hAnsi="Consolas" w:cs="Consolas"/>
          <w:color w:val="444444"/>
          <w:shd w:val="clear" w:color="auto" w:fill="F0F0F0"/>
        </w:rPr>
        <w:tab/>
        <w:t>$sql = ‘inert into user (username) values (“ab”)’;</w:t>
      </w:r>
    </w:p>
    <w:p w:rsidR="009F30C7" w:rsidRPr="009F30C7" w:rsidRDefault="009F30C7" w:rsidP="009F30C7">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435"/>
        </w:tabs>
        <w:wordWrap w:val="0"/>
        <w:ind w:left="-120" w:right="-120"/>
        <w:rPr>
          <w:rStyle w:val="HTML"/>
          <w:rFonts w:ascii="Consolas" w:hAnsi="Consolas" w:cs="Consolas"/>
          <w:color w:val="444444"/>
          <w:shd w:val="clear" w:color="auto" w:fill="F0F0F0"/>
        </w:rPr>
      </w:pPr>
      <w:r w:rsidRPr="009F30C7">
        <w:rPr>
          <w:rStyle w:val="HTML"/>
          <w:rFonts w:ascii="Consolas" w:hAnsi="Consolas" w:cs="Consolas"/>
          <w:color w:val="444444"/>
          <w:shd w:val="clear" w:color="auto" w:fill="F0F0F0"/>
        </w:rPr>
        <w:tab/>
        <w:t>$res = Yii::$app-&gt;db-&gt;createCommand($sql)-&gt;execute();</w:t>
      </w:r>
    </w:p>
    <w:p w:rsidR="009F30C7" w:rsidRPr="009F30C7" w:rsidRDefault="009F30C7" w:rsidP="009F30C7">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435"/>
        </w:tabs>
        <w:wordWrap w:val="0"/>
        <w:ind w:left="-120" w:right="-120"/>
        <w:rPr>
          <w:rStyle w:val="HTML"/>
          <w:rFonts w:ascii="Consolas" w:hAnsi="Consolas" w:cs="Consolas"/>
          <w:color w:val="444444"/>
          <w:shd w:val="clear" w:color="auto" w:fill="F0F0F0"/>
        </w:rPr>
      </w:pPr>
      <w:r w:rsidRPr="009F30C7">
        <w:rPr>
          <w:rStyle w:val="HTML"/>
          <w:rFonts w:ascii="Consolas" w:hAnsi="Consolas" w:cs="Consolas" w:hint="eastAsia"/>
          <w:color w:val="444444"/>
          <w:shd w:val="clear" w:color="auto" w:fill="F0F0F0"/>
        </w:rPr>
        <w:tab/>
        <w:t>Echo $res;</w:t>
      </w:r>
      <w:r w:rsidRPr="009F30C7">
        <w:rPr>
          <w:rStyle w:val="HTML"/>
          <w:rFonts w:ascii="Consolas" w:hAnsi="Consolas" w:cs="Consolas" w:hint="eastAsia"/>
          <w:color w:val="444444"/>
          <w:shd w:val="clear" w:color="auto" w:fill="F0F0F0"/>
        </w:rPr>
        <w:tab/>
      </w:r>
      <w:r w:rsidRPr="009F30C7">
        <w:rPr>
          <w:rStyle w:val="HTML"/>
          <w:rFonts w:ascii="Consolas" w:hAnsi="Consolas" w:cs="Consolas" w:hint="eastAsia"/>
          <w:color w:val="444444"/>
          <w:shd w:val="clear" w:color="auto" w:fill="F0F0F0"/>
        </w:rPr>
        <w:tab/>
        <w:t>//</w:t>
      </w:r>
      <w:r w:rsidRPr="009F30C7">
        <w:rPr>
          <w:rStyle w:val="HTML"/>
          <w:rFonts w:ascii="Consolas" w:hAnsi="Consolas" w:cs="Consolas" w:hint="eastAsia"/>
          <w:color w:val="444444"/>
          <w:shd w:val="clear" w:color="auto" w:fill="F0F0F0"/>
        </w:rPr>
        <w:t>返回的受影响记录的条数</w:t>
      </w:r>
    </w:p>
    <w:p w:rsidR="009F30C7" w:rsidRDefault="009F30C7" w:rsidP="009F30C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9F30C7">
        <w:rPr>
          <w:rStyle w:val="HTML"/>
          <w:rFonts w:ascii="Consolas" w:hAnsi="Consolas" w:cs="Consolas"/>
          <w:color w:val="444444"/>
          <w:shd w:val="clear" w:color="auto" w:fill="F0F0F0"/>
        </w:rPr>
        <w:t>}</w:t>
      </w:r>
    </w:p>
    <w:p w:rsidR="009F30C7" w:rsidRDefault="009F30C7" w:rsidP="009F30C7"/>
    <w:p w:rsidR="003D67E0" w:rsidRDefault="003D67E0" w:rsidP="003D67E0">
      <w:r>
        <w:t>E</w:t>
      </w:r>
      <w:r>
        <w:rPr>
          <w:rFonts w:hint="eastAsia"/>
        </w:rPr>
        <w:t>xp2</w:t>
      </w:r>
      <w:r>
        <w:t>:</w:t>
      </w:r>
    </w:p>
    <w:p w:rsidR="00390929" w:rsidRPr="00390929" w:rsidRDefault="00390929" w:rsidP="0039092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390929">
        <w:rPr>
          <w:rStyle w:val="HTML"/>
          <w:rFonts w:ascii="Consolas" w:hAnsi="Consolas" w:cs="Consolas"/>
          <w:color w:val="444444"/>
          <w:shd w:val="clear" w:color="auto" w:fill="F0F0F0"/>
        </w:rPr>
        <w:t>Public function actionIndex(){</w:t>
      </w:r>
    </w:p>
    <w:p w:rsidR="00390929" w:rsidRPr="00390929" w:rsidRDefault="00390929" w:rsidP="00390929">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435"/>
        </w:tabs>
        <w:wordWrap w:val="0"/>
        <w:ind w:left="-120" w:right="-120"/>
        <w:rPr>
          <w:rStyle w:val="HTML"/>
          <w:rFonts w:ascii="Consolas" w:hAnsi="Consolas" w:cs="Consolas"/>
          <w:color w:val="444444"/>
          <w:shd w:val="clear" w:color="auto" w:fill="F0F0F0"/>
        </w:rPr>
      </w:pPr>
      <w:r w:rsidRPr="00390929">
        <w:rPr>
          <w:rStyle w:val="HTML"/>
          <w:rFonts w:ascii="Consolas" w:hAnsi="Consolas" w:cs="Consolas"/>
          <w:color w:val="444444"/>
          <w:shd w:val="clear" w:color="auto" w:fill="F0F0F0"/>
        </w:rPr>
        <w:tab/>
        <w:t>$result = Yii::$app-&gt;db-&gt;createCommand()-&gt;insert(‘user’,[</w:t>
      </w:r>
    </w:p>
    <w:p w:rsidR="00390929" w:rsidRPr="00390929" w:rsidRDefault="00390929" w:rsidP="0039092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390929">
        <w:rPr>
          <w:rStyle w:val="HTML"/>
          <w:rFonts w:ascii="Consolas" w:hAnsi="Consolas" w:cs="Consolas"/>
          <w:color w:val="444444"/>
          <w:shd w:val="clear" w:color="auto" w:fill="F0F0F0"/>
        </w:rPr>
        <w:tab/>
        <w:t>‘username’=&gt;’ab’</w:t>
      </w:r>
    </w:p>
    <w:p w:rsidR="00390929" w:rsidRPr="00390929" w:rsidRDefault="00390929" w:rsidP="0039092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390929">
        <w:rPr>
          <w:rStyle w:val="HTML"/>
          <w:rFonts w:ascii="Consolas" w:hAnsi="Consolas" w:cs="Consolas"/>
          <w:color w:val="444444"/>
          <w:shd w:val="clear" w:color="auto" w:fill="F0F0F0"/>
        </w:rPr>
        <w:t>])-&gt;execute();</w:t>
      </w:r>
    </w:p>
    <w:p w:rsidR="00390929" w:rsidRPr="00390929" w:rsidRDefault="00390929" w:rsidP="0039092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390929">
        <w:rPr>
          <w:rStyle w:val="HTML"/>
          <w:rFonts w:ascii="Consolas" w:hAnsi="Consolas" w:cs="Consolas"/>
          <w:color w:val="444444"/>
          <w:shd w:val="clear" w:color="auto" w:fill="F0F0F0"/>
        </w:rPr>
        <w:t>Echo $result;</w:t>
      </w:r>
    </w:p>
    <w:p w:rsidR="00390929" w:rsidRDefault="00390929" w:rsidP="0039092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390929">
        <w:rPr>
          <w:rStyle w:val="HTML"/>
          <w:rFonts w:ascii="Consolas" w:hAnsi="Consolas" w:cs="Consolas"/>
          <w:color w:val="444444"/>
          <w:shd w:val="clear" w:color="auto" w:fill="F0F0F0"/>
        </w:rPr>
        <w:t>}</w:t>
      </w:r>
    </w:p>
    <w:p w:rsidR="00390929" w:rsidRDefault="00390929" w:rsidP="00390929"/>
    <w:p w:rsidR="00F94A57" w:rsidRDefault="00F94A57" w:rsidP="003D67E0">
      <w:r>
        <w:t>E</w:t>
      </w:r>
      <w:r>
        <w:rPr>
          <w:rFonts w:hint="eastAsia"/>
        </w:rPr>
        <w:t>xp3</w:t>
      </w:r>
      <w:r w:rsidR="004F013A">
        <w:t>:</w:t>
      </w:r>
      <w:r w:rsidR="004F013A">
        <w:rPr>
          <w:rFonts w:hint="eastAsia"/>
        </w:rPr>
        <w:t>批量</w:t>
      </w:r>
      <w:r w:rsidR="004F013A">
        <w:t>插入</w:t>
      </w:r>
      <w:r w:rsidR="00F91F30">
        <w:rPr>
          <w:rFonts w:hint="eastAsia"/>
        </w:rPr>
        <w:t>数据</w:t>
      </w:r>
      <w:r w:rsidR="00F91F30">
        <w:rPr>
          <w:rFonts w:hint="eastAsia"/>
        </w:rPr>
        <w:t xml:space="preserve"> </w:t>
      </w:r>
    </w:p>
    <w:p w:rsidR="00C81A3E" w:rsidRPr="00C81A3E" w:rsidRDefault="00C81A3E" w:rsidP="00C81A3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81A3E">
        <w:rPr>
          <w:rStyle w:val="HTML"/>
          <w:rFonts w:ascii="Consolas" w:hAnsi="Consolas" w:cs="Consolas"/>
          <w:color w:val="444444"/>
          <w:shd w:val="clear" w:color="auto" w:fill="F0F0F0"/>
        </w:rPr>
        <w:t>Public function actionIndex(){</w:t>
      </w:r>
    </w:p>
    <w:p w:rsidR="00C81A3E" w:rsidRPr="00C81A3E" w:rsidRDefault="00C81A3E" w:rsidP="00C81A3E">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435"/>
        </w:tabs>
        <w:wordWrap w:val="0"/>
        <w:ind w:left="-120" w:right="-120"/>
        <w:rPr>
          <w:rStyle w:val="HTML"/>
          <w:rFonts w:ascii="Consolas" w:hAnsi="Consolas" w:cs="Consolas"/>
          <w:color w:val="444444"/>
          <w:shd w:val="clear" w:color="auto" w:fill="F0F0F0"/>
        </w:rPr>
      </w:pPr>
      <w:r w:rsidRPr="00C81A3E">
        <w:rPr>
          <w:rStyle w:val="HTML"/>
          <w:rFonts w:ascii="Consolas" w:hAnsi="Consolas" w:cs="Consolas"/>
          <w:color w:val="444444"/>
          <w:shd w:val="clear" w:color="auto" w:fill="F0F0F0"/>
        </w:rPr>
        <w:tab/>
        <w:t>$result = Yii:: $app-&gt;createCommand()-&gt;batchInsert(</w:t>
      </w:r>
    </w:p>
    <w:p w:rsidR="00C81A3E" w:rsidRPr="00C81A3E" w:rsidRDefault="00C81A3E" w:rsidP="00C81A3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81A3E">
        <w:rPr>
          <w:rStyle w:val="HTML"/>
          <w:rFonts w:ascii="Consolas" w:hAnsi="Consolas" w:cs="Consolas" w:hint="eastAsia"/>
          <w:color w:val="444444"/>
          <w:shd w:val="clear" w:color="auto" w:fill="F0F0F0"/>
        </w:rPr>
        <w:tab/>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user</w:t>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ab/>
      </w:r>
      <w:r w:rsidRPr="00C81A3E">
        <w:rPr>
          <w:rStyle w:val="HTML"/>
          <w:rFonts w:ascii="Consolas" w:hAnsi="Consolas" w:cs="Consolas" w:hint="eastAsia"/>
          <w:color w:val="444444"/>
          <w:shd w:val="clear" w:color="auto" w:fill="F0F0F0"/>
        </w:rPr>
        <w:tab/>
      </w:r>
      <w:r w:rsidRPr="00C81A3E">
        <w:rPr>
          <w:rStyle w:val="HTML"/>
          <w:rFonts w:ascii="Consolas" w:hAnsi="Consolas" w:cs="Consolas" w:hint="eastAsia"/>
          <w:color w:val="444444"/>
          <w:shd w:val="clear" w:color="auto" w:fill="F0F0F0"/>
        </w:rPr>
        <w:tab/>
      </w:r>
      <w:r w:rsidRPr="00C81A3E">
        <w:rPr>
          <w:rStyle w:val="HTML"/>
          <w:rFonts w:ascii="Consolas" w:hAnsi="Consolas" w:cs="Consolas" w:hint="eastAsia"/>
          <w:color w:val="444444"/>
          <w:shd w:val="clear" w:color="auto" w:fill="F0F0F0"/>
        </w:rPr>
        <w:tab/>
      </w:r>
      <w:r w:rsidRPr="00C81A3E">
        <w:rPr>
          <w:rStyle w:val="HTML"/>
          <w:rFonts w:ascii="Consolas" w:hAnsi="Consolas" w:cs="Consolas" w:hint="eastAsia"/>
          <w:color w:val="444444"/>
          <w:shd w:val="clear" w:color="auto" w:fill="F0F0F0"/>
        </w:rPr>
        <w:tab/>
        <w:t>//</w:t>
      </w:r>
      <w:r w:rsidRPr="00C81A3E">
        <w:rPr>
          <w:rStyle w:val="HTML"/>
          <w:rFonts w:ascii="Consolas" w:hAnsi="Consolas" w:cs="Consolas" w:hint="eastAsia"/>
          <w:color w:val="444444"/>
          <w:shd w:val="clear" w:color="auto" w:fill="F0F0F0"/>
        </w:rPr>
        <w:t>表名</w:t>
      </w:r>
    </w:p>
    <w:p w:rsidR="00C81A3E" w:rsidRPr="00C81A3E" w:rsidRDefault="00C81A3E" w:rsidP="00C81A3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400" w:firstLine="960"/>
        <w:rPr>
          <w:rStyle w:val="HTML"/>
          <w:rFonts w:ascii="Consolas" w:hAnsi="Consolas" w:cs="Consolas"/>
          <w:color w:val="444444"/>
          <w:shd w:val="clear" w:color="auto" w:fill="F0F0F0"/>
        </w:rPr>
      </w:pP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username</w:t>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ab/>
      </w:r>
      <w:r w:rsidRPr="00C81A3E">
        <w:rPr>
          <w:rStyle w:val="HTML"/>
          <w:rFonts w:ascii="Consolas" w:hAnsi="Consolas" w:cs="Consolas" w:hint="eastAsia"/>
          <w:color w:val="444444"/>
          <w:shd w:val="clear" w:color="auto" w:fill="F0F0F0"/>
        </w:rPr>
        <w:tab/>
      </w:r>
      <w:r w:rsidRPr="00C81A3E">
        <w:rPr>
          <w:rStyle w:val="HTML"/>
          <w:rFonts w:ascii="Consolas" w:hAnsi="Consolas" w:cs="Consolas" w:hint="eastAsia"/>
          <w:color w:val="444444"/>
          <w:shd w:val="clear" w:color="auto" w:fill="F0F0F0"/>
        </w:rPr>
        <w:tab/>
      </w:r>
      <w:r w:rsidRPr="00C81A3E">
        <w:rPr>
          <w:rStyle w:val="HTML"/>
          <w:rFonts w:ascii="Consolas" w:hAnsi="Consolas" w:cs="Consolas" w:hint="eastAsia"/>
          <w:color w:val="444444"/>
          <w:shd w:val="clear" w:color="auto" w:fill="F0F0F0"/>
        </w:rPr>
        <w:tab/>
        <w:t>//</w:t>
      </w:r>
      <w:r w:rsidRPr="00C81A3E">
        <w:rPr>
          <w:rStyle w:val="HTML"/>
          <w:rFonts w:ascii="Consolas" w:hAnsi="Consolas" w:cs="Consolas" w:hint="eastAsia"/>
          <w:color w:val="444444"/>
          <w:shd w:val="clear" w:color="auto" w:fill="F0F0F0"/>
        </w:rPr>
        <w:t>字段名</w:t>
      </w:r>
    </w:p>
    <w:p w:rsidR="00C81A3E" w:rsidRPr="00C81A3E" w:rsidRDefault="00C81A3E" w:rsidP="00C81A3E">
      <w:pPr>
        <w:pStyle w:val="HTML0"/>
        <w:pBdr>
          <w:top w:val="single" w:sz="6" w:space="7" w:color="CCCCCC"/>
          <w:left w:val="single" w:sz="6" w:space="7" w:color="CCCCCC"/>
          <w:bottom w:val="single" w:sz="6" w:space="7" w:color="CCCCCC"/>
          <w:right w:val="single" w:sz="6" w:space="7" w:color="CCCCCC"/>
        </w:pBdr>
        <w:shd w:val="clear" w:color="auto" w:fill="F5F5F5"/>
        <w:tabs>
          <w:tab w:val="clear" w:pos="6412"/>
          <w:tab w:val="left" w:pos="6405"/>
        </w:tabs>
        <w:wordWrap w:val="0"/>
        <w:ind w:left="-120" w:right="-120" w:firstLineChars="400" w:firstLine="960"/>
        <w:rPr>
          <w:rStyle w:val="HTML"/>
          <w:rFonts w:ascii="Consolas" w:hAnsi="Consolas" w:cs="Consolas"/>
          <w:color w:val="444444"/>
          <w:shd w:val="clear" w:color="auto" w:fill="F0F0F0"/>
        </w:rPr>
      </w:pP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ab1</w:t>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ab2</w:t>
      </w:r>
      <w:r w:rsidRPr="00C81A3E">
        <w:rPr>
          <w:rStyle w:val="HTML"/>
          <w:rFonts w:ascii="Consolas" w:hAnsi="Consolas" w:cs="Consolas" w:hint="eastAsia"/>
          <w:color w:val="444444"/>
          <w:shd w:val="clear" w:color="auto" w:fill="F0F0F0"/>
        </w:rPr>
        <w:t>’</w:t>
      </w:r>
      <w:r>
        <w:rPr>
          <w:rStyle w:val="HTML"/>
          <w:rFonts w:ascii="Consolas" w:hAnsi="Consolas" w:cs="Consolas" w:hint="eastAsia"/>
          <w:color w:val="444444"/>
          <w:shd w:val="clear" w:color="auto" w:fill="F0F0F0"/>
        </w:rPr>
        <w:t>]]</w:t>
      </w:r>
      <w:r>
        <w:rPr>
          <w:rStyle w:val="HTML"/>
          <w:rFonts w:ascii="Consolas" w:hAnsi="Consolas" w:cs="Consolas" w:hint="eastAsia"/>
          <w:color w:val="444444"/>
          <w:shd w:val="clear" w:color="auto" w:fill="F0F0F0"/>
        </w:rPr>
        <w:tab/>
      </w:r>
      <w:r>
        <w:rPr>
          <w:rStyle w:val="HTML"/>
          <w:rFonts w:ascii="Consolas" w:hAnsi="Consolas" w:cs="Consolas" w:hint="eastAsia"/>
          <w:color w:val="444444"/>
          <w:shd w:val="clear" w:color="auto" w:fill="F0F0F0"/>
        </w:rPr>
        <w:tab/>
      </w:r>
      <w:r>
        <w:rPr>
          <w:rStyle w:val="HTML"/>
          <w:rFonts w:ascii="Consolas" w:hAnsi="Consolas" w:cs="Consolas" w:hint="eastAsia"/>
          <w:color w:val="444444"/>
          <w:shd w:val="clear" w:color="auto" w:fill="F0F0F0"/>
        </w:rPr>
        <w:tab/>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字段值</w:t>
      </w:r>
    </w:p>
    <w:p w:rsidR="00C81A3E" w:rsidRPr="00C81A3E" w:rsidRDefault="00C81A3E" w:rsidP="00C81A3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C81A3E">
        <w:rPr>
          <w:rStyle w:val="HTML"/>
          <w:rFonts w:ascii="Consolas" w:hAnsi="Consolas" w:cs="Consolas"/>
          <w:color w:val="444444"/>
          <w:shd w:val="clear" w:color="auto" w:fill="F0F0F0"/>
        </w:rPr>
        <w:t>)-&gt;execute();</w:t>
      </w:r>
    </w:p>
    <w:p w:rsidR="00C81A3E" w:rsidRPr="00C81A3E" w:rsidRDefault="00C81A3E" w:rsidP="00C81A3E">
      <w:pPr>
        <w:pStyle w:val="HTML0"/>
        <w:pBdr>
          <w:top w:val="single" w:sz="6" w:space="7" w:color="CCCCCC"/>
          <w:left w:val="single" w:sz="6" w:space="7" w:color="CCCCCC"/>
          <w:bottom w:val="single" w:sz="6" w:space="7" w:color="CCCCCC"/>
          <w:right w:val="single" w:sz="6" w:space="7" w:color="CCCCCC"/>
        </w:pBdr>
        <w:shd w:val="clear" w:color="auto" w:fill="F5F5F5"/>
        <w:tabs>
          <w:tab w:val="clear" w:pos="6412"/>
          <w:tab w:val="left" w:pos="6405"/>
        </w:tabs>
        <w:wordWrap w:val="0"/>
        <w:ind w:left="-120" w:right="-120" w:firstLineChars="200" w:firstLine="480"/>
        <w:rPr>
          <w:rStyle w:val="HTML"/>
          <w:rFonts w:ascii="Consolas" w:hAnsi="Consolas" w:cs="Consolas"/>
          <w:color w:val="444444"/>
          <w:shd w:val="clear" w:color="auto" w:fill="F0F0F0"/>
        </w:rPr>
      </w:pPr>
      <w:r>
        <w:rPr>
          <w:rStyle w:val="HTML"/>
          <w:rFonts w:ascii="Consolas" w:hAnsi="Consolas" w:cs="Consolas" w:hint="eastAsia"/>
          <w:color w:val="444444"/>
          <w:shd w:val="clear" w:color="auto" w:fill="F0F0F0"/>
        </w:rPr>
        <w:t>Echo $result;</w:t>
      </w:r>
      <w:r>
        <w:rPr>
          <w:rStyle w:val="HTML"/>
          <w:rFonts w:ascii="Consolas" w:hAnsi="Consolas" w:cs="Consolas" w:hint="eastAsia"/>
          <w:color w:val="444444"/>
          <w:shd w:val="clear" w:color="auto" w:fill="F0F0F0"/>
        </w:rPr>
        <w:tab/>
      </w:r>
      <w:r>
        <w:rPr>
          <w:rStyle w:val="HTML"/>
          <w:rFonts w:ascii="Consolas" w:hAnsi="Consolas" w:cs="Consolas" w:hint="eastAsia"/>
          <w:color w:val="444444"/>
          <w:shd w:val="clear" w:color="auto" w:fill="F0F0F0"/>
        </w:rPr>
        <w:tab/>
      </w:r>
      <w:r>
        <w:rPr>
          <w:rStyle w:val="HTML"/>
          <w:rFonts w:ascii="Consolas" w:hAnsi="Consolas" w:cs="Consolas" w:hint="eastAsia"/>
          <w:color w:val="444444"/>
          <w:shd w:val="clear" w:color="auto" w:fill="F0F0F0"/>
        </w:rPr>
        <w:tab/>
      </w:r>
      <w:r>
        <w:rPr>
          <w:rStyle w:val="HTML"/>
          <w:rFonts w:ascii="Consolas" w:hAnsi="Consolas" w:cs="Consolas" w:hint="eastAsia"/>
          <w:color w:val="444444"/>
          <w:shd w:val="clear" w:color="auto" w:fill="F0F0F0"/>
        </w:rPr>
        <w:tab/>
      </w:r>
      <w:r>
        <w:rPr>
          <w:rStyle w:val="HTML"/>
          <w:rFonts w:ascii="Consolas" w:hAnsi="Consolas" w:cs="Consolas" w:hint="eastAsia"/>
          <w:color w:val="444444"/>
          <w:shd w:val="clear" w:color="auto" w:fill="F0F0F0"/>
        </w:rPr>
        <w:tab/>
      </w:r>
      <w:r w:rsidRPr="00C81A3E">
        <w:rPr>
          <w:rStyle w:val="HTML"/>
          <w:rFonts w:ascii="Consolas" w:hAnsi="Consolas" w:cs="Consolas" w:hint="eastAsia"/>
          <w:color w:val="444444"/>
          <w:shd w:val="clear" w:color="auto" w:fill="F0F0F0"/>
        </w:rPr>
        <w:t>//</w:t>
      </w:r>
      <w:r w:rsidRPr="00C81A3E">
        <w:rPr>
          <w:rStyle w:val="HTML"/>
          <w:rFonts w:ascii="Consolas" w:hAnsi="Consolas" w:cs="Consolas" w:hint="eastAsia"/>
          <w:color w:val="444444"/>
          <w:shd w:val="clear" w:color="auto" w:fill="F0F0F0"/>
        </w:rPr>
        <w:t>受影响记录的条数</w:t>
      </w:r>
    </w:p>
    <w:p w:rsidR="00C81A3E" w:rsidRDefault="00C81A3E" w:rsidP="00C81A3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81A3E">
        <w:rPr>
          <w:rStyle w:val="HTML"/>
          <w:rFonts w:ascii="Consolas" w:hAnsi="Consolas" w:cs="Consolas"/>
          <w:color w:val="444444"/>
          <w:shd w:val="clear" w:color="auto" w:fill="F0F0F0"/>
        </w:rPr>
        <w:t>}</w:t>
      </w:r>
    </w:p>
    <w:p w:rsidR="00C81A3E" w:rsidRDefault="00C81A3E" w:rsidP="00C81A3E"/>
    <w:p w:rsidR="00F91F30" w:rsidRDefault="00F91F30">
      <w:pPr>
        <w:outlineLvl w:val="1"/>
        <w:pPrChange w:id="11" w:author="w" w:date="2017-10-04T18:32:00Z">
          <w:pPr/>
        </w:pPrChange>
      </w:pPr>
      <w:r>
        <w:rPr>
          <w:rFonts w:hint="eastAsia"/>
        </w:rPr>
        <w:t>数据</w:t>
      </w:r>
      <w:r>
        <w:t>库操作</w:t>
      </w:r>
      <w:r>
        <w:rPr>
          <w:rFonts w:hint="eastAsia"/>
        </w:rPr>
        <w:t>_</w:t>
      </w:r>
      <w:r>
        <w:rPr>
          <w:rFonts w:hint="eastAsia"/>
        </w:rPr>
        <w:t>更新</w:t>
      </w:r>
      <w:del w:id="12" w:author="w" w:date="2017-10-04T18:31:00Z">
        <w:r w:rsidR="00076795" w:rsidDel="00925A0D">
          <w:rPr>
            <w:rFonts w:hint="eastAsia"/>
          </w:rPr>
          <w:delText>数据</w:delText>
        </w:r>
      </w:del>
    </w:p>
    <w:p w:rsidR="00076795" w:rsidRDefault="00076795" w:rsidP="00F91F30">
      <w:r>
        <w:t>E</w:t>
      </w:r>
      <w:r>
        <w:rPr>
          <w:rFonts w:hint="eastAsia"/>
        </w:rPr>
        <w:t>xp1</w:t>
      </w:r>
      <w:r>
        <w:t>:</w:t>
      </w:r>
      <w:r>
        <w:rPr>
          <w:rFonts w:hint="eastAsia"/>
        </w:rPr>
        <w:t>仿</w:t>
      </w:r>
      <w:r>
        <w:t>上例</w:t>
      </w:r>
      <w:r>
        <w:rPr>
          <w:rFonts w:hint="eastAsia"/>
        </w:rPr>
        <w:t>exp1(</w:t>
      </w:r>
      <w:r>
        <w:rPr>
          <w:rFonts w:hint="eastAsia"/>
        </w:rPr>
        <w:t>略</w:t>
      </w:r>
      <w:r>
        <w:rPr>
          <w:rFonts w:hint="eastAsia"/>
        </w:rPr>
        <w:t>)</w:t>
      </w:r>
    </w:p>
    <w:p w:rsidR="008C0098" w:rsidRPr="008C0098" w:rsidRDefault="008C0098" w:rsidP="008C009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8C0098">
        <w:rPr>
          <w:rStyle w:val="HTML"/>
          <w:rFonts w:ascii="Consolas" w:hAnsi="Consolas" w:cs="Consolas"/>
          <w:color w:val="444444"/>
          <w:shd w:val="clear" w:color="auto" w:fill="F0F0F0"/>
        </w:rPr>
        <w:t>Public funciton actionIndex(){</w:t>
      </w:r>
    </w:p>
    <w:p w:rsidR="008C0098" w:rsidRPr="008C0098" w:rsidRDefault="008C0098" w:rsidP="008C0098">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435"/>
        </w:tabs>
        <w:wordWrap w:val="0"/>
        <w:ind w:left="-120" w:right="-120"/>
        <w:rPr>
          <w:rStyle w:val="HTML"/>
          <w:rFonts w:ascii="Consolas" w:hAnsi="Consolas" w:cs="Consolas"/>
          <w:color w:val="444444"/>
          <w:shd w:val="clear" w:color="auto" w:fill="F0F0F0"/>
        </w:rPr>
      </w:pPr>
      <w:r w:rsidRPr="008C0098">
        <w:rPr>
          <w:rStyle w:val="HTML"/>
          <w:rFonts w:ascii="Consolas" w:hAnsi="Consolas" w:cs="Consolas"/>
          <w:color w:val="444444"/>
          <w:shd w:val="clear" w:color="auto" w:fill="F0F0F0"/>
        </w:rPr>
        <w:tab/>
        <w:t>$result = Yii::$app -&gt;db-&gt;createCommand()-&gt;updata(</w:t>
      </w:r>
    </w:p>
    <w:p w:rsidR="008C0098" w:rsidRPr="008C0098" w:rsidRDefault="008C0098" w:rsidP="00A67E52">
      <w:pPr>
        <w:pStyle w:val="HTML0"/>
        <w:pBdr>
          <w:top w:val="single" w:sz="6" w:space="7" w:color="CCCCCC"/>
          <w:left w:val="single" w:sz="6" w:space="7" w:color="CCCCCC"/>
          <w:bottom w:val="single" w:sz="6" w:space="7" w:color="CCCCCC"/>
          <w:right w:val="single" w:sz="6" w:space="7" w:color="CCCCCC"/>
        </w:pBdr>
        <w:shd w:val="clear" w:color="auto" w:fill="F5F5F5"/>
        <w:tabs>
          <w:tab w:val="clear" w:pos="6412"/>
          <w:tab w:val="left" w:pos="6405"/>
        </w:tabs>
        <w:wordWrap w:val="0"/>
        <w:ind w:left="-120" w:right="-120"/>
        <w:rPr>
          <w:rStyle w:val="HTML"/>
          <w:rFonts w:ascii="Consolas" w:hAnsi="Consolas" w:cs="Consolas"/>
          <w:color w:val="444444"/>
          <w:shd w:val="clear" w:color="auto" w:fill="F0F0F0"/>
        </w:rPr>
      </w:pPr>
      <w:r w:rsidRPr="008C0098">
        <w:rPr>
          <w:rStyle w:val="HTML"/>
          <w:rFonts w:ascii="Consolas" w:hAnsi="Consolas" w:cs="Consolas" w:hint="eastAsia"/>
          <w:color w:val="444444"/>
          <w:shd w:val="clear" w:color="auto" w:fill="F0F0F0"/>
        </w:rPr>
        <w:tab/>
      </w:r>
      <w:r w:rsidRPr="008C0098">
        <w:rPr>
          <w:rStyle w:val="HTML"/>
          <w:rFonts w:ascii="Consolas" w:hAnsi="Consolas" w:cs="Consolas" w:hint="eastAsia"/>
          <w:color w:val="444444"/>
          <w:shd w:val="clear" w:color="auto" w:fill="F0F0F0"/>
        </w:rPr>
        <w:t>‘</w:t>
      </w:r>
      <w:r w:rsidRPr="008C0098">
        <w:rPr>
          <w:rStyle w:val="HTML"/>
          <w:rFonts w:ascii="Consolas" w:hAnsi="Consolas" w:cs="Consolas" w:hint="eastAsia"/>
          <w:color w:val="444444"/>
          <w:shd w:val="clear" w:color="auto" w:fill="F0F0F0"/>
        </w:rPr>
        <w:t>user</w:t>
      </w:r>
      <w:r w:rsidRPr="008C0098">
        <w:rPr>
          <w:rStyle w:val="HTML"/>
          <w:rFonts w:ascii="Consolas" w:hAnsi="Consolas" w:cs="Consolas" w:hint="eastAsia"/>
          <w:color w:val="444444"/>
          <w:shd w:val="clear" w:color="auto" w:fill="F0F0F0"/>
        </w:rPr>
        <w:t>’</w:t>
      </w:r>
      <w:r w:rsidR="00A67E52">
        <w:rPr>
          <w:rStyle w:val="HTML"/>
          <w:rFonts w:ascii="Consolas" w:hAnsi="Consolas" w:cs="Consolas" w:hint="eastAsia"/>
          <w:color w:val="444444"/>
          <w:shd w:val="clear" w:color="auto" w:fill="F0F0F0"/>
        </w:rPr>
        <w:t>,</w:t>
      </w:r>
      <w:r w:rsidR="00A67E52">
        <w:rPr>
          <w:rStyle w:val="HTML"/>
          <w:rFonts w:ascii="Consolas" w:hAnsi="Consolas" w:cs="Consolas" w:hint="eastAsia"/>
          <w:color w:val="444444"/>
          <w:shd w:val="clear" w:color="auto" w:fill="F0F0F0"/>
        </w:rPr>
        <w:tab/>
      </w:r>
      <w:r w:rsidR="00A67E52">
        <w:rPr>
          <w:rStyle w:val="HTML"/>
          <w:rFonts w:ascii="Consolas" w:hAnsi="Consolas" w:cs="Consolas" w:hint="eastAsia"/>
          <w:color w:val="444444"/>
          <w:shd w:val="clear" w:color="auto" w:fill="F0F0F0"/>
        </w:rPr>
        <w:tab/>
      </w:r>
      <w:r w:rsidR="00A67E52">
        <w:rPr>
          <w:rStyle w:val="HTML"/>
          <w:rFonts w:ascii="Consolas" w:hAnsi="Consolas" w:cs="Consolas" w:hint="eastAsia"/>
          <w:color w:val="444444"/>
          <w:shd w:val="clear" w:color="auto" w:fill="F0F0F0"/>
        </w:rPr>
        <w:tab/>
      </w:r>
      <w:r w:rsidR="00A67E52">
        <w:rPr>
          <w:rStyle w:val="HTML"/>
          <w:rFonts w:ascii="Consolas" w:hAnsi="Consolas" w:cs="Consolas" w:hint="eastAsia"/>
          <w:color w:val="444444"/>
          <w:shd w:val="clear" w:color="auto" w:fill="F0F0F0"/>
        </w:rPr>
        <w:tab/>
      </w:r>
      <w:r w:rsidR="00A67E52">
        <w:rPr>
          <w:rStyle w:val="HTML"/>
          <w:rFonts w:ascii="Consolas" w:hAnsi="Consolas" w:cs="Consolas" w:hint="eastAsia"/>
          <w:color w:val="444444"/>
          <w:shd w:val="clear" w:color="auto" w:fill="F0F0F0"/>
        </w:rPr>
        <w:tab/>
      </w:r>
      <w:r w:rsidRPr="008C0098">
        <w:rPr>
          <w:rStyle w:val="HTML"/>
          <w:rFonts w:ascii="Consolas" w:hAnsi="Consolas" w:cs="Consolas" w:hint="eastAsia"/>
          <w:color w:val="444444"/>
          <w:shd w:val="clear" w:color="auto" w:fill="F0F0F0"/>
        </w:rPr>
        <w:t>//</w:t>
      </w:r>
      <w:r w:rsidRPr="008C0098">
        <w:rPr>
          <w:rStyle w:val="HTML"/>
          <w:rFonts w:ascii="Consolas" w:hAnsi="Consolas" w:cs="Consolas" w:hint="eastAsia"/>
          <w:color w:val="444444"/>
          <w:shd w:val="clear" w:color="auto" w:fill="F0F0F0"/>
        </w:rPr>
        <w:t>表名</w:t>
      </w:r>
    </w:p>
    <w:p w:rsidR="008C0098" w:rsidRPr="008C0098" w:rsidRDefault="008C0098" w:rsidP="008C009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8C0098">
        <w:rPr>
          <w:rStyle w:val="HTML"/>
          <w:rFonts w:ascii="Consolas" w:hAnsi="Consolas" w:cs="Consolas" w:hint="eastAsia"/>
          <w:color w:val="444444"/>
          <w:shd w:val="clear" w:color="auto" w:fill="F0F0F0"/>
        </w:rPr>
        <w:tab/>
        <w:t>[</w:t>
      </w:r>
      <w:r w:rsidRPr="008C0098">
        <w:rPr>
          <w:rStyle w:val="HTML"/>
          <w:rFonts w:ascii="Consolas" w:hAnsi="Consolas" w:cs="Consolas" w:hint="eastAsia"/>
          <w:color w:val="444444"/>
          <w:shd w:val="clear" w:color="auto" w:fill="F0F0F0"/>
        </w:rPr>
        <w:t>‘</w:t>
      </w:r>
      <w:r w:rsidRPr="008C0098">
        <w:rPr>
          <w:rStyle w:val="HTML"/>
          <w:rFonts w:ascii="Consolas" w:hAnsi="Consolas" w:cs="Consolas" w:hint="eastAsia"/>
          <w:color w:val="444444"/>
          <w:shd w:val="clear" w:color="auto" w:fill="F0F0F0"/>
        </w:rPr>
        <w:t>username</w:t>
      </w:r>
      <w:r w:rsidRPr="008C0098">
        <w:rPr>
          <w:rStyle w:val="HTML"/>
          <w:rFonts w:ascii="Consolas" w:hAnsi="Consolas" w:cs="Consolas" w:hint="eastAsia"/>
          <w:color w:val="444444"/>
          <w:shd w:val="clear" w:color="auto" w:fill="F0F0F0"/>
        </w:rPr>
        <w:t>’</w:t>
      </w:r>
      <w:r w:rsidRPr="008C0098">
        <w:rPr>
          <w:rStyle w:val="HTML"/>
          <w:rFonts w:ascii="Consolas" w:hAnsi="Consolas" w:cs="Consolas" w:hint="eastAsia"/>
          <w:color w:val="444444"/>
          <w:shd w:val="clear" w:color="auto" w:fill="F0F0F0"/>
        </w:rPr>
        <w:t>=&gt;</w:t>
      </w:r>
      <w:r w:rsidRPr="008C0098">
        <w:rPr>
          <w:rStyle w:val="HTML"/>
          <w:rFonts w:ascii="Consolas" w:hAnsi="Consolas" w:cs="Consolas" w:hint="eastAsia"/>
          <w:color w:val="444444"/>
          <w:shd w:val="clear" w:color="auto" w:fill="F0F0F0"/>
        </w:rPr>
        <w:t>’</w:t>
      </w:r>
      <w:r w:rsidRPr="008C0098">
        <w:rPr>
          <w:rStyle w:val="HTML"/>
          <w:rFonts w:ascii="Consolas" w:hAnsi="Consolas" w:cs="Consolas" w:hint="eastAsia"/>
          <w:color w:val="444444"/>
          <w:shd w:val="clear" w:color="auto" w:fill="F0F0F0"/>
        </w:rPr>
        <w:t>zhangsan</w:t>
      </w:r>
      <w:r w:rsidRPr="008C0098">
        <w:rPr>
          <w:rStyle w:val="HTML"/>
          <w:rFonts w:ascii="Consolas" w:hAnsi="Consolas" w:cs="Consolas" w:hint="eastAsia"/>
          <w:color w:val="444444"/>
          <w:shd w:val="clear" w:color="auto" w:fill="F0F0F0"/>
        </w:rPr>
        <w:t>’</w:t>
      </w:r>
      <w:r w:rsidRPr="008C0098">
        <w:rPr>
          <w:rStyle w:val="HTML"/>
          <w:rFonts w:ascii="Consolas" w:hAnsi="Consolas" w:cs="Consolas" w:hint="eastAsia"/>
          <w:color w:val="444444"/>
          <w:shd w:val="clear" w:color="auto" w:fill="F0F0F0"/>
        </w:rPr>
        <w:t>],</w:t>
      </w:r>
      <w:r w:rsidRPr="008C0098">
        <w:rPr>
          <w:rStyle w:val="HTML"/>
          <w:rFonts w:ascii="Consolas" w:hAnsi="Consolas" w:cs="Consolas" w:hint="eastAsia"/>
          <w:color w:val="444444"/>
          <w:shd w:val="clear" w:color="auto" w:fill="F0F0F0"/>
        </w:rPr>
        <w:tab/>
      </w:r>
      <w:r w:rsidRPr="008C0098">
        <w:rPr>
          <w:rStyle w:val="HTML"/>
          <w:rFonts w:ascii="Consolas" w:hAnsi="Consolas" w:cs="Consolas" w:hint="eastAsia"/>
          <w:color w:val="444444"/>
          <w:shd w:val="clear" w:color="auto" w:fill="F0F0F0"/>
        </w:rPr>
        <w:tab/>
        <w:t>//</w:t>
      </w:r>
      <w:r w:rsidRPr="008C0098">
        <w:rPr>
          <w:rStyle w:val="HTML"/>
          <w:rFonts w:ascii="Consolas" w:hAnsi="Consolas" w:cs="Consolas" w:hint="eastAsia"/>
          <w:color w:val="444444"/>
          <w:shd w:val="clear" w:color="auto" w:fill="F0F0F0"/>
        </w:rPr>
        <w:t>更新字段</w:t>
      </w:r>
    </w:p>
    <w:p w:rsidR="008C0098" w:rsidRPr="008C0098" w:rsidRDefault="008C0098" w:rsidP="00A67E52">
      <w:pPr>
        <w:pStyle w:val="HTML0"/>
        <w:pBdr>
          <w:top w:val="single" w:sz="6" w:space="7" w:color="CCCCCC"/>
          <w:left w:val="single" w:sz="6" w:space="7" w:color="CCCCCC"/>
          <w:bottom w:val="single" w:sz="6" w:space="7" w:color="CCCCCC"/>
          <w:right w:val="single" w:sz="6" w:space="7" w:color="CCCCCC"/>
        </w:pBdr>
        <w:shd w:val="clear" w:color="auto" w:fill="F5F5F5"/>
        <w:tabs>
          <w:tab w:val="clear" w:pos="6412"/>
          <w:tab w:val="left" w:pos="6405"/>
        </w:tabs>
        <w:wordWrap w:val="0"/>
        <w:ind w:left="-120" w:right="-120"/>
        <w:rPr>
          <w:rStyle w:val="HTML"/>
          <w:rFonts w:ascii="Consolas" w:hAnsi="Consolas" w:cs="Consolas"/>
          <w:color w:val="444444"/>
          <w:shd w:val="clear" w:color="auto" w:fill="F0F0F0"/>
        </w:rPr>
      </w:pPr>
      <w:r w:rsidRPr="008C0098">
        <w:rPr>
          <w:rStyle w:val="HTML"/>
          <w:rFonts w:ascii="Consolas" w:hAnsi="Consolas" w:cs="Consolas" w:hint="eastAsia"/>
          <w:color w:val="444444"/>
          <w:shd w:val="clear" w:color="auto" w:fill="F0F0F0"/>
        </w:rPr>
        <w:tab/>
        <w:t>[</w:t>
      </w:r>
      <w:r w:rsidRPr="008C0098">
        <w:rPr>
          <w:rStyle w:val="HTML"/>
          <w:rFonts w:ascii="Consolas" w:hAnsi="Consolas" w:cs="Consolas" w:hint="eastAsia"/>
          <w:color w:val="444444"/>
          <w:shd w:val="clear" w:color="auto" w:fill="F0F0F0"/>
        </w:rPr>
        <w:t>‘</w:t>
      </w:r>
      <w:r w:rsidRPr="008C0098">
        <w:rPr>
          <w:rStyle w:val="HTML"/>
          <w:rFonts w:ascii="Consolas" w:hAnsi="Consolas" w:cs="Consolas" w:hint="eastAsia"/>
          <w:color w:val="444444"/>
          <w:shd w:val="clear" w:color="auto" w:fill="F0F0F0"/>
        </w:rPr>
        <w:t>id</w:t>
      </w:r>
      <w:r w:rsidRPr="008C0098">
        <w:rPr>
          <w:rStyle w:val="HTML"/>
          <w:rFonts w:ascii="Consolas" w:hAnsi="Consolas" w:cs="Consolas" w:hint="eastAsia"/>
          <w:color w:val="444444"/>
          <w:shd w:val="clear" w:color="auto" w:fill="F0F0F0"/>
        </w:rPr>
        <w:t>’</w:t>
      </w:r>
      <w:r w:rsidR="00A67E52">
        <w:rPr>
          <w:rStyle w:val="HTML"/>
          <w:rFonts w:ascii="Consolas" w:hAnsi="Consolas" w:cs="Consolas" w:hint="eastAsia"/>
          <w:color w:val="444444"/>
          <w:shd w:val="clear" w:color="auto" w:fill="F0F0F0"/>
        </w:rPr>
        <w:t>=&gt;1]</w:t>
      </w:r>
      <w:r w:rsidR="00A67E52">
        <w:rPr>
          <w:rStyle w:val="HTML"/>
          <w:rFonts w:ascii="Consolas" w:hAnsi="Consolas" w:cs="Consolas" w:hint="eastAsia"/>
          <w:color w:val="444444"/>
          <w:shd w:val="clear" w:color="auto" w:fill="F0F0F0"/>
        </w:rPr>
        <w:tab/>
      </w:r>
      <w:r w:rsidR="00A67E52">
        <w:rPr>
          <w:rStyle w:val="HTML"/>
          <w:rFonts w:ascii="Consolas" w:hAnsi="Consolas" w:cs="Consolas" w:hint="eastAsia"/>
          <w:color w:val="444444"/>
          <w:shd w:val="clear" w:color="auto" w:fill="F0F0F0"/>
        </w:rPr>
        <w:tab/>
      </w:r>
      <w:r w:rsidR="00A67E52">
        <w:rPr>
          <w:rStyle w:val="HTML"/>
          <w:rFonts w:ascii="Consolas" w:hAnsi="Consolas" w:cs="Consolas" w:hint="eastAsia"/>
          <w:color w:val="444444"/>
          <w:shd w:val="clear" w:color="auto" w:fill="F0F0F0"/>
        </w:rPr>
        <w:tab/>
      </w:r>
      <w:r w:rsidR="00A67E52">
        <w:rPr>
          <w:rStyle w:val="HTML"/>
          <w:rFonts w:ascii="Consolas" w:hAnsi="Consolas" w:cs="Consolas" w:hint="eastAsia"/>
          <w:color w:val="444444"/>
          <w:shd w:val="clear" w:color="auto" w:fill="F0F0F0"/>
        </w:rPr>
        <w:tab/>
      </w:r>
      <w:r w:rsidR="00A67E52">
        <w:rPr>
          <w:rStyle w:val="HTML"/>
          <w:rFonts w:ascii="Consolas" w:hAnsi="Consolas" w:cs="Consolas" w:hint="eastAsia"/>
          <w:color w:val="444444"/>
          <w:shd w:val="clear" w:color="auto" w:fill="F0F0F0"/>
        </w:rPr>
        <w:tab/>
      </w:r>
      <w:r w:rsidRPr="008C0098">
        <w:rPr>
          <w:rStyle w:val="HTML"/>
          <w:rFonts w:ascii="Consolas" w:hAnsi="Consolas" w:cs="Consolas" w:hint="eastAsia"/>
          <w:color w:val="444444"/>
          <w:shd w:val="clear" w:color="auto" w:fill="F0F0F0"/>
        </w:rPr>
        <w:t>//</w:t>
      </w:r>
      <w:r w:rsidRPr="008C0098">
        <w:rPr>
          <w:rStyle w:val="HTML"/>
          <w:rFonts w:ascii="Consolas" w:hAnsi="Consolas" w:cs="Consolas" w:hint="eastAsia"/>
          <w:color w:val="444444"/>
          <w:shd w:val="clear" w:color="auto" w:fill="F0F0F0"/>
        </w:rPr>
        <w:t>更新条件</w:t>
      </w:r>
    </w:p>
    <w:p w:rsidR="008C0098" w:rsidRPr="008C0098" w:rsidRDefault="008C0098" w:rsidP="008C009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8C0098">
        <w:rPr>
          <w:rStyle w:val="HTML"/>
          <w:rFonts w:ascii="Consolas" w:hAnsi="Consolas" w:cs="Consolas"/>
          <w:color w:val="444444"/>
          <w:shd w:val="clear" w:color="auto" w:fill="F0F0F0"/>
        </w:rPr>
        <w:t>)-&gt;execute();</w:t>
      </w:r>
    </w:p>
    <w:p w:rsidR="008C0098" w:rsidRPr="008C0098" w:rsidRDefault="008C0098" w:rsidP="008C009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8C0098">
        <w:rPr>
          <w:rStyle w:val="HTML"/>
          <w:rFonts w:ascii="Consolas" w:hAnsi="Consolas" w:cs="Consolas" w:hint="eastAsia"/>
          <w:color w:val="444444"/>
          <w:shd w:val="clear" w:color="auto" w:fill="F0F0F0"/>
        </w:rPr>
        <w:t>Echo $result;</w:t>
      </w:r>
      <w:r w:rsidRPr="008C0098">
        <w:rPr>
          <w:rStyle w:val="HTML"/>
          <w:rFonts w:ascii="Consolas" w:hAnsi="Consolas" w:cs="Consolas" w:hint="eastAsia"/>
          <w:color w:val="444444"/>
          <w:shd w:val="clear" w:color="auto" w:fill="F0F0F0"/>
        </w:rPr>
        <w:tab/>
      </w:r>
      <w:r w:rsidRPr="008C0098">
        <w:rPr>
          <w:rStyle w:val="HTML"/>
          <w:rFonts w:ascii="Consolas" w:hAnsi="Consolas" w:cs="Consolas" w:hint="eastAsia"/>
          <w:color w:val="444444"/>
          <w:shd w:val="clear" w:color="auto" w:fill="F0F0F0"/>
        </w:rPr>
        <w:tab/>
      </w:r>
      <w:r w:rsidRPr="008C0098">
        <w:rPr>
          <w:rStyle w:val="HTML"/>
          <w:rFonts w:ascii="Consolas" w:hAnsi="Consolas" w:cs="Consolas" w:hint="eastAsia"/>
          <w:color w:val="444444"/>
          <w:shd w:val="clear" w:color="auto" w:fill="F0F0F0"/>
        </w:rPr>
        <w:tab/>
      </w:r>
      <w:r w:rsidRPr="008C0098">
        <w:rPr>
          <w:rStyle w:val="HTML"/>
          <w:rFonts w:ascii="Consolas" w:hAnsi="Consolas" w:cs="Consolas" w:hint="eastAsia"/>
          <w:color w:val="444444"/>
          <w:shd w:val="clear" w:color="auto" w:fill="F0F0F0"/>
        </w:rPr>
        <w:tab/>
      </w:r>
      <w:r w:rsidRPr="008C0098">
        <w:rPr>
          <w:rStyle w:val="HTML"/>
          <w:rFonts w:ascii="Consolas" w:hAnsi="Consolas" w:cs="Consolas" w:hint="eastAsia"/>
          <w:color w:val="444444"/>
          <w:shd w:val="clear" w:color="auto" w:fill="F0F0F0"/>
        </w:rPr>
        <w:tab/>
      </w:r>
      <w:r w:rsidRPr="008C0098">
        <w:rPr>
          <w:rStyle w:val="HTML"/>
          <w:rFonts w:ascii="Consolas" w:hAnsi="Consolas" w:cs="Consolas" w:hint="eastAsia"/>
          <w:color w:val="444444"/>
          <w:shd w:val="clear" w:color="auto" w:fill="F0F0F0"/>
        </w:rPr>
        <w:tab/>
        <w:t>//</w:t>
      </w:r>
      <w:r w:rsidRPr="008C0098">
        <w:rPr>
          <w:rStyle w:val="HTML"/>
          <w:rFonts w:ascii="Consolas" w:hAnsi="Consolas" w:cs="Consolas" w:hint="eastAsia"/>
          <w:color w:val="444444"/>
          <w:shd w:val="clear" w:color="auto" w:fill="F0F0F0"/>
        </w:rPr>
        <w:t>受影响记录的条数</w:t>
      </w:r>
    </w:p>
    <w:p w:rsidR="008C0098" w:rsidRDefault="008C0098" w:rsidP="008C0098">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8C0098">
        <w:rPr>
          <w:rStyle w:val="HTML"/>
          <w:rFonts w:ascii="Consolas" w:hAnsi="Consolas" w:cs="Consolas"/>
          <w:color w:val="444444"/>
          <w:shd w:val="clear" w:color="auto" w:fill="F0F0F0"/>
        </w:rPr>
        <w:t>}</w:t>
      </w:r>
    </w:p>
    <w:p w:rsidR="00683418" w:rsidRPr="00347412" w:rsidRDefault="00683418" w:rsidP="00683418">
      <w:pPr>
        <w:rPr>
          <w:u w:val="single"/>
        </w:rPr>
      </w:pPr>
      <w:r w:rsidRPr="00347412">
        <w:rPr>
          <w:rFonts w:hint="eastAsia"/>
          <w:u w:val="single"/>
        </w:rPr>
        <w:t>注</w:t>
      </w:r>
      <w:r w:rsidRPr="00347412">
        <w:rPr>
          <w:u w:val="single"/>
        </w:rPr>
        <w:t>：</w:t>
      </w:r>
      <w:r w:rsidRPr="00347412">
        <w:rPr>
          <w:rFonts w:hint="eastAsia"/>
          <w:u w:val="single"/>
        </w:rPr>
        <w:t>如果</w:t>
      </w:r>
      <w:r w:rsidRPr="00347412">
        <w:rPr>
          <w:u w:val="single"/>
        </w:rPr>
        <w:t>不写名</w:t>
      </w:r>
      <w:r w:rsidRPr="00347412">
        <w:rPr>
          <w:rFonts w:hint="eastAsia"/>
          <w:u w:val="single"/>
        </w:rPr>
        <w:t>更新</w:t>
      </w:r>
      <w:r w:rsidRPr="00347412">
        <w:rPr>
          <w:u w:val="single"/>
        </w:rPr>
        <w:t>条件将</w:t>
      </w:r>
      <w:r w:rsidRPr="00347412">
        <w:rPr>
          <w:rFonts w:hint="eastAsia"/>
          <w:u w:val="single"/>
        </w:rPr>
        <w:t>更新对应的</w:t>
      </w:r>
      <w:r w:rsidRPr="00347412">
        <w:rPr>
          <w:u w:val="single"/>
        </w:rPr>
        <w:t>所有</w:t>
      </w:r>
      <w:r w:rsidRPr="00347412">
        <w:rPr>
          <w:rFonts w:hint="eastAsia"/>
          <w:u w:val="single"/>
        </w:rPr>
        <w:t>字段</w:t>
      </w:r>
    </w:p>
    <w:p w:rsidR="00683418" w:rsidRDefault="00683418" w:rsidP="00F91F30"/>
    <w:p w:rsidR="00F91F30" w:rsidRDefault="00F91F30"/>
    <w:p w:rsidR="00C118E4" w:rsidRDefault="00C118E4">
      <w:pPr>
        <w:outlineLvl w:val="1"/>
        <w:pPrChange w:id="13" w:author="w" w:date="2017-10-04T18:33:00Z">
          <w:pPr/>
        </w:pPrChange>
      </w:pPr>
      <w:r>
        <w:rPr>
          <w:rFonts w:hint="eastAsia"/>
        </w:rPr>
        <w:t>数据</w:t>
      </w:r>
      <w:r>
        <w:t>库操作</w:t>
      </w:r>
      <w:r>
        <w:rPr>
          <w:rFonts w:hint="eastAsia"/>
        </w:rPr>
        <w:t>_</w:t>
      </w:r>
      <w:r>
        <w:rPr>
          <w:rFonts w:hint="eastAsia"/>
        </w:rPr>
        <w:t>删除</w:t>
      </w:r>
      <w:del w:id="14" w:author="w" w:date="2017-10-04T18:32:00Z">
        <w:r w:rsidDel="001F4862">
          <w:rPr>
            <w:rFonts w:hint="eastAsia"/>
          </w:rPr>
          <w:delText>数据</w:delText>
        </w:r>
      </w:del>
    </w:p>
    <w:p w:rsidR="00C118E4" w:rsidRDefault="00C118E4" w:rsidP="00C118E4">
      <w:r>
        <w:t>E</w:t>
      </w:r>
      <w:r>
        <w:rPr>
          <w:rFonts w:hint="eastAsia"/>
        </w:rPr>
        <w:t>xp1</w:t>
      </w:r>
      <w:r>
        <w:t>:</w:t>
      </w:r>
      <w:r>
        <w:rPr>
          <w:rFonts w:hint="eastAsia"/>
        </w:rPr>
        <w:t>仿</w:t>
      </w:r>
      <w:r>
        <w:t>上例</w:t>
      </w:r>
      <w:r>
        <w:rPr>
          <w:rFonts w:hint="eastAsia"/>
        </w:rPr>
        <w:t>exp1(</w:t>
      </w:r>
      <w:r>
        <w:rPr>
          <w:rFonts w:hint="eastAsia"/>
        </w:rPr>
        <w:t>略</w:t>
      </w:r>
      <w:r>
        <w:rPr>
          <w:rFonts w:hint="eastAsia"/>
        </w:rPr>
        <w:t>)</w:t>
      </w:r>
    </w:p>
    <w:p w:rsidR="00EA0EAE" w:rsidRPr="00EA0EAE" w:rsidRDefault="00EA0EAE" w:rsidP="00EA0EA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EA0EAE">
        <w:rPr>
          <w:rStyle w:val="HTML"/>
          <w:rFonts w:ascii="Consolas" w:hAnsi="Consolas" w:cs="Consolas"/>
          <w:color w:val="444444"/>
          <w:shd w:val="clear" w:color="auto" w:fill="F0F0F0"/>
        </w:rPr>
        <w:t>Public function actionIndex(){</w:t>
      </w:r>
    </w:p>
    <w:p w:rsidR="00EA0EAE" w:rsidRPr="00EA0EAE" w:rsidRDefault="00EA0EAE" w:rsidP="00EA0EAE">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435"/>
        </w:tabs>
        <w:wordWrap w:val="0"/>
        <w:ind w:left="-120" w:right="-120"/>
        <w:rPr>
          <w:rStyle w:val="HTML"/>
          <w:rFonts w:ascii="Consolas" w:hAnsi="Consolas" w:cs="Consolas"/>
          <w:color w:val="444444"/>
          <w:shd w:val="clear" w:color="auto" w:fill="F0F0F0"/>
        </w:rPr>
      </w:pPr>
      <w:r w:rsidRPr="00EA0EAE">
        <w:rPr>
          <w:rStyle w:val="HTML"/>
          <w:rFonts w:ascii="Consolas" w:hAnsi="Consolas" w:cs="Consolas"/>
          <w:color w:val="444444"/>
          <w:shd w:val="clear" w:color="auto" w:fill="F0F0F0"/>
        </w:rPr>
        <w:tab/>
        <w:t>$result = Yii::$app-&gt;db-&gt;createCommand()-&gt;delete(</w:t>
      </w:r>
    </w:p>
    <w:p w:rsidR="00EA0EAE" w:rsidRPr="00EA0EAE" w:rsidRDefault="00EA0EAE" w:rsidP="00EA0EAE">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915"/>
        </w:tabs>
        <w:wordWrap w:val="0"/>
        <w:ind w:left="-120" w:right="-120"/>
        <w:rPr>
          <w:rStyle w:val="HTML"/>
          <w:rFonts w:ascii="Consolas" w:hAnsi="Consolas" w:cs="Consolas"/>
          <w:color w:val="444444"/>
          <w:shd w:val="clear" w:color="auto" w:fill="F0F0F0"/>
        </w:rPr>
      </w:pPr>
      <w:r>
        <w:rPr>
          <w:rStyle w:val="HTML"/>
          <w:rFonts w:ascii="Consolas" w:hAnsi="Consolas" w:cs="Consolas" w:hint="eastAsia"/>
          <w:color w:val="444444"/>
          <w:shd w:val="clear" w:color="auto" w:fill="F0F0F0"/>
        </w:rPr>
        <w:tab/>
      </w:r>
      <w:r w:rsidRPr="00EA0EAE">
        <w:rPr>
          <w:rStyle w:val="HTML"/>
          <w:rFonts w:ascii="Consolas" w:hAnsi="Consolas" w:cs="Consolas" w:hint="eastAsia"/>
          <w:color w:val="444444"/>
          <w:shd w:val="clear" w:color="auto" w:fill="F0F0F0"/>
        </w:rPr>
        <w:t>‘</w:t>
      </w:r>
      <w:r w:rsidRPr="00EA0EAE">
        <w:rPr>
          <w:rStyle w:val="HTML"/>
          <w:rFonts w:ascii="Consolas" w:hAnsi="Consolas" w:cs="Consolas" w:hint="eastAsia"/>
          <w:color w:val="444444"/>
          <w:shd w:val="clear" w:color="auto" w:fill="F0F0F0"/>
        </w:rPr>
        <w:t>user</w:t>
      </w:r>
      <w:r w:rsidRPr="00EA0EAE">
        <w:rPr>
          <w:rStyle w:val="HTML"/>
          <w:rFonts w:ascii="Consolas" w:hAnsi="Consolas" w:cs="Consolas" w:hint="eastAsia"/>
          <w:color w:val="444444"/>
          <w:shd w:val="clear" w:color="auto" w:fill="F0F0F0"/>
        </w:rPr>
        <w:t>’</w:t>
      </w:r>
      <w:r w:rsidRPr="00EA0EAE">
        <w:rPr>
          <w:rStyle w:val="HTML"/>
          <w:rFonts w:ascii="Consolas" w:hAnsi="Consolas" w:cs="Consolas" w:hint="eastAsia"/>
          <w:color w:val="444444"/>
          <w:shd w:val="clear" w:color="auto" w:fill="F0F0F0"/>
        </w:rPr>
        <w:t>,</w:t>
      </w:r>
      <w:r w:rsidRPr="00EA0EAE">
        <w:rPr>
          <w:rStyle w:val="HTML"/>
          <w:rFonts w:ascii="Consolas" w:hAnsi="Consolas" w:cs="Consolas" w:hint="eastAsia"/>
          <w:color w:val="444444"/>
          <w:shd w:val="clear" w:color="auto" w:fill="F0F0F0"/>
        </w:rPr>
        <w:tab/>
      </w:r>
      <w:r w:rsidRPr="00EA0EAE">
        <w:rPr>
          <w:rStyle w:val="HTML"/>
          <w:rFonts w:ascii="Consolas" w:hAnsi="Consolas" w:cs="Consolas" w:hint="eastAsia"/>
          <w:color w:val="444444"/>
          <w:shd w:val="clear" w:color="auto" w:fill="F0F0F0"/>
        </w:rPr>
        <w:tab/>
        <w:t>//</w:t>
      </w:r>
      <w:r w:rsidRPr="00EA0EAE">
        <w:rPr>
          <w:rStyle w:val="HTML"/>
          <w:rFonts w:ascii="Consolas" w:hAnsi="Consolas" w:cs="Consolas" w:hint="eastAsia"/>
          <w:color w:val="444444"/>
          <w:shd w:val="clear" w:color="auto" w:fill="F0F0F0"/>
        </w:rPr>
        <w:t>表名</w:t>
      </w:r>
    </w:p>
    <w:p w:rsidR="00EA0EAE" w:rsidRPr="00EA0EAE" w:rsidRDefault="00EA0EAE" w:rsidP="00EA0EAE">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915"/>
        </w:tabs>
        <w:wordWrap w:val="0"/>
        <w:ind w:left="-120" w:right="-120"/>
        <w:rPr>
          <w:rStyle w:val="HTML"/>
          <w:rFonts w:ascii="Consolas" w:hAnsi="Consolas" w:cs="Consolas"/>
          <w:color w:val="444444"/>
          <w:shd w:val="clear" w:color="auto" w:fill="F0F0F0"/>
        </w:rPr>
      </w:pPr>
      <w:r>
        <w:rPr>
          <w:rStyle w:val="HTML"/>
          <w:rFonts w:ascii="Consolas" w:hAnsi="Consolas" w:cs="Consolas" w:hint="eastAsia"/>
          <w:color w:val="444444"/>
          <w:shd w:val="clear" w:color="auto" w:fill="F0F0F0"/>
        </w:rPr>
        <w:tab/>
      </w:r>
      <w:r w:rsidRPr="00EA0EAE">
        <w:rPr>
          <w:rStyle w:val="HTML"/>
          <w:rFonts w:ascii="Consolas" w:hAnsi="Consolas" w:cs="Consolas" w:hint="eastAsia"/>
          <w:color w:val="444444"/>
          <w:shd w:val="clear" w:color="auto" w:fill="F0F0F0"/>
        </w:rPr>
        <w:t>[</w:t>
      </w:r>
      <w:r w:rsidRPr="00EA0EAE">
        <w:rPr>
          <w:rStyle w:val="HTML"/>
          <w:rFonts w:ascii="Consolas" w:hAnsi="Consolas" w:cs="Consolas" w:hint="eastAsia"/>
          <w:color w:val="444444"/>
          <w:shd w:val="clear" w:color="auto" w:fill="F0F0F0"/>
        </w:rPr>
        <w:t>‘</w:t>
      </w:r>
      <w:r w:rsidRPr="00EA0EAE">
        <w:rPr>
          <w:rStyle w:val="HTML"/>
          <w:rFonts w:ascii="Consolas" w:hAnsi="Consolas" w:cs="Consolas" w:hint="eastAsia"/>
          <w:color w:val="444444"/>
          <w:shd w:val="clear" w:color="auto" w:fill="F0F0F0"/>
        </w:rPr>
        <w:t>id</w:t>
      </w:r>
      <w:r w:rsidRPr="00EA0EAE">
        <w:rPr>
          <w:rStyle w:val="HTML"/>
          <w:rFonts w:ascii="Consolas" w:hAnsi="Consolas" w:cs="Consolas" w:hint="eastAsia"/>
          <w:color w:val="444444"/>
          <w:shd w:val="clear" w:color="auto" w:fill="F0F0F0"/>
        </w:rPr>
        <w:t>’</w:t>
      </w:r>
      <w:r w:rsidRPr="00EA0EAE">
        <w:rPr>
          <w:rStyle w:val="HTML"/>
          <w:rFonts w:ascii="Consolas" w:hAnsi="Consolas" w:cs="Consolas" w:hint="eastAsia"/>
          <w:color w:val="444444"/>
          <w:shd w:val="clear" w:color="auto" w:fill="F0F0F0"/>
        </w:rPr>
        <w:t>=&gt;1]</w:t>
      </w:r>
      <w:r w:rsidRPr="00EA0EAE">
        <w:rPr>
          <w:rStyle w:val="HTML"/>
          <w:rFonts w:ascii="Consolas" w:hAnsi="Consolas" w:cs="Consolas" w:hint="eastAsia"/>
          <w:color w:val="444444"/>
          <w:shd w:val="clear" w:color="auto" w:fill="F0F0F0"/>
        </w:rPr>
        <w:tab/>
      </w:r>
      <w:r w:rsidRPr="00EA0EAE">
        <w:rPr>
          <w:rStyle w:val="HTML"/>
          <w:rFonts w:ascii="Consolas" w:hAnsi="Consolas" w:cs="Consolas" w:hint="eastAsia"/>
          <w:color w:val="444444"/>
          <w:shd w:val="clear" w:color="auto" w:fill="F0F0F0"/>
        </w:rPr>
        <w:tab/>
        <w:t>//</w:t>
      </w:r>
      <w:r w:rsidRPr="00EA0EAE">
        <w:rPr>
          <w:rStyle w:val="HTML"/>
          <w:rFonts w:ascii="Consolas" w:hAnsi="Consolas" w:cs="Consolas" w:hint="eastAsia"/>
          <w:color w:val="444444"/>
          <w:shd w:val="clear" w:color="auto" w:fill="F0F0F0"/>
        </w:rPr>
        <w:t>删除条件</w:t>
      </w:r>
    </w:p>
    <w:p w:rsidR="00EA0EAE" w:rsidRPr="00EA0EAE" w:rsidRDefault="00EA0EAE" w:rsidP="00EA0EA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EA0EAE">
        <w:rPr>
          <w:rStyle w:val="HTML"/>
          <w:rFonts w:ascii="Consolas" w:hAnsi="Consolas" w:cs="Consolas"/>
          <w:color w:val="444444"/>
          <w:shd w:val="clear" w:color="auto" w:fill="F0F0F0"/>
        </w:rPr>
        <w:t>)-&gt;execute();</w:t>
      </w:r>
    </w:p>
    <w:p w:rsidR="00EA0EAE" w:rsidRPr="00EA0EAE" w:rsidRDefault="00EA0EAE" w:rsidP="00EA0EA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EA0EAE">
        <w:rPr>
          <w:rStyle w:val="HTML"/>
          <w:rFonts w:ascii="Consolas" w:hAnsi="Consolas" w:cs="Consolas"/>
          <w:color w:val="444444"/>
          <w:shd w:val="clear" w:color="auto" w:fill="F0F0F0"/>
        </w:rPr>
        <w:t>Echo $result;</w:t>
      </w:r>
    </w:p>
    <w:p w:rsidR="00EA0EAE" w:rsidRDefault="00EA0EAE" w:rsidP="00EA0EA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EA0EAE">
        <w:rPr>
          <w:rStyle w:val="HTML"/>
          <w:rFonts w:ascii="Consolas" w:hAnsi="Consolas" w:cs="Consolas"/>
          <w:color w:val="444444"/>
          <w:shd w:val="clear" w:color="auto" w:fill="F0F0F0"/>
        </w:rPr>
        <w:t>}</w:t>
      </w:r>
    </w:p>
    <w:p w:rsidR="00683418" w:rsidRPr="00347412" w:rsidRDefault="00683418">
      <w:pPr>
        <w:rPr>
          <w:u w:val="single"/>
        </w:rPr>
      </w:pPr>
      <w:r w:rsidRPr="00347412">
        <w:rPr>
          <w:rFonts w:hint="eastAsia"/>
          <w:u w:val="single"/>
        </w:rPr>
        <w:t>注</w:t>
      </w:r>
      <w:r w:rsidRPr="00347412">
        <w:rPr>
          <w:u w:val="single"/>
        </w:rPr>
        <w:t>：</w:t>
      </w:r>
      <w:r w:rsidRPr="00347412">
        <w:rPr>
          <w:rFonts w:hint="eastAsia"/>
          <w:u w:val="single"/>
        </w:rPr>
        <w:t>如果</w:t>
      </w:r>
      <w:r w:rsidRPr="00347412">
        <w:rPr>
          <w:u w:val="single"/>
        </w:rPr>
        <w:t>不写名删除条件将删除所有数据</w:t>
      </w:r>
    </w:p>
    <w:p w:rsidR="00A66BCE" w:rsidRDefault="00A66BCE"/>
    <w:p w:rsidR="00A66BCE" w:rsidRDefault="00A66BCE">
      <w:r>
        <w:rPr>
          <w:rFonts w:hint="eastAsia"/>
        </w:rPr>
        <w:t>参数</w:t>
      </w:r>
      <w:r>
        <w:t>绑定</w:t>
      </w:r>
    </w:p>
    <w:p w:rsidR="00A66BCE" w:rsidRDefault="00A66BCE">
      <w:r>
        <w:rPr>
          <w:rFonts w:hint="eastAsia"/>
        </w:rPr>
        <w:t>有</w:t>
      </w:r>
      <w:r>
        <w:t>三种方式</w:t>
      </w:r>
      <w:r>
        <w:rPr>
          <w:rFonts w:hint="eastAsia"/>
        </w:rPr>
        <w:t>：</w:t>
      </w:r>
    </w:p>
    <w:p w:rsidR="00A66BCE" w:rsidRDefault="00A66BCE">
      <w:r>
        <w:rPr>
          <w:rFonts w:hint="eastAsia"/>
        </w:rPr>
        <w:t>bin</w:t>
      </w:r>
      <w:r>
        <w:t>d</w:t>
      </w:r>
      <w:r>
        <w:rPr>
          <w:rFonts w:hint="eastAsia"/>
        </w:rPr>
        <w:t>Value</w:t>
      </w:r>
      <w:r>
        <w:t>|bind</w:t>
      </w:r>
      <w:r>
        <w:rPr>
          <w:rFonts w:hint="eastAsia"/>
        </w:rPr>
        <w:t>Values|bindParam</w:t>
      </w:r>
    </w:p>
    <w:p w:rsidR="00832493" w:rsidRDefault="00C47BF6" w:rsidP="00832493">
      <w:r>
        <w:t>exp1:</w:t>
      </w:r>
      <w:r>
        <w:rPr>
          <w:rFonts w:hint="eastAsia"/>
        </w:rPr>
        <w:t>bin</w:t>
      </w:r>
      <w:r>
        <w:t>d</w:t>
      </w:r>
      <w:r>
        <w:rPr>
          <w:rFonts w:hint="eastAsia"/>
        </w:rPr>
        <w:t>Value</w:t>
      </w:r>
      <w:r>
        <w:rPr>
          <w:rFonts w:hint="eastAsia"/>
        </w:rPr>
        <w:t>绑定</w:t>
      </w:r>
      <w:r>
        <w:t>一个</w:t>
      </w:r>
      <w:r w:rsidR="007163A9">
        <w:rPr>
          <w:rFonts w:hint="eastAsia"/>
        </w:rPr>
        <w:t>值</w:t>
      </w:r>
    </w:p>
    <w:p w:rsidR="00832493" w:rsidRPr="00832493" w:rsidRDefault="00832493" w:rsidP="0083249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832493">
        <w:rPr>
          <w:rStyle w:val="HTML"/>
          <w:rFonts w:ascii="Consolas" w:hAnsi="Consolas" w:cs="Consolas"/>
          <w:color w:val="444444"/>
          <w:shd w:val="clear" w:color="auto" w:fill="F0F0F0"/>
        </w:rPr>
        <w:t>public function actionIndex(){</w:t>
      </w:r>
    </w:p>
    <w:p w:rsidR="00832493" w:rsidRPr="00832493" w:rsidRDefault="00832493" w:rsidP="00832493">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435"/>
        </w:tabs>
        <w:wordWrap w:val="0"/>
        <w:ind w:left="-120" w:right="-120"/>
        <w:rPr>
          <w:rStyle w:val="HTML"/>
          <w:rFonts w:ascii="Consolas" w:hAnsi="Consolas" w:cs="Consolas"/>
          <w:color w:val="444444"/>
          <w:shd w:val="clear" w:color="auto" w:fill="F0F0F0"/>
        </w:rPr>
      </w:pPr>
      <w:r w:rsidRPr="00832493">
        <w:rPr>
          <w:rStyle w:val="HTML"/>
          <w:rFonts w:ascii="Consolas" w:hAnsi="Consolas" w:cs="Consolas"/>
          <w:color w:val="444444"/>
          <w:shd w:val="clear" w:color="auto" w:fill="F0F0F0"/>
        </w:rPr>
        <w:tab/>
        <w:t>$conn = Yii::$app-&gt;db;</w:t>
      </w:r>
    </w:p>
    <w:p w:rsidR="00832493" w:rsidRPr="00832493" w:rsidRDefault="00832493" w:rsidP="00832493">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435"/>
        </w:tabs>
        <w:wordWrap w:val="0"/>
        <w:ind w:left="-120" w:right="-120"/>
        <w:rPr>
          <w:rStyle w:val="HTML"/>
          <w:rFonts w:ascii="Consolas" w:hAnsi="Consolas" w:cs="Consolas"/>
          <w:color w:val="444444"/>
          <w:shd w:val="clear" w:color="auto" w:fill="F0F0F0"/>
        </w:rPr>
      </w:pPr>
      <w:r w:rsidRPr="00832493">
        <w:rPr>
          <w:rStyle w:val="HTML"/>
          <w:rFonts w:ascii="Consolas" w:hAnsi="Consolas" w:cs="Consolas"/>
          <w:color w:val="444444"/>
          <w:shd w:val="clear" w:color="auto" w:fill="F0F0F0"/>
        </w:rPr>
        <w:tab/>
        <w:t>$command = $conn-&gt;createCommand(“select * from user where id=:id”);</w:t>
      </w:r>
    </w:p>
    <w:p w:rsidR="00832493" w:rsidRPr="00832493" w:rsidRDefault="00832493" w:rsidP="0083249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832493">
        <w:rPr>
          <w:rStyle w:val="HTML"/>
          <w:rFonts w:ascii="Consolas" w:hAnsi="Consolas" w:cs="Consolas"/>
          <w:color w:val="444444"/>
          <w:shd w:val="clear" w:color="auto" w:fill="F0F0F0"/>
        </w:rPr>
        <w:t>$command-&gt;bindValue(‘:id’,25);</w:t>
      </w:r>
    </w:p>
    <w:p w:rsidR="00832493" w:rsidRPr="00832493" w:rsidRDefault="00832493" w:rsidP="0083249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832493">
        <w:rPr>
          <w:rStyle w:val="HTML"/>
          <w:rFonts w:ascii="Consolas" w:hAnsi="Consolas" w:cs="Consolas"/>
          <w:color w:val="444444"/>
          <w:shd w:val="clear" w:color="auto" w:fill="F0F0F0"/>
        </w:rPr>
        <w:t>$command-&gt;bindValue(‘username’,’zhangsan’);</w:t>
      </w:r>
    </w:p>
    <w:p w:rsidR="00832493" w:rsidRPr="00832493" w:rsidRDefault="00832493" w:rsidP="0083249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832493">
        <w:rPr>
          <w:rStyle w:val="HTML"/>
          <w:rFonts w:ascii="Consolas" w:hAnsi="Consolas" w:cs="Consolas"/>
          <w:color w:val="444444"/>
          <w:shd w:val="clear" w:color="auto" w:fill="F0F0F0"/>
        </w:rPr>
        <w:t>$data = $command -&gt; queryOne();</w:t>
      </w:r>
    </w:p>
    <w:p w:rsidR="00832493" w:rsidRPr="00832493" w:rsidRDefault="00832493" w:rsidP="0083249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200" w:firstLine="480"/>
        <w:rPr>
          <w:rStyle w:val="HTML"/>
          <w:rFonts w:ascii="Consolas" w:hAnsi="Consolas" w:cs="Consolas"/>
          <w:color w:val="444444"/>
          <w:shd w:val="clear" w:color="auto" w:fill="F0F0F0"/>
        </w:rPr>
      </w:pPr>
      <w:r w:rsidRPr="00832493">
        <w:rPr>
          <w:rStyle w:val="HTML"/>
          <w:rFonts w:ascii="Consolas" w:hAnsi="Consolas" w:cs="Consolas"/>
          <w:color w:val="444444"/>
          <w:shd w:val="clear" w:color="auto" w:fill="F0F0F0"/>
        </w:rPr>
        <w:t>Vau_dump($data);</w:t>
      </w:r>
    </w:p>
    <w:p w:rsidR="00832493" w:rsidRPr="00CA6D17" w:rsidRDefault="00832493" w:rsidP="00CA6D1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Fonts w:ascii="Consolas" w:hAnsi="Consolas" w:cs="Consolas"/>
          <w:color w:val="444444"/>
          <w:shd w:val="clear" w:color="auto" w:fill="F0F0F0"/>
        </w:rPr>
      </w:pPr>
      <w:r w:rsidRPr="00832493">
        <w:rPr>
          <w:rStyle w:val="HTML"/>
          <w:rFonts w:ascii="Consolas" w:hAnsi="Consolas" w:cs="Consolas"/>
          <w:color w:val="444444"/>
          <w:shd w:val="clear" w:color="auto" w:fill="F0F0F0"/>
        </w:rPr>
        <w:t>}</w:t>
      </w:r>
    </w:p>
    <w:p w:rsidR="00781414" w:rsidRDefault="00781414">
      <w:r>
        <w:rPr>
          <w:rFonts w:hint="eastAsia"/>
        </w:rPr>
        <w:t>注</w:t>
      </w:r>
      <w:r>
        <w:t>：参数绑定可以有</w:t>
      </w:r>
      <w:r>
        <w:rPr>
          <w:rFonts w:hint="eastAsia"/>
        </w:rPr>
        <w:t>效地</w:t>
      </w:r>
      <w:r>
        <w:t>防止</w:t>
      </w:r>
      <w:r>
        <w:rPr>
          <w:rFonts w:hint="eastAsia"/>
        </w:rPr>
        <w:t>SQL</w:t>
      </w:r>
      <w:r>
        <w:rPr>
          <w:rFonts w:hint="eastAsia"/>
        </w:rPr>
        <w:t>攻击</w:t>
      </w:r>
      <w:r>
        <w:t>。</w:t>
      </w:r>
    </w:p>
    <w:p w:rsidR="00470851" w:rsidRDefault="00470851" w:rsidP="00CA6D17"/>
    <w:p w:rsidR="00CA6D17" w:rsidRDefault="002E46AD" w:rsidP="00CA6D17">
      <w:r>
        <w:t>E</w:t>
      </w:r>
      <w:r>
        <w:rPr>
          <w:rFonts w:hint="eastAsia"/>
        </w:rPr>
        <w:t>xp</w:t>
      </w:r>
      <w:r w:rsidR="007163A9">
        <w:rPr>
          <w:rFonts w:hint="eastAsia"/>
        </w:rPr>
        <w:t>2</w:t>
      </w:r>
      <w:r>
        <w:t xml:space="preserve">:bindValues </w:t>
      </w:r>
      <w:r>
        <w:rPr>
          <w:rFonts w:hint="eastAsia"/>
        </w:rPr>
        <w:t>绑定</w:t>
      </w:r>
      <w:r>
        <w:t>多个</w:t>
      </w:r>
      <w:r w:rsidR="007163A9">
        <w:rPr>
          <w:rFonts w:hint="eastAsia"/>
        </w:rPr>
        <w:t>值</w:t>
      </w:r>
    </w:p>
    <w:p w:rsidR="00CA6D17" w:rsidRPr="00CA6D17" w:rsidRDefault="00CA6D17" w:rsidP="00CA6D1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A6D17">
        <w:rPr>
          <w:rStyle w:val="HTML"/>
          <w:rFonts w:ascii="Consolas" w:hAnsi="Consolas" w:cs="Consolas"/>
          <w:color w:val="444444"/>
          <w:shd w:val="clear" w:color="auto" w:fill="F0F0F0"/>
        </w:rPr>
        <w:t>Public function actionIndex(){</w:t>
      </w:r>
    </w:p>
    <w:p w:rsidR="00CA6D17" w:rsidRPr="00CA6D17" w:rsidRDefault="00CA6D17" w:rsidP="00CA6D1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A6D17">
        <w:rPr>
          <w:rStyle w:val="HTML"/>
          <w:rFonts w:ascii="Consolas" w:hAnsi="Consolas" w:cs="Consolas"/>
          <w:color w:val="444444"/>
          <w:shd w:val="clear" w:color="auto" w:fill="F0F0F0"/>
        </w:rPr>
        <w:tab/>
        <w:t>$conn = Yii::$app-&gt;db;</w:t>
      </w:r>
    </w:p>
    <w:p w:rsidR="00CA6D17" w:rsidRPr="00CA6D17" w:rsidRDefault="00CA6D17" w:rsidP="00CA6D1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A6D17">
        <w:rPr>
          <w:rStyle w:val="HTML"/>
          <w:rFonts w:ascii="Consolas" w:hAnsi="Consolas" w:cs="Consolas"/>
          <w:color w:val="444444"/>
          <w:shd w:val="clear" w:color="auto" w:fill="F0F0F0"/>
        </w:rPr>
        <w:tab/>
        <w:t>$command = $conn-&gt;createCommand(“select * from `user` where id = :id and username = :username”);</w:t>
      </w:r>
    </w:p>
    <w:p w:rsidR="00CA6D17" w:rsidRPr="00CA6D17" w:rsidRDefault="00CA6D17" w:rsidP="00CA6D1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A6D17">
        <w:rPr>
          <w:rStyle w:val="HTML"/>
          <w:rFonts w:ascii="Consolas" w:hAnsi="Consolas" w:cs="Consolas"/>
          <w:color w:val="444444"/>
          <w:shd w:val="clear" w:color="auto" w:fill="F0F0F0"/>
        </w:rPr>
        <w:tab/>
        <w:t>$command-&gt;bindValues([</w:t>
      </w:r>
    </w:p>
    <w:p w:rsidR="00CA6D17" w:rsidRPr="00CA6D17" w:rsidRDefault="00CA6D17" w:rsidP="00CA6D1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A6D17">
        <w:rPr>
          <w:rStyle w:val="HTML"/>
          <w:rFonts w:ascii="Consolas" w:hAnsi="Consolas" w:cs="Consolas"/>
          <w:color w:val="444444"/>
          <w:shd w:val="clear" w:color="auto" w:fill="F0F0F0"/>
        </w:rPr>
        <w:tab/>
        <w:t>‘:id’ =&gt; 25,</w:t>
      </w:r>
    </w:p>
    <w:p w:rsidR="00CA6D17" w:rsidRPr="00CA6D17" w:rsidRDefault="00CA6D17" w:rsidP="00CA6D1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A6D17">
        <w:rPr>
          <w:rStyle w:val="HTML"/>
          <w:rFonts w:ascii="Consolas" w:hAnsi="Consolas" w:cs="Consolas"/>
          <w:color w:val="444444"/>
          <w:shd w:val="clear" w:color="auto" w:fill="F0F0F0"/>
        </w:rPr>
        <w:tab/>
        <w:t>‘:username’ =&gt; ‘zhangsan’</w:t>
      </w:r>
    </w:p>
    <w:p w:rsidR="00CA6D17" w:rsidRPr="00CA6D17" w:rsidRDefault="00CA6D17" w:rsidP="00CA6D1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A6D17">
        <w:rPr>
          <w:rStyle w:val="HTML"/>
          <w:rFonts w:ascii="Consolas" w:hAnsi="Consolas" w:cs="Consolas"/>
          <w:color w:val="444444"/>
          <w:shd w:val="clear" w:color="auto" w:fill="F0F0F0"/>
        </w:rPr>
        <w:t>]);</w:t>
      </w:r>
    </w:p>
    <w:p w:rsidR="00CA6D17" w:rsidRPr="00CA6D17" w:rsidRDefault="00CA6D17" w:rsidP="00CA6D1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A6D17">
        <w:rPr>
          <w:rStyle w:val="HTML"/>
          <w:rFonts w:ascii="Consolas" w:hAnsi="Consolas" w:cs="Consolas"/>
          <w:color w:val="444444"/>
          <w:shd w:val="clear" w:color="auto" w:fill="F0F0F0"/>
        </w:rPr>
        <w:t>$data = $command –&gt; queryOne();</w:t>
      </w:r>
    </w:p>
    <w:p w:rsidR="00CA6D17" w:rsidRPr="00CA6D17" w:rsidRDefault="00CA6D17" w:rsidP="00CA6D1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CA6D17">
        <w:rPr>
          <w:rStyle w:val="HTML"/>
          <w:rFonts w:ascii="Consolas" w:hAnsi="Consolas" w:cs="Consolas"/>
          <w:color w:val="444444"/>
          <w:shd w:val="clear" w:color="auto" w:fill="F0F0F0"/>
        </w:rPr>
        <w:t>Var_dump($data);</w:t>
      </w:r>
    </w:p>
    <w:p w:rsidR="00CA6D17" w:rsidRPr="00CA6D17" w:rsidRDefault="00CA6D17" w:rsidP="00CA6D17">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Fonts w:ascii="Consolas" w:hAnsi="Consolas" w:cs="Consolas"/>
          <w:color w:val="444444"/>
          <w:shd w:val="clear" w:color="auto" w:fill="F0F0F0"/>
        </w:rPr>
      </w:pPr>
      <w:r w:rsidRPr="00CA6D17">
        <w:rPr>
          <w:rStyle w:val="HTML"/>
          <w:rFonts w:ascii="Consolas" w:hAnsi="Consolas" w:cs="Consolas"/>
          <w:color w:val="444444"/>
          <w:shd w:val="clear" w:color="auto" w:fill="F0F0F0"/>
        </w:rPr>
        <w:t>}</w:t>
      </w:r>
    </w:p>
    <w:p w:rsidR="00CA6D17" w:rsidRDefault="00CA6D17"/>
    <w:p w:rsidR="007163A9" w:rsidRDefault="007163A9"/>
    <w:p w:rsidR="007163A9" w:rsidRDefault="007163A9">
      <w:r>
        <w:t>Exp3:bindParam</w:t>
      </w:r>
      <w:r>
        <w:rPr>
          <w:rFonts w:hint="eastAsia"/>
        </w:rPr>
        <w:t>绑定参数</w:t>
      </w:r>
      <w:r w:rsidR="006E51EC">
        <w:rPr>
          <w:rFonts w:hint="eastAsia"/>
        </w:rPr>
        <w:t>(</w:t>
      </w:r>
      <w:r w:rsidR="006E51EC">
        <w:rPr>
          <w:rFonts w:hint="eastAsia"/>
        </w:rPr>
        <w:t>其</w:t>
      </w:r>
      <w:r w:rsidR="006E51EC">
        <w:t>中参数是变量的引用</w:t>
      </w:r>
      <w:r w:rsidR="006E51EC">
        <w:rPr>
          <w:rFonts w:hint="eastAsia"/>
        </w:rPr>
        <w:t>)</w:t>
      </w:r>
    </w:p>
    <w:p w:rsidR="000138A9" w:rsidRPr="000138A9" w:rsidRDefault="000138A9" w:rsidP="000138A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138A9">
        <w:rPr>
          <w:rStyle w:val="HTML"/>
          <w:rFonts w:ascii="Consolas" w:hAnsi="Consolas" w:cs="Consolas"/>
          <w:color w:val="444444"/>
          <w:shd w:val="clear" w:color="auto" w:fill="F0F0F0"/>
        </w:rPr>
        <w:t>Public function actionIndex(){</w:t>
      </w:r>
    </w:p>
    <w:p w:rsidR="000138A9" w:rsidRPr="000138A9" w:rsidRDefault="000138A9" w:rsidP="000138A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138A9">
        <w:rPr>
          <w:rStyle w:val="HTML"/>
          <w:rFonts w:ascii="Consolas" w:hAnsi="Consolas" w:cs="Consolas"/>
          <w:color w:val="444444"/>
          <w:shd w:val="clear" w:color="auto" w:fill="F0F0F0"/>
        </w:rPr>
        <w:tab/>
        <w:t>$id = 25;</w:t>
      </w:r>
    </w:p>
    <w:p w:rsidR="000138A9" w:rsidRPr="000138A9" w:rsidRDefault="000138A9" w:rsidP="000138A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138A9">
        <w:rPr>
          <w:rStyle w:val="HTML"/>
          <w:rFonts w:ascii="Consolas" w:hAnsi="Consolas" w:cs="Consolas"/>
          <w:color w:val="444444"/>
          <w:shd w:val="clear" w:color="auto" w:fill="F0F0F0"/>
        </w:rPr>
        <w:tab/>
        <w:t>$conn = Yii::$app-&gt;db;</w:t>
      </w:r>
    </w:p>
    <w:p w:rsidR="000138A9" w:rsidRPr="000138A9" w:rsidRDefault="000138A9" w:rsidP="000138A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138A9">
        <w:rPr>
          <w:rStyle w:val="HTML"/>
          <w:rFonts w:ascii="Consolas" w:hAnsi="Consolas" w:cs="Consolas"/>
          <w:color w:val="444444"/>
          <w:shd w:val="clear" w:color="auto" w:fill="F0F0F0"/>
        </w:rPr>
        <w:tab/>
        <w:t>$command = $conn-&gt;createCommand(“selsect * from user where id = :id);</w:t>
      </w:r>
    </w:p>
    <w:p w:rsidR="000138A9" w:rsidRPr="000138A9" w:rsidRDefault="000138A9" w:rsidP="000138A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138A9">
        <w:rPr>
          <w:rStyle w:val="HTML"/>
          <w:rFonts w:ascii="Consolas" w:hAnsi="Consolas" w:cs="Consolas"/>
          <w:color w:val="444444"/>
          <w:shd w:val="clear" w:color="auto" w:fill="F0F0F0"/>
        </w:rPr>
        <w:tab/>
        <w:t>$command -&gt; bindParam(“:id”,$id);</w:t>
      </w:r>
    </w:p>
    <w:p w:rsidR="000138A9" w:rsidRPr="000138A9" w:rsidRDefault="000138A9" w:rsidP="000138A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138A9">
        <w:rPr>
          <w:rStyle w:val="HTML"/>
          <w:rFonts w:ascii="Consolas" w:hAnsi="Consolas" w:cs="Consolas" w:hint="eastAsia"/>
          <w:color w:val="444444"/>
          <w:shd w:val="clear" w:color="auto" w:fill="F0F0F0"/>
        </w:rPr>
        <w:tab/>
        <w:t>$data0 = $command -&gt; queryOne(); //</w:t>
      </w:r>
      <w:r w:rsidRPr="000138A9">
        <w:rPr>
          <w:rStyle w:val="HTML"/>
          <w:rFonts w:ascii="Consolas" w:hAnsi="Consolas" w:cs="Consolas" w:hint="eastAsia"/>
          <w:color w:val="444444"/>
          <w:shd w:val="clear" w:color="auto" w:fill="F0F0F0"/>
        </w:rPr>
        <w:t>这将查询到</w:t>
      </w:r>
      <w:r w:rsidRPr="000138A9">
        <w:rPr>
          <w:rStyle w:val="HTML"/>
          <w:rFonts w:ascii="Consolas" w:hAnsi="Consolas" w:cs="Consolas" w:hint="eastAsia"/>
          <w:color w:val="444444"/>
          <w:shd w:val="clear" w:color="auto" w:fill="F0F0F0"/>
        </w:rPr>
        <w:t>id=25</w:t>
      </w:r>
      <w:r w:rsidRPr="000138A9">
        <w:rPr>
          <w:rStyle w:val="HTML"/>
          <w:rFonts w:ascii="Consolas" w:hAnsi="Consolas" w:cs="Consolas" w:hint="eastAsia"/>
          <w:color w:val="444444"/>
          <w:shd w:val="clear" w:color="auto" w:fill="F0F0F0"/>
        </w:rPr>
        <w:t>的记录</w:t>
      </w:r>
    </w:p>
    <w:p w:rsidR="000138A9" w:rsidRPr="000138A9" w:rsidRDefault="000138A9" w:rsidP="000138A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138A9">
        <w:rPr>
          <w:rStyle w:val="HTML"/>
          <w:rFonts w:ascii="Consolas" w:hAnsi="Consolas" w:cs="Consolas" w:hint="eastAsia"/>
          <w:color w:val="444444"/>
          <w:shd w:val="clear" w:color="auto" w:fill="F0F0F0"/>
        </w:rPr>
        <w:tab/>
      </w:r>
      <w:r w:rsidRPr="000138A9">
        <w:rPr>
          <w:rStyle w:val="HTML"/>
          <w:rFonts w:ascii="Consolas" w:hAnsi="Consolas" w:cs="Consolas" w:hint="eastAsia"/>
          <w:color w:val="444444"/>
          <w:shd w:val="clear" w:color="auto" w:fill="F0F0F0"/>
        </w:rPr>
        <w:t>注：如果我们继续给</w:t>
      </w:r>
      <w:r w:rsidRPr="000138A9">
        <w:rPr>
          <w:rStyle w:val="HTML"/>
          <w:rFonts w:ascii="Consolas" w:hAnsi="Consolas" w:cs="Consolas" w:hint="eastAsia"/>
          <w:color w:val="444444"/>
          <w:shd w:val="clear" w:color="auto" w:fill="F0F0F0"/>
        </w:rPr>
        <w:t>id</w:t>
      </w:r>
      <w:r w:rsidRPr="000138A9">
        <w:rPr>
          <w:rStyle w:val="HTML"/>
          <w:rFonts w:ascii="Consolas" w:hAnsi="Consolas" w:cs="Consolas" w:hint="eastAsia"/>
          <w:color w:val="444444"/>
          <w:shd w:val="clear" w:color="auto" w:fill="F0F0F0"/>
        </w:rPr>
        <w:t>赋值</w:t>
      </w:r>
    </w:p>
    <w:p w:rsidR="000138A9" w:rsidRPr="000138A9" w:rsidRDefault="000138A9" w:rsidP="000138A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138A9">
        <w:rPr>
          <w:rStyle w:val="HTML"/>
          <w:rFonts w:ascii="Consolas" w:hAnsi="Consolas" w:cs="Consolas"/>
          <w:color w:val="444444"/>
          <w:shd w:val="clear" w:color="auto" w:fill="F0F0F0"/>
        </w:rPr>
        <w:tab/>
        <w:t>$id = 24;</w:t>
      </w:r>
    </w:p>
    <w:p w:rsidR="000138A9" w:rsidRPr="000138A9" w:rsidRDefault="000138A9" w:rsidP="000138A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138A9">
        <w:rPr>
          <w:rStyle w:val="HTML"/>
          <w:rFonts w:ascii="Consolas" w:hAnsi="Consolas" w:cs="Consolas" w:hint="eastAsia"/>
          <w:color w:val="444444"/>
          <w:shd w:val="clear" w:color="auto" w:fill="F0F0F0"/>
        </w:rPr>
        <w:tab/>
        <w:t>$data1 = $command -&gt; queryOne(); //</w:t>
      </w:r>
      <w:r w:rsidRPr="000138A9">
        <w:rPr>
          <w:rStyle w:val="HTML"/>
          <w:rFonts w:ascii="Consolas" w:hAnsi="Consolas" w:cs="Consolas" w:hint="eastAsia"/>
          <w:color w:val="444444"/>
          <w:shd w:val="clear" w:color="auto" w:fill="F0F0F0"/>
        </w:rPr>
        <w:t>这将查询到</w:t>
      </w:r>
      <w:r w:rsidRPr="000138A9">
        <w:rPr>
          <w:rStyle w:val="HTML"/>
          <w:rFonts w:ascii="Consolas" w:hAnsi="Consolas" w:cs="Consolas" w:hint="eastAsia"/>
          <w:color w:val="444444"/>
          <w:shd w:val="clear" w:color="auto" w:fill="F0F0F0"/>
        </w:rPr>
        <w:t>id=24</w:t>
      </w:r>
      <w:r w:rsidRPr="000138A9">
        <w:rPr>
          <w:rStyle w:val="HTML"/>
          <w:rFonts w:ascii="Consolas" w:hAnsi="Consolas" w:cs="Consolas" w:hint="eastAsia"/>
          <w:color w:val="444444"/>
          <w:shd w:val="clear" w:color="auto" w:fill="F0F0F0"/>
        </w:rPr>
        <w:t>的记录</w:t>
      </w:r>
    </w:p>
    <w:p w:rsidR="000138A9" w:rsidRDefault="000138A9" w:rsidP="000138A9">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138A9">
        <w:rPr>
          <w:rStyle w:val="HTML"/>
          <w:rFonts w:ascii="Consolas" w:hAnsi="Consolas" w:cs="Consolas"/>
          <w:color w:val="444444"/>
          <w:shd w:val="clear" w:color="auto" w:fill="F0F0F0"/>
        </w:rPr>
        <w:t>}</w:t>
      </w:r>
    </w:p>
    <w:p w:rsidR="00367B7E" w:rsidRDefault="00367B7E"/>
    <w:p w:rsidR="00367B7E" w:rsidRDefault="00367B7E">
      <w:pPr>
        <w:outlineLvl w:val="0"/>
        <w:pPrChange w:id="15" w:author="w" w:date="2017-10-04T18:33:00Z">
          <w:pPr/>
        </w:pPrChange>
      </w:pPr>
      <w:bookmarkStart w:id="16" w:name="OLE_LINK12"/>
      <w:bookmarkStart w:id="17" w:name="OLE_LINK13"/>
      <w:r>
        <w:rPr>
          <w:rFonts w:hint="eastAsia"/>
        </w:rPr>
        <w:t>Q</w:t>
      </w:r>
      <w:r w:rsidR="000F617D">
        <w:t>u</w:t>
      </w:r>
      <w:r>
        <w:rPr>
          <w:rFonts w:hint="eastAsia"/>
        </w:rPr>
        <w:t>eryBuilder</w:t>
      </w:r>
      <w:r w:rsidR="00E46AEB">
        <w:rPr>
          <w:rFonts w:hint="eastAsia"/>
        </w:rPr>
        <w:t>数据</w:t>
      </w:r>
      <w:r w:rsidR="00E46AEB">
        <w:t>库操作查询构造</w:t>
      </w:r>
      <w:r w:rsidR="00E46AEB">
        <w:rPr>
          <w:rFonts w:hint="eastAsia"/>
        </w:rPr>
        <w:t>器</w:t>
      </w:r>
    </w:p>
    <w:bookmarkEnd w:id="16"/>
    <w:bookmarkEnd w:id="17"/>
    <w:p w:rsidR="009216EE" w:rsidRDefault="009216EE">
      <w:r>
        <w:rPr>
          <w:rFonts w:hint="eastAsia"/>
        </w:rPr>
        <w:t>需要引</w:t>
      </w:r>
      <w:r>
        <w:t>入：</w:t>
      </w:r>
      <w:r>
        <w:rPr>
          <w:rFonts w:hint="eastAsia"/>
        </w:rPr>
        <w:t>use yii\db</w:t>
      </w:r>
      <w:r>
        <w:t>\QueryBuilder;</w:t>
      </w:r>
    </w:p>
    <w:p w:rsidR="009216EE" w:rsidRDefault="009216EE">
      <w:r>
        <w:tab/>
      </w:r>
      <w:r>
        <w:tab/>
        <w:t xml:space="preserve">  use yii\db\Query;</w:t>
      </w:r>
    </w:p>
    <w:p w:rsidR="00E46AEB" w:rsidRDefault="00E46AEB">
      <w:r>
        <w:t>E</w:t>
      </w:r>
      <w:r>
        <w:rPr>
          <w:rFonts w:hint="eastAsia"/>
        </w:rPr>
        <w:t>xp1</w:t>
      </w:r>
      <w:r>
        <w:t>:</w:t>
      </w:r>
    </w:p>
    <w:p w:rsidR="00BF0D4D" w:rsidRPr="00BF0D4D" w:rsidRDefault="00BF0D4D" w:rsidP="00BF0D4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BF0D4D">
        <w:rPr>
          <w:rStyle w:val="HTML"/>
          <w:rFonts w:ascii="Consolas" w:hAnsi="Consolas" w:cs="Consolas"/>
          <w:color w:val="444444"/>
          <w:shd w:val="clear" w:color="auto" w:fill="F0F0F0"/>
        </w:rPr>
        <w:t>Public functon actionIndex(){</w:t>
      </w:r>
    </w:p>
    <w:p w:rsidR="00BF0D4D" w:rsidRPr="00BF0D4D" w:rsidRDefault="00BF0D4D" w:rsidP="00BF0D4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BF0D4D">
        <w:rPr>
          <w:rStyle w:val="HTML"/>
          <w:rFonts w:ascii="Consolas" w:hAnsi="Consolas" w:cs="Consolas"/>
          <w:color w:val="444444"/>
          <w:shd w:val="clear" w:color="auto" w:fill="F0F0F0"/>
        </w:rPr>
        <w:tab/>
        <w:t>$query = new Query();</w:t>
      </w:r>
    </w:p>
    <w:p w:rsidR="00BF0D4D" w:rsidRPr="00BF0D4D" w:rsidRDefault="00BF0D4D" w:rsidP="00BF0D4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BF0D4D">
        <w:rPr>
          <w:rStyle w:val="HTML"/>
          <w:rFonts w:ascii="Consolas" w:hAnsi="Consolas" w:cs="Consolas"/>
          <w:color w:val="444444"/>
          <w:shd w:val="clear" w:color="auto" w:fill="F0F0F0"/>
        </w:rPr>
        <w:tab/>
        <w:t>$query -&gt; select([‘username’]);</w:t>
      </w:r>
    </w:p>
    <w:p w:rsidR="00BF0D4D" w:rsidRPr="00BF0D4D" w:rsidRDefault="00BF0D4D" w:rsidP="00BF0D4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BF0D4D">
        <w:rPr>
          <w:rStyle w:val="HTML"/>
          <w:rFonts w:ascii="Consolas" w:hAnsi="Consolas" w:cs="Consolas"/>
          <w:color w:val="444444"/>
          <w:shd w:val="clear" w:color="auto" w:fill="F0F0F0"/>
        </w:rPr>
        <w:tab/>
        <w:t>$query-&gt; from(‘user’);</w:t>
      </w:r>
    </w:p>
    <w:p w:rsidR="00BF0D4D" w:rsidRPr="00BF0D4D" w:rsidRDefault="00BF0D4D" w:rsidP="00BF0D4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BF0D4D">
        <w:rPr>
          <w:rStyle w:val="HTML"/>
          <w:rFonts w:ascii="Consolas" w:hAnsi="Consolas" w:cs="Consolas"/>
          <w:color w:val="444444"/>
          <w:shd w:val="clear" w:color="auto" w:fill="F0F0F0"/>
        </w:rPr>
        <w:tab/>
        <w:t>Var_dump($query-&gt;all());</w:t>
      </w:r>
    </w:p>
    <w:p w:rsidR="00BF0D4D" w:rsidRPr="00BF0D4D" w:rsidRDefault="00BF0D4D" w:rsidP="00BF0D4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Fonts w:ascii="Consolas" w:hAnsi="Consolas" w:cs="Consolas"/>
          <w:color w:val="444444"/>
          <w:shd w:val="clear" w:color="auto" w:fill="F0F0F0"/>
        </w:rPr>
      </w:pPr>
      <w:r w:rsidRPr="00BF0D4D">
        <w:rPr>
          <w:rStyle w:val="HTML"/>
          <w:rFonts w:ascii="Consolas" w:hAnsi="Consolas" w:cs="Consolas"/>
          <w:color w:val="444444"/>
          <w:shd w:val="clear" w:color="auto" w:fill="F0F0F0"/>
        </w:rPr>
        <w:t>}</w:t>
      </w:r>
    </w:p>
    <w:p w:rsidR="00C316FC" w:rsidRDefault="00C316FC">
      <w:r>
        <w:rPr>
          <w:rFonts w:hint="eastAsia"/>
        </w:rPr>
        <w:t>注</w:t>
      </w:r>
      <w:r>
        <w:t>：</w:t>
      </w:r>
      <w:r>
        <w:rPr>
          <w:rFonts w:hint="eastAsia"/>
        </w:rPr>
        <w:t>1</w:t>
      </w:r>
      <w:r w:rsidR="00C46B66">
        <w:rPr>
          <w:rFonts w:hint="eastAsia"/>
        </w:rPr>
        <w:t>、</w:t>
      </w:r>
      <w:r>
        <w:rPr>
          <w:rFonts w:hint="eastAsia"/>
        </w:rPr>
        <w:t>构造</w:t>
      </w:r>
      <w:r>
        <w:rPr>
          <w:rFonts w:hint="eastAsia"/>
        </w:rPr>
        <w:t>sql</w:t>
      </w:r>
      <w:r>
        <w:rPr>
          <w:rFonts w:hint="eastAsia"/>
        </w:rPr>
        <w:t>语句的时候</w:t>
      </w:r>
      <w:r>
        <w:t>，</w:t>
      </w:r>
      <w:r>
        <w:rPr>
          <w:rFonts w:hint="eastAsia"/>
        </w:rPr>
        <w:t>在</w:t>
      </w:r>
      <w:r>
        <w:rPr>
          <w:rFonts w:hint="eastAsia"/>
        </w:rPr>
        <w:t>$qu</w:t>
      </w:r>
      <w:r>
        <w:t>ery-&gt;all()|$query-&gt;one()|…</w:t>
      </w:r>
      <w:r>
        <w:rPr>
          <w:rFonts w:hint="eastAsia"/>
        </w:rPr>
        <w:t>执行</w:t>
      </w:r>
      <w:r>
        <w:t>之前并没有</w:t>
      </w:r>
      <w:r>
        <w:rPr>
          <w:rFonts w:hint="eastAsia"/>
        </w:rPr>
        <w:t>组</w:t>
      </w:r>
      <w:r>
        <w:t>装</w:t>
      </w:r>
      <w:r>
        <w:rPr>
          <w:rFonts w:hint="eastAsia"/>
        </w:rPr>
        <w:t>sql</w:t>
      </w:r>
      <w:r>
        <w:rPr>
          <w:rFonts w:hint="eastAsia"/>
        </w:rPr>
        <w:t>语句</w:t>
      </w:r>
      <w:r>
        <w:t>。</w:t>
      </w:r>
    </w:p>
    <w:p w:rsidR="00C316FC" w:rsidRDefault="00C316FC">
      <w:r>
        <w:tab/>
        <w:t>2</w:t>
      </w:r>
      <w:r>
        <w:rPr>
          <w:rFonts w:hint="eastAsia"/>
        </w:rPr>
        <w:t>、</w:t>
      </w:r>
      <w:r w:rsidR="000F617D">
        <w:t>构造</w:t>
      </w:r>
      <w:r w:rsidR="000F617D">
        <w:rPr>
          <w:rFonts w:hint="eastAsia"/>
        </w:rPr>
        <w:t>sql</w:t>
      </w:r>
      <w:r w:rsidR="000F617D">
        <w:rPr>
          <w:rFonts w:hint="eastAsia"/>
        </w:rPr>
        <w:t>语句的</w:t>
      </w:r>
      <w:r w:rsidR="000F617D">
        <w:t>时候可以通过</w:t>
      </w:r>
      <w:r w:rsidR="000F617D">
        <w:rPr>
          <w:rFonts w:hint="eastAsia"/>
        </w:rPr>
        <w:t>$query-&gt;createCommand()</w:t>
      </w:r>
      <w:r w:rsidR="000F617D">
        <w:rPr>
          <w:rFonts w:hint="eastAsia"/>
        </w:rPr>
        <w:t>让</w:t>
      </w:r>
      <w:r w:rsidR="000F617D">
        <w:t>构造器</w:t>
      </w:r>
      <w:r w:rsidR="000F617D">
        <w:rPr>
          <w:rFonts w:hint="eastAsia"/>
        </w:rPr>
        <w:t>组装</w:t>
      </w:r>
      <w:r w:rsidR="000F617D">
        <w:rPr>
          <w:rFonts w:hint="eastAsia"/>
        </w:rPr>
        <w:t>sql</w:t>
      </w:r>
      <w:r w:rsidR="000F617D">
        <w:rPr>
          <w:rFonts w:hint="eastAsia"/>
        </w:rPr>
        <w:t>语句</w:t>
      </w:r>
      <w:r w:rsidR="000F617D">
        <w:t>。</w:t>
      </w:r>
    </w:p>
    <w:p w:rsidR="000F617D" w:rsidRDefault="000F617D">
      <w:r>
        <w:tab/>
        <w:t>3</w:t>
      </w:r>
      <w:r>
        <w:rPr>
          <w:rFonts w:hint="eastAsia"/>
        </w:rPr>
        <w:t>、通过</w:t>
      </w:r>
      <w:r>
        <w:rPr>
          <w:rFonts w:hint="eastAsia"/>
        </w:rPr>
        <w:t>$query-&gt;createCommand()-&gt;sql</w:t>
      </w:r>
      <w:r>
        <w:rPr>
          <w:rFonts w:hint="eastAsia"/>
        </w:rPr>
        <w:t>查看组装</w:t>
      </w:r>
      <w:r>
        <w:t>后的</w:t>
      </w:r>
      <w:r>
        <w:rPr>
          <w:rFonts w:hint="eastAsia"/>
        </w:rPr>
        <w:t>sql</w:t>
      </w:r>
      <w:r>
        <w:rPr>
          <w:rFonts w:hint="eastAsia"/>
        </w:rPr>
        <w:t>语句</w:t>
      </w:r>
      <w:r>
        <w:t>。</w:t>
      </w:r>
    </w:p>
    <w:p w:rsidR="000F617D" w:rsidRDefault="000F617D"/>
    <w:p w:rsidR="000F617D" w:rsidRDefault="000F617D">
      <w:r>
        <w:rPr>
          <w:rFonts w:hint="eastAsia"/>
        </w:rPr>
        <w:t>Qu</w:t>
      </w:r>
      <w:r>
        <w:t>eryBui</w:t>
      </w:r>
      <w:r w:rsidR="009216EE">
        <w:t>l</w:t>
      </w:r>
      <w:r>
        <w:t xml:space="preserve">der </w:t>
      </w:r>
      <w:r>
        <w:rPr>
          <w:rFonts w:hint="eastAsia"/>
        </w:rPr>
        <w:t>中</w:t>
      </w:r>
      <w:r>
        <w:t>的</w:t>
      </w:r>
      <w:r>
        <w:rPr>
          <w:rFonts w:hint="eastAsia"/>
        </w:rPr>
        <w:t xml:space="preserve"> select</w:t>
      </w:r>
      <w:r>
        <w:rPr>
          <w:rFonts w:hint="eastAsia"/>
        </w:rPr>
        <w:t>查询</w:t>
      </w:r>
    </w:p>
    <w:p w:rsidR="003504A4" w:rsidRPr="003504A4" w:rsidRDefault="003504A4" w:rsidP="003504A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3504A4">
        <w:rPr>
          <w:rStyle w:val="HTML"/>
          <w:rFonts w:ascii="Consolas" w:hAnsi="Consolas" w:cs="Consolas"/>
          <w:color w:val="444444"/>
          <w:shd w:val="clear" w:color="auto" w:fill="F0F0F0"/>
        </w:rPr>
        <w:t>Public function actionIndex(){</w:t>
      </w:r>
    </w:p>
    <w:p w:rsidR="003504A4" w:rsidRPr="003504A4" w:rsidRDefault="003504A4" w:rsidP="003504A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3504A4">
        <w:rPr>
          <w:rStyle w:val="HTML"/>
          <w:rFonts w:ascii="Consolas" w:hAnsi="Consolas" w:cs="Consolas"/>
          <w:color w:val="444444"/>
          <w:shd w:val="clear" w:color="auto" w:fill="F0F0F0"/>
        </w:rPr>
        <w:tab/>
        <w:t>$query = new Query();</w:t>
      </w:r>
    </w:p>
    <w:p w:rsidR="003504A4" w:rsidRPr="003504A4" w:rsidRDefault="003504A4" w:rsidP="003504A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400" w:firstLine="960"/>
        <w:rPr>
          <w:rStyle w:val="HTML"/>
          <w:rFonts w:ascii="Consolas" w:hAnsi="Consolas" w:cs="Consolas"/>
          <w:color w:val="444444"/>
          <w:shd w:val="clear" w:color="auto" w:fill="F0F0F0"/>
        </w:rPr>
      </w:pPr>
      <w:r w:rsidRPr="003504A4">
        <w:rPr>
          <w:rStyle w:val="HTML"/>
          <w:rFonts w:ascii="Consolas" w:hAnsi="Consolas" w:cs="Consolas"/>
          <w:color w:val="444444"/>
          <w:shd w:val="clear" w:color="auto" w:fill="F0F0F0"/>
        </w:rPr>
        <w:t>$query -&gt; from(‘user’);</w:t>
      </w:r>
    </w:p>
    <w:p w:rsidR="003504A4" w:rsidRPr="003504A4" w:rsidRDefault="003504A4" w:rsidP="003504A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350" w:firstLine="840"/>
        <w:rPr>
          <w:rStyle w:val="HTML"/>
          <w:rFonts w:ascii="Consolas" w:hAnsi="Consolas" w:cs="Consolas"/>
          <w:color w:val="444444"/>
          <w:shd w:val="clear" w:color="auto" w:fill="F0F0F0"/>
        </w:rPr>
      </w:pPr>
      <w:r w:rsidRPr="003504A4">
        <w:rPr>
          <w:rStyle w:val="HTML"/>
          <w:rFonts w:ascii="Consolas" w:hAnsi="Consolas" w:cs="Consolas"/>
          <w:color w:val="444444"/>
          <w:shd w:val="clear" w:color="auto" w:fill="F0F0F0"/>
        </w:rPr>
        <w:t>$query -&gt; select(</w:t>
      </w:r>
    </w:p>
    <w:p w:rsidR="003504A4" w:rsidRPr="003504A4" w:rsidRDefault="003504A4" w:rsidP="003504A4">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1275"/>
        </w:tabs>
        <w:wordWrap w:val="0"/>
        <w:ind w:left="-120" w:right="-120"/>
        <w:rPr>
          <w:rStyle w:val="HTML"/>
          <w:rFonts w:ascii="Consolas" w:hAnsi="Consolas" w:cs="Consolas"/>
          <w:color w:val="444444"/>
          <w:shd w:val="clear" w:color="auto" w:fill="F0F0F0"/>
        </w:rPr>
      </w:pPr>
      <w:r w:rsidRPr="003504A4">
        <w:rPr>
          <w:rStyle w:val="HTML"/>
          <w:rFonts w:ascii="Consolas" w:hAnsi="Consolas" w:cs="Consolas"/>
          <w:color w:val="444444"/>
          <w:shd w:val="clear" w:color="auto" w:fill="F0F0F0"/>
        </w:rPr>
        <w:tab/>
        <w:t>[‘identity_card’=&gt;”CONCAT(id,’-‘,username)”]</w:t>
      </w:r>
    </w:p>
    <w:p w:rsidR="003504A4" w:rsidRPr="003504A4" w:rsidRDefault="003504A4" w:rsidP="003504A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firstLineChars="350" w:firstLine="840"/>
        <w:rPr>
          <w:rStyle w:val="HTML"/>
          <w:rFonts w:ascii="Consolas" w:hAnsi="Consolas" w:cs="Consolas"/>
          <w:color w:val="444444"/>
          <w:shd w:val="clear" w:color="auto" w:fill="F0F0F0"/>
        </w:rPr>
      </w:pPr>
      <w:r w:rsidRPr="003504A4">
        <w:rPr>
          <w:rStyle w:val="HTML"/>
          <w:rFonts w:ascii="Consolas" w:hAnsi="Consolas" w:cs="Consolas"/>
          <w:color w:val="444444"/>
          <w:shd w:val="clear" w:color="auto" w:fill="F0F0F0"/>
        </w:rPr>
        <w:t>);</w:t>
      </w:r>
    </w:p>
    <w:p w:rsidR="003504A4" w:rsidRPr="003504A4" w:rsidRDefault="003504A4" w:rsidP="003504A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3504A4">
        <w:rPr>
          <w:rStyle w:val="HTML"/>
          <w:rFonts w:ascii="Consolas" w:hAnsi="Consolas" w:cs="Consolas" w:hint="eastAsia"/>
          <w:color w:val="444444"/>
          <w:shd w:val="clear" w:color="auto" w:fill="F0F0F0"/>
        </w:rPr>
        <w:t>//$query-&gt;sellect([</w:t>
      </w:r>
      <w:r w:rsidRPr="003504A4">
        <w:rPr>
          <w:rStyle w:val="HTML"/>
          <w:rFonts w:ascii="Consolas" w:hAnsi="Consolas" w:cs="Consolas" w:hint="eastAsia"/>
          <w:color w:val="444444"/>
          <w:shd w:val="clear" w:color="auto" w:fill="F0F0F0"/>
        </w:rPr>
        <w:t>‘</w:t>
      </w:r>
      <w:r w:rsidRPr="003504A4">
        <w:rPr>
          <w:rStyle w:val="HTML"/>
          <w:rFonts w:ascii="Consolas" w:hAnsi="Consolas" w:cs="Consolas" w:hint="eastAsia"/>
          <w:color w:val="444444"/>
          <w:shd w:val="clear" w:color="auto" w:fill="F0F0F0"/>
        </w:rPr>
        <w:t>username</w:t>
      </w:r>
      <w:r w:rsidRPr="003504A4">
        <w:rPr>
          <w:rStyle w:val="HTML"/>
          <w:rFonts w:ascii="Consolas" w:hAnsi="Consolas" w:cs="Consolas" w:hint="eastAsia"/>
          <w:color w:val="444444"/>
          <w:shd w:val="clear" w:color="auto" w:fill="F0F0F0"/>
        </w:rPr>
        <w:t>’</w:t>
      </w:r>
      <w:r w:rsidRPr="003504A4">
        <w:rPr>
          <w:rStyle w:val="HTML"/>
          <w:rFonts w:ascii="Consolas" w:hAnsi="Consolas" w:cs="Consolas" w:hint="eastAsia"/>
          <w:color w:val="444444"/>
          <w:shd w:val="clear" w:color="auto" w:fill="F0F0F0"/>
        </w:rPr>
        <w:t xml:space="preserve">])-&gt;distinct(); </w:t>
      </w:r>
      <w:r w:rsidRPr="003504A4">
        <w:rPr>
          <w:rStyle w:val="HTML"/>
          <w:rFonts w:ascii="Consolas" w:hAnsi="Consolas" w:cs="Consolas" w:hint="eastAsia"/>
          <w:color w:val="444444"/>
          <w:shd w:val="clear" w:color="auto" w:fill="F0F0F0"/>
        </w:rPr>
        <w:tab/>
      </w:r>
      <w:r w:rsidRPr="003504A4">
        <w:rPr>
          <w:rStyle w:val="HTML"/>
          <w:rFonts w:ascii="Consolas" w:hAnsi="Consolas" w:cs="Consolas" w:hint="eastAsia"/>
          <w:color w:val="444444"/>
          <w:shd w:val="clear" w:color="auto" w:fill="F0F0F0"/>
        </w:rPr>
        <w:tab/>
        <w:t>//</w:t>
      </w:r>
      <w:r w:rsidRPr="003504A4">
        <w:rPr>
          <w:rStyle w:val="HTML"/>
          <w:rFonts w:ascii="Consolas" w:hAnsi="Consolas" w:cs="Consolas" w:hint="eastAsia"/>
          <w:color w:val="444444"/>
          <w:shd w:val="clear" w:color="auto" w:fill="F0F0F0"/>
        </w:rPr>
        <w:t>去掉重复</w:t>
      </w:r>
    </w:p>
    <w:p w:rsidR="003504A4" w:rsidRPr="003504A4" w:rsidRDefault="003504A4" w:rsidP="003504A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3504A4">
        <w:rPr>
          <w:rStyle w:val="HTML"/>
          <w:rFonts w:ascii="Consolas" w:hAnsi="Consolas" w:cs="Consolas"/>
          <w:color w:val="444444"/>
          <w:shd w:val="clear" w:color="auto" w:fill="F0F0F0"/>
        </w:rPr>
        <w:t>Var_dump($query-&gt;all());</w:t>
      </w:r>
    </w:p>
    <w:p w:rsidR="003504A4" w:rsidRDefault="003504A4" w:rsidP="003504A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3504A4">
        <w:rPr>
          <w:rStyle w:val="HTML"/>
          <w:rFonts w:ascii="Consolas" w:hAnsi="Consolas" w:cs="Consolas"/>
          <w:color w:val="444444"/>
          <w:shd w:val="clear" w:color="auto" w:fill="F0F0F0"/>
        </w:rPr>
        <w:t>}</w:t>
      </w:r>
    </w:p>
    <w:p w:rsidR="004D4ABC" w:rsidRDefault="004D4ABC">
      <w:r>
        <w:rPr>
          <w:rFonts w:hint="eastAsia"/>
        </w:rPr>
        <w:t>注</w:t>
      </w:r>
      <w:r>
        <w:t>：</w:t>
      </w:r>
      <w:r>
        <w:rPr>
          <w:rFonts w:hint="eastAsia"/>
        </w:rPr>
        <w:t>在</w:t>
      </w:r>
      <w:r>
        <w:rPr>
          <w:rFonts w:hint="eastAsia"/>
        </w:rPr>
        <w:t>Yii</w:t>
      </w:r>
      <w:r>
        <w:t>sql</w:t>
      </w:r>
      <w:r>
        <w:rPr>
          <w:rFonts w:hint="eastAsia"/>
        </w:rPr>
        <w:t>查询</w:t>
      </w:r>
      <w:r>
        <w:t>中的，</w:t>
      </w:r>
      <w:r>
        <w:rPr>
          <w:rFonts w:hint="eastAsia"/>
        </w:rPr>
        <w:t>当表</w:t>
      </w:r>
      <w:r>
        <w:t>名或字段名</w:t>
      </w:r>
      <w:r>
        <w:rPr>
          <w:rFonts w:hint="eastAsia"/>
        </w:rPr>
        <w:t>用</w:t>
      </w:r>
      <w:r>
        <w:t>一个数组表</w:t>
      </w:r>
      <w:r>
        <w:rPr>
          <w:rFonts w:hint="eastAsia"/>
        </w:rPr>
        <w:t>示时，</w:t>
      </w:r>
      <w:r>
        <w:t>键名</w:t>
      </w:r>
      <w:r>
        <w:rPr>
          <w:rFonts w:hint="eastAsia"/>
        </w:rPr>
        <w:t>为</w:t>
      </w:r>
      <w:r>
        <w:t>相应的别名</w:t>
      </w:r>
      <w:r w:rsidR="002255F9">
        <w:rPr>
          <w:rFonts w:hint="eastAsia"/>
        </w:rPr>
        <w:t>，</w:t>
      </w:r>
      <w:r w:rsidR="002255F9">
        <w:t>键值</w:t>
      </w:r>
      <w:r w:rsidR="002255F9">
        <w:rPr>
          <w:rFonts w:hint="eastAsia"/>
        </w:rPr>
        <w:t>为</w:t>
      </w:r>
      <w:r w:rsidR="002255F9">
        <w:t>其</w:t>
      </w:r>
      <w:r w:rsidR="002255F9">
        <w:rPr>
          <w:rFonts w:hint="eastAsia"/>
        </w:rPr>
        <w:t>自身</w:t>
      </w:r>
      <w:r w:rsidR="002255F9">
        <w:t>。</w:t>
      </w:r>
    </w:p>
    <w:p w:rsidR="009216EE" w:rsidRDefault="009216EE"/>
    <w:p w:rsidR="009216EE" w:rsidRDefault="009216EE">
      <w:pPr>
        <w:outlineLvl w:val="1"/>
        <w:pPrChange w:id="18" w:author="w" w:date="2017-10-04T18:35:00Z">
          <w:pPr/>
        </w:pPrChange>
      </w:pPr>
      <w:r>
        <w:rPr>
          <w:rFonts w:hint="eastAsia"/>
        </w:rPr>
        <w:t>QueryBui</w:t>
      </w:r>
      <w:r>
        <w:t>l</w:t>
      </w:r>
      <w:r>
        <w:rPr>
          <w:rFonts w:hint="eastAsia"/>
        </w:rPr>
        <w:t>der</w:t>
      </w:r>
      <w:r>
        <w:t xml:space="preserve"> </w:t>
      </w:r>
      <w:r>
        <w:rPr>
          <w:rFonts w:hint="eastAsia"/>
        </w:rPr>
        <w:t>中</w:t>
      </w:r>
      <w:r>
        <w:t>的</w:t>
      </w:r>
      <w:r>
        <w:rPr>
          <w:rFonts w:hint="eastAsia"/>
        </w:rPr>
        <w:t>where</w:t>
      </w:r>
      <w:r>
        <w:rPr>
          <w:rFonts w:hint="eastAsia"/>
        </w:rPr>
        <w:t>查询</w:t>
      </w:r>
    </w:p>
    <w:p w:rsidR="00D15CBD" w:rsidRDefault="00D15CBD">
      <w:r>
        <w:rPr>
          <w:rFonts w:hint="eastAsia"/>
        </w:rPr>
        <w:t>基本</w:t>
      </w:r>
      <w:r>
        <w:t>结构如</w:t>
      </w:r>
      <w:r>
        <w:rPr>
          <w:rFonts w:hint="eastAsia"/>
        </w:rPr>
        <w:t>下</w:t>
      </w:r>
      <w:r>
        <w:t>：</w:t>
      </w:r>
    </w:p>
    <w:p w:rsidR="005F3003" w:rsidRPr="005F3003" w:rsidRDefault="005F3003" w:rsidP="005F300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5F3003">
        <w:rPr>
          <w:rStyle w:val="HTML"/>
          <w:rFonts w:ascii="Consolas" w:hAnsi="Consolas" w:cs="Consolas"/>
          <w:color w:val="444444"/>
          <w:shd w:val="clear" w:color="auto" w:fill="F0F0F0"/>
        </w:rPr>
        <w:t>Public function actionIndex(){</w:t>
      </w:r>
    </w:p>
    <w:p w:rsidR="005F3003" w:rsidRPr="005F3003" w:rsidRDefault="005F3003" w:rsidP="005F300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5F3003">
        <w:rPr>
          <w:rStyle w:val="HTML"/>
          <w:rFonts w:ascii="Consolas" w:hAnsi="Consolas" w:cs="Consolas"/>
          <w:color w:val="444444"/>
          <w:shd w:val="clear" w:color="auto" w:fill="F0F0F0"/>
        </w:rPr>
        <w:tab/>
        <w:t>$query = new Query();</w:t>
      </w:r>
    </w:p>
    <w:p w:rsidR="005F3003" w:rsidRPr="005F3003" w:rsidRDefault="005F3003" w:rsidP="005F300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5F3003">
        <w:rPr>
          <w:rStyle w:val="HTML"/>
          <w:rFonts w:ascii="Consolas" w:hAnsi="Consolas" w:cs="Consolas"/>
          <w:color w:val="444444"/>
          <w:shd w:val="clear" w:color="auto" w:fill="F0F0F0"/>
        </w:rPr>
        <w:tab/>
        <w:t>$query-&gt;from([‘user’]);</w:t>
      </w:r>
    </w:p>
    <w:p w:rsidR="005F3003" w:rsidRPr="005F3003" w:rsidRDefault="005F3003" w:rsidP="005F300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5F3003">
        <w:rPr>
          <w:rStyle w:val="HTML"/>
          <w:rFonts w:ascii="Consolas" w:hAnsi="Consolas" w:cs="Consolas"/>
          <w:color w:val="444444"/>
          <w:shd w:val="clear" w:color="auto" w:fill="F0F0F0"/>
        </w:rPr>
        <w:tab/>
        <w:t>$query-&gt;select();</w:t>
      </w:r>
    </w:p>
    <w:p w:rsidR="005F3003" w:rsidRPr="005F3003" w:rsidRDefault="005F3003" w:rsidP="005F300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5F3003">
        <w:rPr>
          <w:rStyle w:val="HTML"/>
          <w:rFonts w:ascii="Consolas" w:hAnsi="Consolas" w:cs="Consolas"/>
          <w:color w:val="444444"/>
          <w:shd w:val="clear" w:color="auto" w:fill="F0F0F0"/>
        </w:rPr>
        <w:tab/>
        <w:t>$query-&gt;where();</w:t>
      </w:r>
    </w:p>
    <w:p w:rsidR="005F3003" w:rsidRPr="005F3003" w:rsidRDefault="005F3003" w:rsidP="005F300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5F3003">
        <w:rPr>
          <w:rStyle w:val="HTML"/>
          <w:rFonts w:ascii="Consolas" w:hAnsi="Consolas" w:cs="Consolas" w:hint="eastAsia"/>
          <w:color w:val="444444"/>
          <w:shd w:val="clear" w:color="auto" w:fill="F0F0F0"/>
        </w:rPr>
        <w:tab/>
        <w:t>//Echo  $query-&gt;createCommand()-&gt;sql;</w:t>
      </w:r>
      <w:r w:rsidRPr="005F3003">
        <w:rPr>
          <w:rStyle w:val="HTML"/>
          <w:rFonts w:ascii="Consolas" w:hAnsi="Consolas" w:cs="Consolas" w:hint="eastAsia"/>
          <w:color w:val="444444"/>
          <w:shd w:val="clear" w:color="auto" w:fill="F0F0F0"/>
        </w:rPr>
        <w:tab/>
        <w:t>//</w:t>
      </w:r>
      <w:r w:rsidRPr="005F3003">
        <w:rPr>
          <w:rStyle w:val="HTML"/>
          <w:rFonts w:ascii="Consolas" w:hAnsi="Consolas" w:cs="Consolas" w:hint="eastAsia"/>
          <w:color w:val="444444"/>
          <w:shd w:val="clear" w:color="auto" w:fill="F0F0F0"/>
        </w:rPr>
        <w:t>查看构造的</w:t>
      </w:r>
      <w:r w:rsidRPr="005F3003">
        <w:rPr>
          <w:rStyle w:val="HTML"/>
          <w:rFonts w:ascii="Consolas" w:hAnsi="Consolas" w:cs="Consolas" w:hint="eastAsia"/>
          <w:color w:val="444444"/>
          <w:shd w:val="clear" w:color="auto" w:fill="F0F0F0"/>
        </w:rPr>
        <w:t>sql</w:t>
      </w:r>
      <w:r w:rsidRPr="005F3003">
        <w:rPr>
          <w:rStyle w:val="HTML"/>
          <w:rFonts w:ascii="Consolas" w:hAnsi="Consolas" w:cs="Consolas" w:hint="eastAsia"/>
          <w:color w:val="444444"/>
          <w:shd w:val="clear" w:color="auto" w:fill="F0F0F0"/>
        </w:rPr>
        <w:t>语句</w:t>
      </w:r>
    </w:p>
    <w:p w:rsidR="005F3003" w:rsidRPr="005F3003" w:rsidRDefault="005F3003" w:rsidP="005F300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5F3003">
        <w:rPr>
          <w:rStyle w:val="HTML"/>
          <w:rFonts w:ascii="Consolas" w:hAnsi="Consolas" w:cs="Consolas"/>
          <w:color w:val="444444"/>
          <w:shd w:val="clear" w:color="auto" w:fill="F0F0F0"/>
        </w:rPr>
        <w:tab/>
        <w:t>Echo “&lt;br/&gt;”;</w:t>
      </w:r>
    </w:p>
    <w:p w:rsidR="005F3003" w:rsidRPr="005F3003" w:rsidRDefault="005F3003" w:rsidP="005F300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5F3003">
        <w:rPr>
          <w:rStyle w:val="HTML"/>
          <w:rFonts w:ascii="Consolas" w:hAnsi="Consolas" w:cs="Consolas"/>
          <w:color w:val="444444"/>
          <w:shd w:val="clear" w:color="auto" w:fill="F0F0F0"/>
        </w:rPr>
        <w:tab/>
        <w:t>Var_dump($query-&gt;all());</w:t>
      </w:r>
    </w:p>
    <w:p w:rsidR="005F3003" w:rsidRDefault="005F3003" w:rsidP="005F3003">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5F3003">
        <w:rPr>
          <w:rStyle w:val="HTML"/>
          <w:rFonts w:ascii="Consolas" w:hAnsi="Consolas" w:cs="Consolas"/>
          <w:color w:val="444444"/>
          <w:shd w:val="clear" w:color="auto" w:fill="F0F0F0"/>
        </w:rPr>
        <w:t>}</w:t>
      </w:r>
    </w:p>
    <w:p w:rsidR="005F3003" w:rsidRDefault="005F3003" w:rsidP="005F3003">
      <w:r w:rsidRPr="00347412">
        <w:rPr>
          <w:rFonts w:hint="eastAsia"/>
          <w:u w:val="single"/>
        </w:rPr>
        <w:t>注</w:t>
      </w:r>
    </w:p>
    <w:p w:rsidR="005F3003" w:rsidRDefault="005F3003"/>
    <w:p w:rsidR="00D15CBD" w:rsidRDefault="00D15CBD">
      <w:pPr>
        <w:outlineLvl w:val="1"/>
        <w:pPrChange w:id="19" w:author="w" w:date="2017-10-04T18:35:00Z">
          <w:pPr/>
        </w:pPrChange>
      </w:pPr>
      <w:r>
        <w:rPr>
          <w:rFonts w:hint="eastAsia"/>
        </w:rPr>
        <w:t>关</w:t>
      </w:r>
      <w:r>
        <w:t>于</w:t>
      </w:r>
      <w:r>
        <w:rPr>
          <w:rFonts w:hint="eastAsia"/>
        </w:rPr>
        <w:t>$query-&gt;where()</w:t>
      </w:r>
      <w:r>
        <w:rPr>
          <w:rFonts w:hint="eastAsia"/>
        </w:rPr>
        <w:t>的</w:t>
      </w:r>
      <w:r>
        <w:t>用法：</w:t>
      </w:r>
    </w:p>
    <w:p w:rsidR="00D15CBD" w:rsidRDefault="00D15CBD" w:rsidP="00D15CBD">
      <w:pPr>
        <w:pStyle w:val="a3"/>
        <w:numPr>
          <w:ilvl w:val="0"/>
          <w:numId w:val="1"/>
        </w:numPr>
        <w:ind w:firstLineChars="0"/>
      </w:pPr>
      <w:r>
        <w:t>可</w:t>
      </w:r>
      <w:r>
        <w:rPr>
          <w:rFonts w:hint="eastAsia"/>
        </w:rPr>
        <w:t>以</w:t>
      </w:r>
      <w:r>
        <w:t>接收字符串</w:t>
      </w:r>
      <w:r>
        <w:rPr>
          <w:rFonts w:hint="eastAsia"/>
        </w:rPr>
        <w:t>，</w:t>
      </w:r>
      <w:r>
        <w:t>如：</w:t>
      </w:r>
      <w:r>
        <w:rPr>
          <w:rFonts w:hint="eastAsia"/>
        </w:rPr>
        <w:t>$query-&gt;where(</w:t>
      </w:r>
      <w:r>
        <w:t>‘id=24’</w:t>
      </w:r>
      <w:r>
        <w:rPr>
          <w:rFonts w:hint="eastAsia"/>
        </w:rPr>
        <w:t>);</w:t>
      </w:r>
      <w:r>
        <w:rPr>
          <w:rFonts w:hint="eastAsia"/>
        </w:rPr>
        <w:t>推荐</w:t>
      </w:r>
      <w:r>
        <w:t>将其参数化</w:t>
      </w:r>
      <w:r>
        <w:rPr>
          <w:rFonts w:hint="eastAsia"/>
        </w:rPr>
        <w:t>，</w:t>
      </w:r>
      <w:r>
        <w:t>如下：</w:t>
      </w:r>
    </w:p>
    <w:p w:rsidR="00D15CBD" w:rsidRDefault="00D15CBD" w:rsidP="00D15CBD">
      <w:pPr>
        <w:pStyle w:val="a3"/>
        <w:numPr>
          <w:ilvl w:val="0"/>
          <w:numId w:val="1"/>
        </w:numPr>
        <w:ind w:firstLineChars="0"/>
      </w:pPr>
      <w:r>
        <w:rPr>
          <w:rFonts w:hint="eastAsia"/>
        </w:rPr>
        <w:t>$query-&gt;where(</w:t>
      </w:r>
      <w:r>
        <w:t>‘id=:id’</w:t>
      </w:r>
      <w:r>
        <w:rPr>
          <w:rFonts w:hint="eastAsia"/>
        </w:rPr>
        <w:t>)</w:t>
      </w:r>
      <w:r>
        <w:t>-&gt;addParams([‘:id’=&gt;24]);</w:t>
      </w:r>
      <w:r w:rsidR="004B7ED2">
        <w:t xml:space="preserve">  </w:t>
      </w:r>
      <w:r w:rsidR="004B7ED2">
        <w:rPr>
          <w:rFonts w:hint="eastAsia"/>
        </w:rPr>
        <w:t>或</w:t>
      </w:r>
      <w:r w:rsidR="004B7ED2">
        <w:rPr>
          <w:rFonts w:hint="eastAsia"/>
        </w:rPr>
        <w:t xml:space="preserve">  $query-&gt;where(</w:t>
      </w:r>
      <w:r w:rsidR="004B7ED2">
        <w:t>‘id=:id’,[‘:id’=&gt;24]</w:t>
      </w:r>
      <w:r w:rsidR="004B7ED2">
        <w:rPr>
          <w:rFonts w:hint="eastAsia"/>
        </w:rPr>
        <w:t>)</w:t>
      </w:r>
      <w:r w:rsidR="004B7ED2">
        <w:t>;</w:t>
      </w:r>
    </w:p>
    <w:p w:rsidR="0088349F" w:rsidRDefault="0088349F" w:rsidP="00D15CBD">
      <w:pPr>
        <w:pStyle w:val="a3"/>
        <w:numPr>
          <w:ilvl w:val="0"/>
          <w:numId w:val="1"/>
        </w:numPr>
        <w:ind w:firstLineChars="0"/>
      </w:pPr>
      <w:r>
        <w:rPr>
          <w:rFonts w:hint="eastAsia"/>
        </w:rPr>
        <w:t>可</w:t>
      </w:r>
      <w:r>
        <w:t>以</w:t>
      </w:r>
      <w:r>
        <w:rPr>
          <w:rFonts w:hint="eastAsia"/>
        </w:rPr>
        <w:t>接收</w:t>
      </w:r>
      <w:r>
        <w:t>数组，</w:t>
      </w:r>
      <w:r w:rsidR="009E2CBF">
        <w:t>简单</w:t>
      </w:r>
      <w:r w:rsidR="009E2CBF">
        <w:rPr>
          <w:rFonts w:hint="eastAsia"/>
        </w:rPr>
        <w:t>查询</w:t>
      </w:r>
      <w:r>
        <w:t>如：</w:t>
      </w:r>
    </w:p>
    <w:p w:rsidR="00722B67" w:rsidRPr="00722B67" w:rsidRDefault="00722B67" w:rsidP="00835C6E">
      <w:pPr>
        <w:pStyle w:val="HTML0"/>
        <w:pBdr>
          <w:top w:val="single" w:sz="6" w:space="7" w:color="CCCCCC"/>
          <w:left w:val="single" w:sz="6" w:space="7" w:color="CCCCCC"/>
          <w:bottom w:val="single" w:sz="6" w:space="7" w:color="CCCCCC"/>
          <w:right w:val="single" w:sz="6" w:space="7" w:color="CCCCCC"/>
        </w:pBdr>
        <w:shd w:val="clear" w:color="auto" w:fill="F5F5F5"/>
        <w:tabs>
          <w:tab w:val="clear" w:pos="1832"/>
          <w:tab w:val="left" w:pos="1350"/>
        </w:tabs>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ab/>
      </w:r>
      <w:r>
        <w:rPr>
          <w:rStyle w:val="HTML"/>
          <w:rFonts w:ascii="Consolas" w:hAnsi="Consolas" w:cs="Consolas"/>
          <w:color w:val="444444"/>
          <w:shd w:val="clear" w:color="auto" w:fill="F0F0F0"/>
        </w:rPr>
        <w:tab/>
      </w:r>
      <w:r w:rsidRPr="00722B67">
        <w:rPr>
          <w:rStyle w:val="HTML"/>
          <w:rFonts w:ascii="Consolas" w:hAnsi="Consolas" w:cs="Consolas"/>
          <w:color w:val="444444"/>
          <w:shd w:val="clear" w:color="auto" w:fill="F0F0F0"/>
        </w:rPr>
        <w:t>$query-&gt;where([</w:t>
      </w:r>
    </w:p>
    <w:p w:rsidR="00722B67" w:rsidRPr="00722B67" w:rsidRDefault="00722B67" w:rsidP="00835C6E">
      <w:pPr>
        <w:pStyle w:val="HTML0"/>
        <w:pBdr>
          <w:top w:val="single" w:sz="6" w:space="7" w:color="CCCCCC"/>
          <w:left w:val="single" w:sz="6" w:space="7" w:color="CCCCCC"/>
          <w:bottom w:val="single" w:sz="6" w:space="7" w:color="CCCCCC"/>
          <w:right w:val="single" w:sz="6" w:space="7" w:color="CCCCCC"/>
        </w:pBdr>
        <w:shd w:val="clear" w:color="auto" w:fill="F5F5F5"/>
        <w:tabs>
          <w:tab w:val="clear" w:pos="2748"/>
        </w:tabs>
        <w:wordWrap w:val="0"/>
        <w:ind w:left="-120" w:right="-120"/>
        <w:rPr>
          <w:rStyle w:val="HTML"/>
          <w:rFonts w:ascii="Consolas" w:hAnsi="Consolas" w:cs="Consolas"/>
          <w:color w:val="444444"/>
          <w:shd w:val="clear" w:color="auto" w:fill="F0F0F0"/>
        </w:rPr>
      </w:pPr>
      <w:r w:rsidRPr="00722B67">
        <w:rPr>
          <w:rStyle w:val="HTML"/>
          <w:rFonts w:ascii="Consolas" w:hAnsi="Consolas" w:cs="Consolas"/>
          <w:color w:val="444444"/>
          <w:shd w:val="clear" w:color="auto" w:fill="F0F0F0"/>
        </w:rPr>
        <w:tab/>
      </w:r>
      <w:r w:rsidRPr="00722B67">
        <w:rPr>
          <w:rStyle w:val="HTML"/>
          <w:rFonts w:ascii="Consolas" w:hAnsi="Consolas" w:cs="Consolas"/>
          <w:color w:val="444444"/>
          <w:shd w:val="clear" w:color="auto" w:fill="F0F0F0"/>
        </w:rPr>
        <w:tab/>
        <w:t>‘username’=&gt;’ab’,</w:t>
      </w:r>
    </w:p>
    <w:p w:rsidR="00722B67" w:rsidRPr="00722B67" w:rsidRDefault="00722B67" w:rsidP="00835C6E">
      <w:pPr>
        <w:pStyle w:val="HTML0"/>
        <w:pBdr>
          <w:top w:val="single" w:sz="6" w:space="7" w:color="CCCCCC"/>
          <w:left w:val="single" w:sz="6" w:space="7" w:color="CCCCCC"/>
          <w:bottom w:val="single" w:sz="6" w:space="7" w:color="CCCCCC"/>
          <w:right w:val="single" w:sz="6" w:space="7" w:color="CCCCCC"/>
        </w:pBdr>
        <w:shd w:val="clear" w:color="auto" w:fill="F5F5F5"/>
        <w:tabs>
          <w:tab w:val="clear" w:pos="2748"/>
        </w:tabs>
        <w:wordWrap w:val="0"/>
        <w:ind w:left="-120" w:right="-120"/>
        <w:rPr>
          <w:rStyle w:val="HTML"/>
          <w:rFonts w:ascii="Consolas" w:hAnsi="Consolas" w:cs="Consolas"/>
          <w:color w:val="444444"/>
          <w:shd w:val="clear" w:color="auto" w:fill="F0F0F0"/>
        </w:rPr>
      </w:pPr>
      <w:r w:rsidRPr="00722B67">
        <w:rPr>
          <w:rStyle w:val="HTML"/>
          <w:rFonts w:ascii="Consolas" w:hAnsi="Consolas" w:cs="Consolas"/>
          <w:color w:val="444444"/>
          <w:shd w:val="clear" w:color="auto" w:fill="F0F0F0"/>
        </w:rPr>
        <w:tab/>
      </w:r>
      <w:r w:rsidRPr="00722B67">
        <w:rPr>
          <w:rStyle w:val="HTML"/>
          <w:rFonts w:ascii="Consolas" w:hAnsi="Consolas" w:cs="Consolas"/>
          <w:color w:val="444444"/>
          <w:shd w:val="clear" w:color="auto" w:fill="F0F0F0"/>
        </w:rPr>
        <w:tab/>
        <w:t>‘id’=&gt;[24,29]</w:t>
      </w:r>
      <w:r w:rsidRPr="00722B67">
        <w:rPr>
          <w:rStyle w:val="HTML"/>
          <w:rFonts w:ascii="Consolas" w:hAnsi="Consolas" w:cs="Consolas"/>
          <w:color w:val="444444"/>
          <w:shd w:val="clear" w:color="auto" w:fill="F0F0F0"/>
        </w:rPr>
        <w:tab/>
      </w:r>
      <w:r w:rsidRPr="00722B67">
        <w:rPr>
          <w:rStyle w:val="HTML"/>
          <w:rFonts w:ascii="Consolas" w:hAnsi="Consolas" w:cs="Consolas"/>
          <w:color w:val="444444"/>
          <w:shd w:val="clear" w:color="auto" w:fill="F0F0F0"/>
        </w:rPr>
        <w:tab/>
      </w:r>
      <w:r w:rsidRPr="00722B67">
        <w:rPr>
          <w:rStyle w:val="HTML"/>
          <w:rFonts w:ascii="Consolas" w:hAnsi="Consolas" w:cs="Consolas"/>
          <w:color w:val="444444"/>
          <w:shd w:val="clear" w:color="auto" w:fill="F0F0F0"/>
        </w:rPr>
        <w:tab/>
      </w:r>
      <w:r w:rsidRPr="00722B67">
        <w:rPr>
          <w:rStyle w:val="HTML"/>
          <w:rFonts w:ascii="Consolas" w:hAnsi="Consolas" w:cs="Consolas"/>
          <w:color w:val="444444"/>
          <w:shd w:val="clear" w:color="auto" w:fill="F0F0F0"/>
        </w:rPr>
        <w:tab/>
        <w:t>//id in(24,29)</w:t>
      </w:r>
    </w:p>
    <w:p w:rsidR="00722B67" w:rsidRDefault="00722B67" w:rsidP="00835C6E">
      <w:pPr>
        <w:pStyle w:val="HTML0"/>
        <w:pBdr>
          <w:top w:val="single" w:sz="6" w:space="7" w:color="CCCCCC"/>
          <w:left w:val="single" w:sz="6" w:space="7" w:color="CCCCCC"/>
          <w:bottom w:val="single" w:sz="6" w:space="7" w:color="CCCCCC"/>
          <w:right w:val="single" w:sz="6" w:space="7" w:color="CCCCCC"/>
        </w:pBdr>
        <w:shd w:val="clear" w:color="auto" w:fill="F5F5F5"/>
        <w:tabs>
          <w:tab w:val="clear" w:pos="1832"/>
          <w:tab w:val="left" w:pos="1350"/>
        </w:tabs>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ab/>
      </w:r>
      <w:r>
        <w:rPr>
          <w:rStyle w:val="HTML"/>
          <w:rFonts w:ascii="Consolas" w:hAnsi="Consolas" w:cs="Consolas"/>
          <w:color w:val="444444"/>
          <w:shd w:val="clear" w:color="auto" w:fill="F0F0F0"/>
        </w:rPr>
        <w:tab/>
      </w:r>
      <w:r w:rsidRPr="00722B67">
        <w:rPr>
          <w:rStyle w:val="HTML"/>
          <w:rFonts w:ascii="Consolas" w:hAnsi="Consolas" w:cs="Consolas"/>
          <w:color w:val="444444"/>
          <w:shd w:val="clear" w:color="auto" w:fill="F0F0F0"/>
        </w:rPr>
        <w:t>])</w:t>
      </w:r>
    </w:p>
    <w:p w:rsidR="00722B67" w:rsidRDefault="00722B67" w:rsidP="00722B67"/>
    <w:p w:rsidR="0088349F" w:rsidRDefault="0088349F" w:rsidP="0088349F">
      <w:pPr>
        <w:pStyle w:val="a3"/>
        <w:ind w:left="780" w:firstLineChars="0" w:firstLine="0"/>
      </w:pPr>
      <w:r>
        <w:rPr>
          <w:rFonts w:hint="eastAsia"/>
        </w:rPr>
        <w:t>这</w:t>
      </w:r>
      <w:r>
        <w:t>种简单类型的查询，数组的键名表</w:t>
      </w:r>
      <w:r>
        <w:rPr>
          <w:rFonts w:hint="eastAsia"/>
        </w:rPr>
        <w:t>示</w:t>
      </w:r>
      <w:r>
        <w:t>查询的字段，</w:t>
      </w:r>
      <w:r>
        <w:rPr>
          <w:rFonts w:hint="eastAsia"/>
        </w:rPr>
        <w:t>键</w:t>
      </w:r>
      <w:r>
        <w:t>值</w:t>
      </w:r>
      <w:r>
        <w:rPr>
          <w:rFonts w:hint="eastAsia"/>
        </w:rPr>
        <w:t>表</w:t>
      </w:r>
      <w:r>
        <w:t>示匹配的值</w:t>
      </w:r>
    </w:p>
    <w:p w:rsidR="009E2CBF" w:rsidRDefault="009E2CBF" w:rsidP="009E2CBF">
      <w:pPr>
        <w:pStyle w:val="a3"/>
        <w:numPr>
          <w:ilvl w:val="0"/>
          <w:numId w:val="1"/>
        </w:numPr>
        <w:ind w:firstLineChars="0"/>
      </w:pPr>
      <w:r>
        <w:rPr>
          <w:rFonts w:hint="eastAsia"/>
        </w:rPr>
        <w:t>可</w:t>
      </w:r>
      <w:r>
        <w:t>以</w:t>
      </w:r>
      <w:r>
        <w:rPr>
          <w:rFonts w:hint="eastAsia"/>
        </w:rPr>
        <w:t>接收</w:t>
      </w:r>
      <w:r>
        <w:t>数组，</w:t>
      </w:r>
      <w:r>
        <w:rPr>
          <w:rFonts w:hint="eastAsia"/>
        </w:rPr>
        <w:t>复杂查询</w:t>
      </w:r>
      <w:r>
        <w:t>如：</w:t>
      </w:r>
    </w:p>
    <w:p w:rsidR="00835C6E" w:rsidRPr="00835C6E" w:rsidRDefault="00835C6E" w:rsidP="00835C6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ab/>
      </w:r>
      <w:r w:rsidRPr="00835C6E">
        <w:rPr>
          <w:rStyle w:val="HTML"/>
          <w:rFonts w:ascii="Consolas" w:hAnsi="Consolas" w:cs="Consolas" w:hint="eastAsia"/>
          <w:color w:val="444444"/>
          <w:shd w:val="clear" w:color="auto" w:fill="F0F0F0"/>
        </w:rPr>
        <w:t>$query-&gt;where([</w:t>
      </w:r>
      <w:r w:rsidRPr="00835C6E">
        <w:rPr>
          <w:rStyle w:val="HTML"/>
          <w:rFonts w:ascii="Consolas" w:hAnsi="Consolas" w:cs="Consolas" w:hint="eastAsia"/>
          <w:color w:val="444444"/>
          <w:shd w:val="clear" w:color="auto" w:fill="F0F0F0"/>
        </w:rPr>
        <w:t>‘</w:t>
      </w:r>
      <w:r w:rsidRPr="00835C6E">
        <w:rPr>
          <w:rStyle w:val="HTML"/>
          <w:rFonts w:ascii="Consolas" w:hAnsi="Consolas" w:cs="Consolas" w:hint="eastAsia"/>
          <w:color w:val="444444"/>
          <w:shd w:val="clear" w:color="auto" w:fill="F0F0F0"/>
        </w:rPr>
        <w:t>&lt;&gt;</w:t>
      </w:r>
      <w:r w:rsidRPr="00835C6E">
        <w:rPr>
          <w:rStyle w:val="HTML"/>
          <w:rFonts w:ascii="Consolas" w:hAnsi="Consolas" w:cs="Consolas" w:hint="eastAsia"/>
          <w:color w:val="444444"/>
          <w:shd w:val="clear" w:color="auto" w:fill="F0F0F0"/>
        </w:rPr>
        <w:t>’</w:t>
      </w:r>
      <w:r w:rsidRPr="00835C6E">
        <w:rPr>
          <w:rStyle w:val="HTML"/>
          <w:rFonts w:ascii="Consolas" w:hAnsi="Consolas" w:cs="Consolas" w:hint="eastAsia"/>
          <w:color w:val="444444"/>
          <w:shd w:val="clear" w:color="auto" w:fill="F0F0F0"/>
        </w:rPr>
        <w:t>,</w:t>
      </w:r>
      <w:r w:rsidRPr="00835C6E">
        <w:rPr>
          <w:rStyle w:val="HTML"/>
          <w:rFonts w:ascii="Consolas" w:hAnsi="Consolas" w:cs="Consolas" w:hint="eastAsia"/>
          <w:color w:val="444444"/>
          <w:shd w:val="clear" w:color="auto" w:fill="F0F0F0"/>
        </w:rPr>
        <w:t>’</w:t>
      </w:r>
      <w:r w:rsidRPr="00835C6E">
        <w:rPr>
          <w:rStyle w:val="HTML"/>
          <w:rFonts w:ascii="Consolas" w:hAnsi="Consolas" w:cs="Consolas" w:hint="eastAsia"/>
          <w:color w:val="444444"/>
          <w:shd w:val="clear" w:color="auto" w:fill="F0F0F0"/>
        </w:rPr>
        <w:t>id</w:t>
      </w:r>
      <w:r w:rsidRPr="00835C6E">
        <w:rPr>
          <w:rStyle w:val="HTML"/>
          <w:rFonts w:ascii="Consolas" w:hAnsi="Consolas" w:cs="Consolas" w:hint="eastAsia"/>
          <w:color w:val="444444"/>
          <w:shd w:val="clear" w:color="auto" w:fill="F0F0F0"/>
        </w:rPr>
        <w:t>’</w:t>
      </w:r>
      <w:r w:rsidRPr="00835C6E">
        <w:rPr>
          <w:rStyle w:val="HTML"/>
          <w:rFonts w:ascii="Consolas" w:hAnsi="Consolas" w:cs="Consolas" w:hint="eastAsia"/>
          <w:color w:val="444444"/>
          <w:shd w:val="clear" w:color="auto" w:fill="F0F0F0"/>
        </w:rPr>
        <w:t>,24]);</w:t>
      </w:r>
      <w:r w:rsidRPr="00835C6E">
        <w:rPr>
          <w:rStyle w:val="HTML"/>
          <w:rFonts w:ascii="Consolas" w:hAnsi="Consolas" w:cs="Consolas" w:hint="eastAsia"/>
          <w:color w:val="444444"/>
          <w:shd w:val="clear" w:color="auto" w:fill="F0F0F0"/>
        </w:rPr>
        <w:tab/>
      </w:r>
      <w:r w:rsidRPr="00835C6E">
        <w:rPr>
          <w:rStyle w:val="HTML"/>
          <w:rFonts w:ascii="Consolas" w:hAnsi="Consolas" w:cs="Consolas" w:hint="eastAsia"/>
          <w:color w:val="444444"/>
          <w:shd w:val="clear" w:color="auto" w:fill="F0F0F0"/>
        </w:rPr>
        <w:tab/>
        <w:t>//</w:t>
      </w:r>
      <w:r w:rsidRPr="00835C6E">
        <w:rPr>
          <w:rStyle w:val="HTML"/>
          <w:rFonts w:ascii="Consolas" w:hAnsi="Consolas" w:cs="Consolas" w:hint="eastAsia"/>
          <w:color w:val="444444"/>
          <w:shd w:val="clear" w:color="auto" w:fill="F0F0F0"/>
        </w:rPr>
        <w:t>表示</w:t>
      </w:r>
      <w:r w:rsidRPr="00835C6E">
        <w:rPr>
          <w:rStyle w:val="HTML"/>
          <w:rFonts w:ascii="Consolas" w:hAnsi="Consolas" w:cs="Consolas" w:hint="eastAsia"/>
          <w:color w:val="444444"/>
          <w:shd w:val="clear" w:color="auto" w:fill="F0F0F0"/>
        </w:rPr>
        <w:t>id</w:t>
      </w:r>
      <w:r w:rsidRPr="00835C6E">
        <w:rPr>
          <w:rStyle w:val="HTML"/>
          <w:rFonts w:ascii="Consolas" w:hAnsi="Consolas" w:cs="Consolas" w:hint="eastAsia"/>
          <w:color w:val="444444"/>
          <w:shd w:val="clear" w:color="auto" w:fill="F0F0F0"/>
        </w:rPr>
        <w:t>不等于</w:t>
      </w:r>
      <w:r w:rsidRPr="00835C6E">
        <w:rPr>
          <w:rStyle w:val="HTML"/>
          <w:rFonts w:ascii="Consolas" w:hAnsi="Consolas" w:cs="Consolas" w:hint="eastAsia"/>
          <w:color w:val="444444"/>
          <w:shd w:val="clear" w:color="auto" w:fill="F0F0F0"/>
        </w:rPr>
        <w:t>24</w:t>
      </w:r>
    </w:p>
    <w:p w:rsidR="00835C6E" w:rsidRPr="00835C6E" w:rsidRDefault="00835C6E" w:rsidP="00835C6E">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ab/>
      </w:r>
      <w:r w:rsidRPr="00835C6E">
        <w:rPr>
          <w:rStyle w:val="HTML"/>
          <w:rFonts w:ascii="Consolas" w:hAnsi="Consolas" w:cs="Consolas" w:hint="eastAsia"/>
          <w:color w:val="444444"/>
          <w:shd w:val="clear" w:color="auto" w:fill="F0F0F0"/>
        </w:rPr>
        <w:t>$query-&gt;where([</w:t>
      </w:r>
      <w:r w:rsidRPr="00835C6E">
        <w:rPr>
          <w:rStyle w:val="HTML"/>
          <w:rFonts w:ascii="Consolas" w:hAnsi="Consolas" w:cs="Consolas" w:hint="eastAsia"/>
          <w:color w:val="444444"/>
          <w:shd w:val="clear" w:color="auto" w:fill="F0F0F0"/>
        </w:rPr>
        <w:t>‘</w:t>
      </w:r>
      <w:r w:rsidRPr="00835C6E">
        <w:rPr>
          <w:rStyle w:val="HTML"/>
          <w:rFonts w:ascii="Consolas" w:hAnsi="Consolas" w:cs="Consolas" w:hint="eastAsia"/>
          <w:color w:val="444444"/>
          <w:shd w:val="clear" w:color="auto" w:fill="F0F0F0"/>
        </w:rPr>
        <w:t>in</w:t>
      </w:r>
      <w:r w:rsidRPr="00835C6E">
        <w:rPr>
          <w:rStyle w:val="HTML"/>
          <w:rFonts w:ascii="Consolas" w:hAnsi="Consolas" w:cs="Consolas" w:hint="eastAsia"/>
          <w:color w:val="444444"/>
          <w:shd w:val="clear" w:color="auto" w:fill="F0F0F0"/>
        </w:rPr>
        <w:t>’</w:t>
      </w:r>
      <w:r w:rsidRPr="00835C6E">
        <w:rPr>
          <w:rStyle w:val="HTML"/>
          <w:rFonts w:ascii="Consolas" w:hAnsi="Consolas" w:cs="Consolas" w:hint="eastAsia"/>
          <w:color w:val="444444"/>
          <w:shd w:val="clear" w:color="auto" w:fill="F0F0F0"/>
        </w:rPr>
        <w:t>,</w:t>
      </w:r>
      <w:r w:rsidRPr="00835C6E">
        <w:rPr>
          <w:rStyle w:val="HTML"/>
          <w:rFonts w:ascii="Consolas" w:hAnsi="Consolas" w:cs="Consolas" w:hint="eastAsia"/>
          <w:color w:val="444444"/>
          <w:shd w:val="clear" w:color="auto" w:fill="F0F0F0"/>
        </w:rPr>
        <w:t>’</w:t>
      </w:r>
      <w:r w:rsidRPr="00835C6E">
        <w:rPr>
          <w:rStyle w:val="HTML"/>
          <w:rFonts w:ascii="Consolas" w:hAnsi="Consolas" w:cs="Consolas" w:hint="eastAsia"/>
          <w:color w:val="444444"/>
          <w:shd w:val="clear" w:color="auto" w:fill="F0F0F0"/>
        </w:rPr>
        <w:t>id</w:t>
      </w:r>
      <w:r w:rsidRPr="00835C6E">
        <w:rPr>
          <w:rStyle w:val="HTML"/>
          <w:rFonts w:ascii="Consolas" w:hAnsi="Consolas" w:cs="Consolas" w:hint="eastAsia"/>
          <w:color w:val="444444"/>
          <w:shd w:val="clear" w:color="auto" w:fill="F0F0F0"/>
        </w:rPr>
        <w:t>’</w:t>
      </w:r>
      <w:r w:rsidRPr="00835C6E">
        <w:rPr>
          <w:rStyle w:val="HTML"/>
          <w:rFonts w:ascii="Consolas" w:hAnsi="Consolas" w:cs="Consolas" w:hint="eastAsia"/>
          <w:color w:val="444444"/>
          <w:shd w:val="clear" w:color="auto" w:fill="F0F0F0"/>
        </w:rPr>
        <w:t>,[24,25]]);</w:t>
      </w:r>
      <w:r w:rsidRPr="00835C6E">
        <w:rPr>
          <w:rStyle w:val="HTML"/>
          <w:rFonts w:ascii="Consolas" w:hAnsi="Consolas" w:cs="Consolas" w:hint="eastAsia"/>
          <w:color w:val="444444"/>
          <w:shd w:val="clear" w:color="auto" w:fill="F0F0F0"/>
        </w:rPr>
        <w:tab/>
        <w:t>//</w:t>
      </w:r>
      <w:r w:rsidRPr="00835C6E">
        <w:rPr>
          <w:rStyle w:val="HTML"/>
          <w:rFonts w:ascii="Consolas" w:hAnsi="Consolas" w:cs="Consolas" w:hint="eastAsia"/>
          <w:color w:val="444444"/>
          <w:shd w:val="clear" w:color="auto" w:fill="F0F0F0"/>
        </w:rPr>
        <w:t>表示</w:t>
      </w:r>
      <w:r w:rsidRPr="00835C6E">
        <w:rPr>
          <w:rStyle w:val="HTML"/>
          <w:rFonts w:ascii="Consolas" w:hAnsi="Consolas" w:cs="Consolas" w:hint="eastAsia"/>
          <w:color w:val="444444"/>
          <w:shd w:val="clear" w:color="auto" w:fill="F0F0F0"/>
        </w:rPr>
        <w:t>id</w:t>
      </w:r>
      <w:r w:rsidRPr="00835C6E">
        <w:rPr>
          <w:rStyle w:val="HTML"/>
          <w:rFonts w:ascii="Consolas" w:hAnsi="Consolas" w:cs="Consolas" w:hint="eastAsia"/>
          <w:color w:val="444444"/>
          <w:shd w:val="clear" w:color="auto" w:fill="F0F0F0"/>
        </w:rPr>
        <w:t>等于</w:t>
      </w:r>
      <w:r w:rsidRPr="00835C6E">
        <w:rPr>
          <w:rStyle w:val="HTML"/>
          <w:rFonts w:ascii="Consolas" w:hAnsi="Consolas" w:cs="Consolas" w:hint="eastAsia"/>
          <w:color w:val="444444"/>
          <w:shd w:val="clear" w:color="auto" w:fill="F0F0F0"/>
        </w:rPr>
        <w:t>24</w:t>
      </w:r>
      <w:r w:rsidRPr="00835C6E">
        <w:rPr>
          <w:rStyle w:val="HTML"/>
          <w:rFonts w:ascii="Consolas" w:hAnsi="Consolas" w:cs="Consolas" w:hint="eastAsia"/>
          <w:color w:val="444444"/>
          <w:shd w:val="clear" w:color="auto" w:fill="F0F0F0"/>
        </w:rPr>
        <w:t>或等于</w:t>
      </w:r>
      <w:r w:rsidRPr="00835C6E">
        <w:rPr>
          <w:rStyle w:val="HTML"/>
          <w:rFonts w:ascii="Consolas" w:hAnsi="Consolas" w:cs="Consolas" w:hint="eastAsia"/>
          <w:color w:val="444444"/>
          <w:shd w:val="clear" w:color="auto" w:fill="F0F0F0"/>
        </w:rPr>
        <w:t>25</w:t>
      </w:r>
    </w:p>
    <w:p w:rsidR="00835C6E" w:rsidRPr="00D552FD" w:rsidRDefault="00835C6E" w:rsidP="00D552FD">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Fonts w:ascii="Consolas" w:hAnsi="Consolas" w:cs="Consolas"/>
          <w:color w:val="444444"/>
          <w:shd w:val="clear" w:color="auto" w:fill="F0F0F0"/>
        </w:rPr>
      </w:pPr>
      <w:r>
        <w:rPr>
          <w:rStyle w:val="HTML"/>
          <w:rFonts w:ascii="Consolas" w:hAnsi="Consolas" w:cs="Consolas"/>
          <w:color w:val="444444"/>
          <w:shd w:val="clear" w:color="auto" w:fill="F0F0F0"/>
        </w:rPr>
        <w:tab/>
      </w:r>
      <w:r w:rsidRPr="00835C6E">
        <w:rPr>
          <w:rStyle w:val="HTML"/>
          <w:rFonts w:ascii="Consolas" w:hAnsi="Consolas" w:cs="Consolas"/>
          <w:color w:val="444444"/>
          <w:shd w:val="clear" w:color="auto" w:fill="F0F0F0"/>
        </w:rPr>
        <w:t>$query-&gt;where([‘like’,’username’,’ab’]);</w:t>
      </w:r>
      <w:r w:rsidRPr="00835C6E">
        <w:rPr>
          <w:rStyle w:val="HTML"/>
          <w:rFonts w:ascii="Consolas" w:hAnsi="Consolas" w:cs="Consolas"/>
          <w:color w:val="444444"/>
          <w:shd w:val="clear" w:color="auto" w:fill="F0F0F0"/>
        </w:rPr>
        <w:tab/>
      </w:r>
    </w:p>
    <w:p w:rsidR="00A12364" w:rsidRDefault="00A12364" w:rsidP="00171FE5">
      <w:pPr>
        <w:pStyle w:val="a3"/>
        <w:ind w:left="780" w:firstLineChars="0" w:firstLine="0"/>
      </w:pPr>
    </w:p>
    <w:p w:rsidR="00037B9A" w:rsidRDefault="00A12364" w:rsidP="00037B9A">
      <w:pPr>
        <w:outlineLvl w:val="1"/>
      </w:pPr>
      <w:r>
        <w:rPr>
          <w:rFonts w:hint="eastAsia"/>
        </w:rPr>
        <w:t>关于</w:t>
      </w:r>
      <w:r>
        <w:rPr>
          <w:rFonts w:hint="eastAsia"/>
        </w:rPr>
        <w:t>$query-&gt;orderBy()</w:t>
      </w:r>
      <w:r>
        <w:rPr>
          <w:rFonts w:hint="eastAsia"/>
        </w:rPr>
        <w:t>的</w:t>
      </w:r>
      <w:r>
        <w:t>用法</w:t>
      </w:r>
      <w:r>
        <w:rPr>
          <w:rFonts w:hint="eastAsia"/>
        </w:rPr>
        <w:t>：</w:t>
      </w:r>
    </w:p>
    <w:p w:rsidR="00037B9A" w:rsidRPr="00037B9A" w:rsidRDefault="00037B9A" w:rsidP="00037B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37B9A">
        <w:rPr>
          <w:rStyle w:val="HTML"/>
          <w:rFonts w:ascii="Consolas" w:hAnsi="Consolas" w:cs="Consolas" w:hint="eastAsia"/>
          <w:color w:val="444444"/>
          <w:shd w:val="clear" w:color="auto" w:fill="F0F0F0"/>
        </w:rPr>
        <w:t>$query-&gt;orderBy(</w:t>
      </w:r>
      <w:r w:rsidRPr="00037B9A">
        <w:rPr>
          <w:rStyle w:val="HTML"/>
          <w:rFonts w:ascii="Consolas" w:hAnsi="Consolas" w:cs="Consolas" w:hint="eastAsia"/>
          <w:color w:val="444444"/>
          <w:shd w:val="clear" w:color="auto" w:fill="F0F0F0"/>
        </w:rPr>
        <w:t>‘</w:t>
      </w:r>
      <w:r w:rsidRPr="00037B9A">
        <w:rPr>
          <w:rStyle w:val="HTML"/>
          <w:rFonts w:ascii="Consolas" w:hAnsi="Consolas" w:cs="Consolas" w:hint="eastAsia"/>
          <w:color w:val="444444"/>
          <w:shd w:val="clear" w:color="auto" w:fill="F0F0F0"/>
        </w:rPr>
        <w:t>id desc</w:t>
      </w:r>
      <w:r w:rsidRPr="00037B9A">
        <w:rPr>
          <w:rStyle w:val="HTML"/>
          <w:rFonts w:ascii="Consolas" w:hAnsi="Consolas" w:cs="Consolas" w:hint="eastAsia"/>
          <w:color w:val="444444"/>
          <w:shd w:val="clear" w:color="auto" w:fill="F0F0F0"/>
        </w:rPr>
        <w:t>’</w:t>
      </w:r>
      <w:r w:rsidRPr="00037B9A">
        <w:rPr>
          <w:rStyle w:val="HTML"/>
          <w:rFonts w:ascii="Consolas" w:hAnsi="Consolas" w:cs="Consolas" w:hint="eastAsia"/>
          <w:color w:val="444444"/>
          <w:shd w:val="clear" w:color="auto" w:fill="F0F0F0"/>
        </w:rPr>
        <w:t xml:space="preserve">);  </w:t>
      </w:r>
      <w:r w:rsidRPr="00037B9A">
        <w:rPr>
          <w:rStyle w:val="HTML"/>
          <w:rFonts w:ascii="Consolas" w:hAnsi="Consolas" w:cs="Consolas" w:hint="eastAsia"/>
          <w:color w:val="444444"/>
          <w:shd w:val="clear" w:color="auto" w:fill="F0F0F0"/>
        </w:rPr>
        <w:t>推荐使用以下方式</w:t>
      </w:r>
    </w:p>
    <w:p w:rsidR="00037B9A" w:rsidRPr="00037B9A" w:rsidRDefault="00037B9A" w:rsidP="00037B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37B9A">
        <w:rPr>
          <w:rStyle w:val="HTML"/>
          <w:rFonts w:ascii="Consolas" w:hAnsi="Consolas" w:cs="Consolas"/>
          <w:color w:val="444444"/>
          <w:shd w:val="clear" w:color="auto" w:fill="F0F0F0"/>
        </w:rPr>
        <w:tab/>
        <w:t>$query-&gt;orderBy([</w:t>
      </w:r>
    </w:p>
    <w:p w:rsidR="00037B9A" w:rsidRPr="00037B9A" w:rsidRDefault="00037B9A" w:rsidP="009747F5">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335"/>
        </w:tabs>
        <w:wordWrap w:val="0"/>
        <w:ind w:left="-120" w:right="-120" w:firstLineChars="300" w:firstLine="720"/>
        <w:rPr>
          <w:rStyle w:val="HTML"/>
          <w:rFonts w:ascii="Consolas" w:hAnsi="Consolas" w:cs="Consolas"/>
          <w:color w:val="444444"/>
          <w:shd w:val="clear" w:color="auto" w:fill="F0F0F0"/>
        </w:rPr>
      </w:pPr>
      <w:r w:rsidRPr="00037B9A">
        <w:rPr>
          <w:rStyle w:val="HTML"/>
          <w:rFonts w:ascii="Consolas" w:hAnsi="Consolas" w:cs="Consolas" w:hint="eastAsia"/>
          <w:color w:val="444444"/>
          <w:shd w:val="clear" w:color="auto" w:fill="F0F0F0"/>
        </w:rPr>
        <w:t>‘</w:t>
      </w:r>
      <w:r w:rsidRPr="00037B9A">
        <w:rPr>
          <w:rStyle w:val="HTML"/>
          <w:rFonts w:ascii="Consolas" w:hAnsi="Consolas" w:cs="Consolas" w:hint="eastAsia"/>
          <w:color w:val="444444"/>
          <w:shd w:val="clear" w:color="auto" w:fill="F0F0F0"/>
        </w:rPr>
        <w:t>id</w:t>
      </w:r>
      <w:r w:rsidRPr="00037B9A">
        <w:rPr>
          <w:rStyle w:val="HTML"/>
          <w:rFonts w:ascii="Consolas" w:hAnsi="Consolas" w:cs="Consolas" w:hint="eastAsia"/>
          <w:color w:val="444444"/>
          <w:shd w:val="clear" w:color="auto" w:fill="F0F0F0"/>
        </w:rPr>
        <w:t>’</w:t>
      </w:r>
      <w:r w:rsidR="009747F5">
        <w:rPr>
          <w:rStyle w:val="HTML"/>
          <w:rFonts w:ascii="Consolas" w:hAnsi="Consolas" w:cs="Consolas" w:hint="eastAsia"/>
          <w:color w:val="444444"/>
          <w:shd w:val="clear" w:color="auto" w:fill="F0F0F0"/>
        </w:rPr>
        <w:t>=&gt;SORT_DESC,</w:t>
      </w:r>
      <w:r w:rsidR="009747F5">
        <w:rPr>
          <w:rStyle w:val="HTML"/>
          <w:rFonts w:ascii="Consolas" w:hAnsi="Consolas" w:cs="Consolas" w:hint="eastAsia"/>
          <w:color w:val="444444"/>
          <w:shd w:val="clear" w:color="auto" w:fill="F0F0F0"/>
        </w:rPr>
        <w:tab/>
      </w:r>
      <w:r w:rsidR="009747F5">
        <w:rPr>
          <w:rStyle w:val="HTML"/>
          <w:rFonts w:ascii="Consolas" w:hAnsi="Consolas" w:cs="Consolas" w:hint="eastAsia"/>
          <w:color w:val="444444"/>
          <w:shd w:val="clear" w:color="auto" w:fill="F0F0F0"/>
        </w:rPr>
        <w:tab/>
      </w:r>
      <w:r w:rsidRPr="00037B9A">
        <w:rPr>
          <w:rStyle w:val="HTML"/>
          <w:rFonts w:ascii="Consolas" w:hAnsi="Consolas" w:cs="Consolas" w:hint="eastAsia"/>
          <w:color w:val="444444"/>
          <w:shd w:val="clear" w:color="auto" w:fill="F0F0F0"/>
        </w:rPr>
        <w:t>//id</w:t>
      </w:r>
      <w:r w:rsidRPr="00037B9A">
        <w:rPr>
          <w:rStyle w:val="HTML"/>
          <w:rFonts w:ascii="Consolas" w:hAnsi="Consolas" w:cs="Consolas" w:hint="eastAsia"/>
          <w:color w:val="444444"/>
          <w:shd w:val="clear" w:color="auto" w:fill="F0F0F0"/>
        </w:rPr>
        <w:t>降序排</w:t>
      </w:r>
    </w:p>
    <w:p w:rsidR="00037B9A" w:rsidRPr="00037B9A" w:rsidRDefault="00037B9A" w:rsidP="009747F5">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335"/>
        </w:tabs>
        <w:wordWrap w:val="0"/>
        <w:ind w:left="-120" w:right="-120" w:firstLineChars="300" w:firstLine="720"/>
        <w:rPr>
          <w:rStyle w:val="HTML"/>
          <w:rFonts w:ascii="Consolas" w:hAnsi="Consolas" w:cs="Consolas"/>
          <w:color w:val="444444"/>
          <w:shd w:val="clear" w:color="auto" w:fill="F0F0F0"/>
        </w:rPr>
      </w:pPr>
      <w:r w:rsidRPr="00037B9A">
        <w:rPr>
          <w:rStyle w:val="HTML"/>
          <w:rFonts w:ascii="Consolas" w:hAnsi="Consolas" w:cs="Consolas" w:hint="eastAsia"/>
          <w:color w:val="444444"/>
          <w:shd w:val="clear" w:color="auto" w:fill="F0F0F0"/>
        </w:rPr>
        <w:t>‘</w:t>
      </w:r>
      <w:r w:rsidRPr="00037B9A">
        <w:rPr>
          <w:rStyle w:val="HTML"/>
          <w:rFonts w:ascii="Consolas" w:hAnsi="Consolas" w:cs="Consolas" w:hint="eastAsia"/>
          <w:color w:val="444444"/>
          <w:shd w:val="clear" w:color="auto" w:fill="F0F0F0"/>
        </w:rPr>
        <w:t>username</w:t>
      </w:r>
      <w:r w:rsidRPr="00037B9A">
        <w:rPr>
          <w:rStyle w:val="HTML"/>
          <w:rFonts w:ascii="Consolas" w:hAnsi="Consolas" w:cs="Consolas" w:hint="eastAsia"/>
          <w:color w:val="444444"/>
          <w:shd w:val="clear" w:color="auto" w:fill="F0F0F0"/>
        </w:rPr>
        <w:t>’</w:t>
      </w:r>
      <w:r w:rsidRPr="00037B9A">
        <w:rPr>
          <w:rStyle w:val="HTML"/>
          <w:rFonts w:ascii="Consolas" w:hAnsi="Consolas" w:cs="Consolas" w:hint="eastAsia"/>
          <w:color w:val="444444"/>
          <w:shd w:val="clear" w:color="auto" w:fill="F0F0F0"/>
        </w:rPr>
        <w:t>=&gt;SORT_ASC</w:t>
      </w:r>
      <w:r w:rsidRPr="00037B9A">
        <w:rPr>
          <w:rStyle w:val="HTML"/>
          <w:rFonts w:ascii="Consolas" w:hAnsi="Consolas" w:cs="Consolas" w:hint="eastAsia"/>
          <w:color w:val="444444"/>
          <w:shd w:val="clear" w:color="auto" w:fill="F0F0F0"/>
        </w:rPr>
        <w:tab/>
      </w:r>
      <w:r w:rsidRPr="00037B9A">
        <w:rPr>
          <w:rStyle w:val="HTML"/>
          <w:rFonts w:ascii="Consolas" w:hAnsi="Consolas" w:cs="Consolas" w:hint="eastAsia"/>
          <w:color w:val="444444"/>
          <w:shd w:val="clear" w:color="auto" w:fill="F0F0F0"/>
        </w:rPr>
        <w:tab/>
        <w:t>//username</w:t>
      </w:r>
      <w:r w:rsidRPr="00037B9A">
        <w:rPr>
          <w:rStyle w:val="HTML"/>
          <w:rFonts w:ascii="Consolas" w:hAnsi="Consolas" w:cs="Consolas" w:hint="eastAsia"/>
          <w:color w:val="444444"/>
          <w:shd w:val="clear" w:color="auto" w:fill="F0F0F0"/>
        </w:rPr>
        <w:t>升序排</w:t>
      </w:r>
    </w:p>
    <w:p w:rsidR="00037B9A" w:rsidRPr="00037B9A" w:rsidRDefault="00037B9A" w:rsidP="00037B9A">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037B9A">
        <w:rPr>
          <w:rStyle w:val="HTML"/>
          <w:rFonts w:ascii="Consolas" w:hAnsi="Consolas" w:cs="Consolas"/>
          <w:color w:val="444444"/>
          <w:shd w:val="clear" w:color="auto" w:fill="F0F0F0"/>
        </w:rPr>
        <w:t>]);</w:t>
      </w:r>
    </w:p>
    <w:p w:rsidR="00AF04E0" w:rsidRDefault="00AF04E0" w:rsidP="00AF04E0"/>
    <w:p w:rsidR="00AF04E0" w:rsidRDefault="00AF04E0">
      <w:pPr>
        <w:outlineLvl w:val="1"/>
        <w:pPrChange w:id="20" w:author="w" w:date="2017-10-04T18:37:00Z">
          <w:pPr/>
        </w:pPrChange>
      </w:pPr>
      <w:r>
        <w:rPr>
          <w:rFonts w:hint="eastAsia"/>
        </w:rPr>
        <w:t>Qu</w:t>
      </w:r>
      <w:r>
        <w:t xml:space="preserve">eryBuilder </w:t>
      </w:r>
      <w:r>
        <w:rPr>
          <w:rFonts w:hint="eastAsia"/>
        </w:rPr>
        <w:t>中</w:t>
      </w:r>
      <w:r>
        <w:t>的</w:t>
      </w:r>
      <w:r>
        <w:rPr>
          <w:rFonts w:hint="eastAsia"/>
        </w:rPr>
        <w:t xml:space="preserve"> </w:t>
      </w:r>
      <w:r>
        <w:t>limi</w:t>
      </w:r>
      <w:r>
        <w:rPr>
          <w:rFonts w:hint="eastAsia"/>
        </w:rPr>
        <w:t>t</w:t>
      </w:r>
      <w:r>
        <w:rPr>
          <w:rFonts w:hint="eastAsia"/>
        </w:rPr>
        <w:t>查询</w:t>
      </w:r>
    </w:p>
    <w:p w:rsidR="005F3003" w:rsidRDefault="004B3EEB" w:rsidP="005F3003">
      <w:r>
        <w:t>E</w:t>
      </w:r>
      <w:r>
        <w:rPr>
          <w:rFonts w:hint="eastAsia"/>
        </w:rPr>
        <w:t>xp1:</w:t>
      </w:r>
    </w:p>
    <w:p w:rsidR="001430C4" w:rsidRPr="001430C4" w:rsidRDefault="001430C4" w:rsidP="001430C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1430C4">
        <w:rPr>
          <w:rStyle w:val="HTML"/>
          <w:rFonts w:ascii="Consolas" w:hAnsi="Consolas" w:cs="Consolas"/>
          <w:color w:val="444444"/>
          <w:shd w:val="clear" w:color="auto" w:fill="F0F0F0"/>
        </w:rPr>
        <w:t>Public function actionIndex(){</w:t>
      </w:r>
    </w:p>
    <w:p w:rsidR="001430C4" w:rsidRPr="001430C4" w:rsidRDefault="001430C4" w:rsidP="001430C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1430C4">
        <w:rPr>
          <w:rStyle w:val="HTML"/>
          <w:rFonts w:ascii="Consolas" w:hAnsi="Consolas" w:cs="Consolas"/>
          <w:color w:val="444444"/>
          <w:shd w:val="clear" w:color="auto" w:fill="F0F0F0"/>
        </w:rPr>
        <w:tab/>
        <w:t>$query = new Query();</w:t>
      </w:r>
    </w:p>
    <w:p w:rsidR="001430C4" w:rsidRPr="001430C4" w:rsidRDefault="001430C4" w:rsidP="001430C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1430C4">
        <w:rPr>
          <w:rStyle w:val="HTML"/>
          <w:rFonts w:ascii="Consolas" w:hAnsi="Consolas" w:cs="Consolas"/>
          <w:color w:val="444444"/>
          <w:shd w:val="clear" w:color="auto" w:fill="F0F0F0"/>
        </w:rPr>
        <w:tab/>
        <w:t>$query-&gt;from(‘user’);</w:t>
      </w:r>
    </w:p>
    <w:p w:rsidR="001430C4" w:rsidRPr="001430C4" w:rsidRDefault="001430C4" w:rsidP="001430C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1430C4">
        <w:rPr>
          <w:rStyle w:val="HTML"/>
          <w:rFonts w:ascii="Consolas" w:hAnsi="Consolas" w:cs="Consolas"/>
          <w:color w:val="444444"/>
          <w:shd w:val="clear" w:color="auto" w:fill="F0F0F0"/>
        </w:rPr>
        <w:tab/>
        <w:t>$query-&gt;orderBy([‘id’=&gt;SORT_ASC]);</w:t>
      </w:r>
    </w:p>
    <w:p w:rsidR="001430C4" w:rsidRPr="001430C4" w:rsidRDefault="009747F5" w:rsidP="009747F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hint="eastAsia"/>
          <w:color w:val="444444"/>
          <w:shd w:val="clear" w:color="auto" w:fill="F0F0F0"/>
        </w:rPr>
        <w:tab/>
        <w:t>$query-&gt;limit(4);</w:t>
      </w:r>
      <w:r>
        <w:rPr>
          <w:rStyle w:val="HTML"/>
          <w:rFonts w:ascii="Consolas" w:hAnsi="Consolas" w:cs="Consolas" w:hint="eastAsia"/>
          <w:color w:val="444444"/>
          <w:shd w:val="clear" w:color="auto" w:fill="F0F0F0"/>
        </w:rPr>
        <w:tab/>
      </w:r>
      <w:r>
        <w:rPr>
          <w:rStyle w:val="HTML"/>
          <w:rFonts w:ascii="Consolas" w:hAnsi="Consolas" w:cs="Consolas" w:hint="eastAsia"/>
          <w:color w:val="444444"/>
          <w:shd w:val="clear" w:color="auto" w:fill="F0F0F0"/>
        </w:rPr>
        <w:tab/>
      </w:r>
      <w:r>
        <w:rPr>
          <w:rStyle w:val="HTML"/>
          <w:rFonts w:ascii="Consolas" w:hAnsi="Consolas" w:cs="Consolas" w:hint="eastAsia"/>
          <w:color w:val="444444"/>
          <w:shd w:val="clear" w:color="auto" w:fill="F0F0F0"/>
        </w:rPr>
        <w:tab/>
      </w:r>
      <w:r w:rsidR="001430C4" w:rsidRPr="001430C4">
        <w:rPr>
          <w:rStyle w:val="HTML"/>
          <w:rFonts w:ascii="Consolas" w:hAnsi="Consolas" w:cs="Consolas" w:hint="eastAsia"/>
          <w:color w:val="444444"/>
          <w:shd w:val="clear" w:color="auto" w:fill="F0F0F0"/>
        </w:rPr>
        <w:t>//</w:t>
      </w:r>
      <w:r w:rsidR="001430C4" w:rsidRPr="001430C4">
        <w:rPr>
          <w:rStyle w:val="HTML"/>
          <w:rFonts w:ascii="Consolas" w:hAnsi="Consolas" w:cs="Consolas" w:hint="eastAsia"/>
          <w:color w:val="444444"/>
          <w:shd w:val="clear" w:color="auto" w:fill="F0F0F0"/>
        </w:rPr>
        <w:t>默认从第</w:t>
      </w:r>
      <w:r w:rsidR="001430C4" w:rsidRPr="001430C4">
        <w:rPr>
          <w:rStyle w:val="HTML"/>
          <w:rFonts w:ascii="Consolas" w:hAnsi="Consolas" w:cs="Consolas" w:hint="eastAsia"/>
          <w:color w:val="444444"/>
          <w:shd w:val="clear" w:color="auto" w:fill="F0F0F0"/>
        </w:rPr>
        <w:t>0</w:t>
      </w:r>
      <w:r w:rsidR="001430C4" w:rsidRPr="001430C4">
        <w:rPr>
          <w:rStyle w:val="HTML"/>
          <w:rFonts w:ascii="Consolas" w:hAnsi="Consolas" w:cs="Consolas" w:hint="eastAsia"/>
          <w:color w:val="444444"/>
          <w:shd w:val="clear" w:color="auto" w:fill="F0F0F0"/>
        </w:rPr>
        <w:t>条记录开始取</w:t>
      </w:r>
      <w:r w:rsidR="001430C4" w:rsidRPr="001430C4">
        <w:rPr>
          <w:rStyle w:val="HTML"/>
          <w:rFonts w:ascii="Consolas" w:hAnsi="Consolas" w:cs="Consolas" w:hint="eastAsia"/>
          <w:color w:val="444444"/>
          <w:shd w:val="clear" w:color="auto" w:fill="F0F0F0"/>
        </w:rPr>
        <w:t>4</w:t>
      </w:r>
      <w:r w:rsidR="001430C4" w:rsidRPr="001430C4">
        <w:rPr>
          <w:rStyle w:val="HTML"/>
          <w:rFonts w:ascii="Consolas" w:hAnsi="Consolas" w:cs="Consolas" w:hint="eastAsia"/>
          <w:color w:val="444444"/>
          <w:shd w:val="clear" w:color="auto" w:fill="F0F0F0"/>
        </w:rPr>
        <w:t>条</w:t>
      </w:r>
    </w:p>
    <w:p w:rsidR="001430C4" w:rsidRPr="001430C4" w:rsidRDefault="001430C4" w:rsidP="001430C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1430C4">
        <w:rPr>
          <w:rStyle w:val="HTML"/>
          <w:rFonts w:ascii="Consolas" w:hAnsi="Consolas" w:cs="Consolas"/>
          <w:color w:val="444444"/>
          <w:shd w:val="clear" w:color="auto" w:fill="F0F0F0"/>
        </w:rPr>
        <w:tab/>
        <w:t>Echo $query-&gt;createCommand()-&gt;sql;</w:t>
      </w:r>
    </w:p>
    <w:p w:rsidR="001430C4" w:rsidRPr="001430C4" w:rsidRDefault="001430C4" w:rsidP="001430C4">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sidRPr="001430C4">
        <w:rPr>
          <w:rStyle w:val="HTML"/>
          <w:rFonts w:ascii="Consolas" w:hAnsi="Consolas" w:cs="Consolas"/>
          <w:color w:val="444444"/>
          <w:shd w:val="clear" w:color="auto" w:fill="F0F0F0"/>
        </w:rPr>
        <w:tab/>
        <w:t>Var_dump($query-&gt;all());</w:t>
      </w:r>
    </w:p>
    <w:p w:rsidR="005F3003" w:rsidRPr="00066C62" w:rsidRDefault="001430C4" w:rsidP="00066C62">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Fonts w:ascii="Consolas" w:hAnsi="Consolas" w:cs="Consolas"/>
          <w:color w:val="444444"/>
          <w:shd w:val="clear" w:color="auto" w:fill="F0F0F0"/>
        </w:rPr>
      </w:pPr>
      <w:r w:rsidRPr="001430C4">
        <w:rPr>
          <w:rStyle w:val="HTML"/>
          <w:rFonts w:ascii="Consolas" w:hAnsi="Consolas" w:cs="Consolas"/>
          <w:color w:val="444444"/>
          <w:shd w:val="clear" w:color="auto" w:fill="F0F0F0"/>
        </w:rPr>
        <w:t>}</w:t>
      </w:r>
    </w:p>
    <w:p w:rsidR="00AF04E0" w:rsidRDefault="00AF04E0" w:rsidP="00AF04E0"/>
    <w:p w:rsidR="00AF04E0" w:rsidRDefault="00AF04E0">
      <w:pPr>
        <w:outlineLvl w:val="1"/>
        <w:pPrChange w:id="21" w:author="w" w:date="2017-10-04T18:39:00Z">
          <w:pPr/>
        </w:pPrChange>
      </w:pPr>
      <w:r>
        <w:rPr>
          <w:rFonts w:hint="eastAsia"/>
        </w:rPr>
        <w:t>Qu</w:t>
      </w:r>
      <w:r>
        <w:t xml:space="preserve">eryBuilder </w:t>
      </w:r>
      <w:r>
        <w:rPr>
          <w:rFonts w:hint="eastAsia"/>
        </w:rPr>
        <w:t>中</w:t>
      </w:r>
      <w:r>
        <w:t>的</w:t>
      </w:r>
      <w:r>
        <w:rPr>
          <w:rFonts w:hint="eastAsia"/>
        </w:rPr>
        <w:t xml:space="preserve"> </w:t>
      </w:r>
      <w:r>
        <w:t>offset</w:t>
      </w:r>
      <w:r>
        <w:rPr>
          <w:rFonts w:hint="eastAsia"/>
        </w:rPr>
        <w:t>查询</w:t>
      </w:r>
    </w:p>
    <w:p w:rsidR="00EB1896" w:rsidRDefault="00EB1896" w:rsidP="00AF04E0">
      <w:r>
        <w:t>E</w:t>
      </w:r>
      <w:r>
        <w:rPr>
          <w:rFonts w:hint="eastAsia"/>
        </w:rPr>
        <w:t>xp1</w:t>
      </w:r>
      <w:r>
        <w:t>:</w:t>
      </w:r>
    </w:p>
    <w:p w:rsidR="00AF04E0" w:rsidRDefault="00EB1896" w:rsidP="00AF04E0">
      <w:r>
        <w:rPr>
          <w:rFonts w:hint="eastAsia"/>
        </w:rPr>
        <w:t>$</w:t>
      </w:r>
      <w:r>
        <w:t>query-&gt;offset(2);</w:t>
      </w:r>
      <w:r>
        <w:tab/>
      </w:r>
      <w:r>
        <w:tab/>
      </w:r>
      <w:r>
        <w:tab/>
        <w:t>//</w:t>
      </w:r>
      <w:r>
        <w:rPr>
          <w:rFonts w:hint="eastAsia"/>
        </w:rPr>
        <w:t>表示</w:t>
      </w:r>
      <w:r>
        <w:t>偏移量</w:t>
      </w:r>
    </w:p>
    <w:p w:rsidR="00AF04E0" w:rsidRDefault="00EB1896" w:rsidP="00AF04E0">
      <w:r>
        <w:tab/>
      </w:r>
      <w:r>
        <w:rPr>
          <w:rFonts w:hint="eastAsia"/>
        </w:rPr>
        <w:t>注</w:t>
      </w:r>
      <w:r>
        <w:t>：</w:t>
      </w:r>
      <w:r>
        <w:rPr>
          <w:rFonts w:hint="eastAsia"/>
        </w:rPr>
        <w:t>offset()</w:t>
      </w:r>
      <w:r>
        <w:rPr>
          <w:rFonts w:hint="eastAsia"/>
        </w:rPr>
        <w:t>常</w:t>
      </w:r>
      <w:r>
        <w:t>与</w:t>
      </w:r>
      <w:r>
        <w:rPr>
          <w:rFonts w:hint="eastAsia"/>
        </w:rPr>
        <w:t>limit</w:t>
      </w:r>
      <w:r>
        <w:t>()</w:t>
      </w:r>
      <w:r>
        <w:rPr>
          <w:rFonts w:hint="eastAsia"/>
        </w:rPr>
        <w:t>配合</w:t>
      </w:r>
      <w:r>
        <w:t>使用，</w:t>
      </w:r>
      <w:r>
        <w:rPr>
          <w:rFonts w:hint="eastAsia"/>
        </w:rPr>
        <w:t>接合</w:t>
      </w:r>
      <w:r>
        <w:t>上两</w:t>
      </w:r>
      <w:r>
        <w:rPr>
          <w:rFonts w:hint="eastAsia"/>
        </w:rPr>
        <w:t>例</w:t>
      </w:r>
      <w:r>
        <w:t>表示：从第</w:t>
      </w:r>
      <w:r>
        <w:rPr>
          <w:rFonts w:hint="eastAsia"/>
        </w:rPr>
        <w:t>2</w:t>
      </w:r>
      <w:r>
        <w:rPr>
          <w:rFonts w:hint="eastAsia"/>
        </w:rPr>
        <w:t>条</w:t>
      </w:r>
      <w:r>
        <w:t>开始</w:t>
      </w:r>
      <w:r>
        <w:rPr>
          <w:rFonts w:hint="eastAsia"/>
        </w:rPr>
        <w:t>取</w:t>
      </w:r>
      <w:r>
        <w:rPr>
          <w:rFonts w:hint="eastAsia"/>
        </w:rPr>
        <w:t>4</w:t>
      </w:r>
      <w:r>
        <w:rPr>
          <w:rFonts w:hint="eastAsia"/>
        </w:rPr>
        <w:t>条</w:t>
      </w:r>
      <w:r>
        <w:t>记录</w:t>
      </w:r>
    </w:p>
    <w:p w:rsidR="00EF1393" w:rsidRDefault="00EF1393" w:rsidP="00AF04E0"/>
    <w:p w:rsidR="00AF04E0" w:rsidRDefault="00AF04E0">
      <w:pPr>
        <w:outlineLvl w:val="1"/>
        <w:pPrChange w:id="22" w:author="w" w:date="2017-10-04T18:40:00Z">
          <w:pPr/>
        </w:pPrChange>
      </w:pPr>
      <w:r>
        <w:rPr>
          <w:rFonts w:hint="eastAsia"/>
        </w:rPr>
        <w:t>Qu</w:t>
      </w:r>
      <w:r>
        <w:t xml:space="preserve">eryBuilder </w:t>
      </w:r>
      <w:r>
        <w:rPr>
          <w:rFonts w:hint="eastAsia"/>
        </w:rPr>
        <w:t>中</w:t>
      </w:r>
      <w:r>
        <w:t>的</w:t>
      </w:r>
      <w:r>
        <w:rPr>
          <w:rFonts w:hint="eastAsia"/>
        </w:rPr>
        <w:t xml:space="preserve"> </w:t>
      </w:r>
      <w:r>
        <w:t>groupby</w:t>
      </w:r>
      <w:r>
        <w:rPr>
          <w:rFonts w:hint="eastAsia"/>
        </w:rPr>
        <w:t>查询</w:t>
      </w:r>
      <w:r w:rsidR="00EF1393">
        <w:rPr>
          <w:rFonts w:hint="eastAsia"/>
        </w:rPr>
        <w:t xml:space="preserve"> </w:t>
      </w:r>
    </w:p>
    <w:p w:rsidR="00EF1393" w:rsidRDefault="00EF1393" w:rsidP="00AF04E0">
      <w:r>
        <w:rPr>
          <w:rFonts w:hint="eastAsia"/>
        </w:rPr>
        <w:t>用于</w:t>
      </w:r>
      <w:r>
        <w:t>将表中字段进行分组</w:t>
      </w:r>
      <w:r>
        <w:rPr>
          <w:rFonts w:hint="eastAsia"/>
        </w:rPr>
        <w:t>后</w:t>
      </w:r>
      <w:r>
        <w:t>统计</w:t>
      </w:r>
      <w:r>
        <w:rPr>
          <w:rFonts w:hint="eastAsia"/>
        </w:rPr>
        <w:t>.</w:t>
      </w:r>
    </w:p>
    <w:p w:rsidR="00AF04E0" w:rsidRDefault="00EF1393" w:rsidP="00AF04E0">
      <w:r>
        <w:t>E</w:t>
      </w:r>
      <w:r>
        <w:rPr>
          <w:rFonts w:hint="eastAsia"/>
        </w:rPr>
        <w:t>xp1:</w:t>
      </w:r>
      <w:r w:rsidR="00CC30CA">
        <w:rPr>
          <w:rFonts w:hint="eastAsia"/>
        </w:rPr>
        <w:t>查询</w:t>
      </w:r>
      <w:r w:rsidR="00CC30CA">
        <w:t>某个省有多少个会员</w:t>
      </w:r>
    </w:p>
    <w:p w:rsidR="00CC30CA" w:rsidRDefault="00EF1393" w:rsidP="00AF04E0">
      <w:r>
        <w:t>$query</w:t>
      </w:r>
      <w:r w:rsidR="00CC30CA">
        <w:t>-&gt;select([</w:t>
      </w:r>
    </w:p>
    <w:p w:rsidR="00CC30CA" w:rsidRDefault="00CC30CA" w:rsidP="00AF04E0">
      <w:r>
        <w:tab/>
        <w:t>‘province’,</w:t>
      </w:r>
    </w:p>
    <w:p w:rsidR="00CC30CA" w:rsidRDefault="00CC30CA" w:rsidP="00AF04E0">
      <w:r>
        <w:tab/>
        <w:t>‘user_total’=&gt;”count(*)”</w:t>
      </w:r>
    </w:p>
    <w:p w:rsidR="00EF1393" w:rsidRDefault="00CC30CA" w:rsidP="00AF04E0">
      <w:r>
        <w:t>]);</w:t>
      </w:r>
    </w:p>
    <w:p w:rsidR="00CC30CA" w:rsidRDefault="00CC30CA" w:rsidP="00AF04E0">
      <w:r>
        <w:t>$query-&gt;groupBy([</w:t>
      </w:r>
    </w:p>
    <w:p w:rsidR="00CC30CA" w:rsidRDefault="00CC30CA" w:rsidP="00AF04E0">
      <w:r>
        <w:tab/>
        <w:t>‘province’</w:t>
      </w:r>
    </w:p>
    <w:p w:rsidR="00CC30CA" w:rsidRDefault="00CC30CA" w:rsidP="00AF04E0">
      <w:r>
        <w:t>]);</w:t>
      </w:r>
    </w:p>
    <w:p w:rsidR="00AF04E0" w:rsidRDefault="00AF04E0" w:rsidP="00AF04E0"/>
    <w:p w:rsidR="00AF04E0" w:rsidRDefault="00AF04E0">
      <w:pPr>
        <w:outlineLvl w:val="1"/>
        <w:pPrChange w:id="23" w:author="w" w:date="2017-10-04T18:41:00Z">
          <w:pPr/>
        </w:pPrChange>
      </w:pPr>
      <w:r>
        <w:rPr>
          <w:rFonts w:hint="eastAsia"/>
        </w:rPr>
        <w:t>Qu</w:t>
      </w:r>
      <w:r>
        <w:t xml:space="preserve">eryBuilder </w:t>
      </w:r>
      <w:r>
        <w:rPr>
          <w:rFonts w:hint="eastAsia"/>
        </w:rPr>
        <w:t>中</w:t>
      </w:r>
      <w:r>
        <w:t>的</w:t>
      </w:r>
      <w:r>
        <w:rPr>
          <w:rFonts w:hint="eastAsia"/>
        </w:rPr>
        <w:t xml:space="preserve"> </w:t>
      </w:r>
      <w:r>
        <w:t>having</w:t>
      </w:r>
      <w:r>
        <w:rPr>
          <w:rFonts w:hint="eastAsia"/>
        </w:rPr>
        <w:t>查询</w:t>
      </w:r>
    </w:p>
    <w:p w:rsidR="00AF04E0" w:rsidRDefault="008B42F8" w:rsidP="00AF04E0">
      <w:del w:id="24" w:author="w" w:date="2017-10-04T18:41:00Z">
        <w:r w:rsidDel="009F1E84">
          <w:rPr>
            <w:rFonts w:hint="eastAsia"/>
          </w:rPr>
          <w:delText>用</w:delText>
        </w:r>
      </w:del>
      <w:r>
        <w:t>按条件</w:t>
      </w:r>
      <w:r>
        <w:rPr>
          <w:rFonts w:hint="eastAsia"/>
        </w:rPr>
        <w:t>将</w:t>
      </w:r>
      <w:r>
        <w:t>字段分组</w:t>
      </w:r>
      <w:r>
        <w:rPr>
          <w:rFonts w:hint="eastAsia"/>
        </w:rPr>
        <w:t>后</w:t>
      </w:r>
      <w:r>
        <w:t>进行统计，</w:t>
      </w:r>
      <w:r>
        <w:rPr>
          <w:rFonts w:hint="eastAsia"/>
        </w:rPr>
        <w:t>它</w:t>
      </w:r>
      <w:r>
        <w:t>具有</w:t>
      </w:r>
      <w:r>
        <w:rPr>
          <w:rFonts w:hint="eastAsia"/>
        </w:rPr>
        <w:t>having</w:t>
      </w:r>
      <w:r>
        <w:rPr>
          <w:rFonts w:hint="eastAsia"/>
        </w:rPr>
        <w:t>查询自身</w:t>
      </w:r>
      <w:r>
        <w:t>的</w:t>
      </w:r>
      <w:r>
        <w:rPr>
          <w:rFonts w:hint="eastAsia"/>
        </w:rPr>
        <w:t>特点</w:t>
      </w:r>
    </w:p>
    <w:p w:rsidR="008B42F8" w:rsidRDefault="008B42F8" w:rsidP="00AF04E0">
      <w:r>
        <w:t>E</w:t>
      </w:r>
      <w:r>
        <w:rPr>
          <w:rFonts w:hint="eastAsia"/>
        </w:rPr>
        <w:t>xp1:</w:t>
      </w:r>
      <w:r>
        <w:rPr>
          <w:rFonts w:hint="eastAsia"/>
        </w:rPr>
        <w:t>统计</w:t>
      </w:r>
      <w:r>
        <w:t>会员数大于</w:t>
      </w:r>
      <w:r>
        <w:rPr>
          <w:rFonts w:hint="eastAsia"/>
        </w:rPr>
        <w:t>2</w:t>
      </w:r>
      <w:r>
        <w:rPr>
          <w:rFonts w:hint="eastAsia"/>
        </w:rPr>
        <w:t>的</w:t>
      </w:r>
      <w:r>
        <w:t>省份</w:t>
      </w:r>
    </w:p>
    <w:p w:rsidR="008B42F8" w:rsidRDefault="008B42F8" w:rsidP="00AF04E0">
      <w:r>
        <w:rPr>
          <w:rFonts w:hint="eastAsia"/>
        </w:rPr>
        <w:t>$query-&gt;select(</w:t>
      </w:r>
      <w:r>
        <w:t>[</w:t>
      </w:r>
    </w:p>
    <w:p w:rsidR="008B42F8" w:rsidRDefault="008B42F8" w:rsidP="00AF04E0">
      <w:r>
        <w:tab/>
        <w:t>‘province’,</w:t>
      </w:r>
    </w:p>
    <w:p w:rsidR="008B42F8" w:rsidRDefault="008B42F8" w:rsidP="00AF04E0">
      <w:r>
        <w:tab/>
        <w:t>‘user_total’=&gt;”count(*)”</w:t>
      </w:r>
    </w:p>
    <w:p w:rsidR="008B42F8" w:rsidRDefault="008B42F8" w:rsidP="00AF04E0">
      <w:r>
        <w:t>]</w:t>
      </w:r>
      <w:r>
        <w:rPr>
          <w:rFonts w:hint="eastAsia"/>
        </w:rPr>
        <w:t>);</w:t>
      </w:r>
    </w:p>
    <w:p w:rsidR="008B42F8" w:rsidRDefault="008B42F8" w:rsidP="00AF04E0">
      <w:r>
        <w:t>$query-&gt;groupBy([‘province’]);</w:t>
      </w:r>
    </w:p>
    <w:p w:rsidR="008B42F8" w:rsidRDefault="008B42F8" w:rsidP="00AF04E0">
      <w:r>
        <w:t>$query-&gt;having([‘&gt;’,’user_total’,1]);</w:t>
      </w:r>
    </w:p>
    <w:p w:rsidR="00AF04E0" w:rsidRDefault="00AF04E0" w:rsidP="00AF04E0"/>
    <w:p w:rsidR="006471B8" w:rsidRDefault="006471B8" w:rsidP="00AF04E0"/>
    <w:p w:rsidR="006471B8" w:rsidRDefault="006471B8" w:rsidP="00AF04E0"/>
    <w:p w:rsidR="006471B8" w:rsidRPr="007021A9" w:rsidRDefault="007021A9">
      <w:pPr>
        <w:outlineLvl w:val="0"/>
        <w:rPr>
          <w:b/>
        </w:rPr>
        <w:pPrChange w:id="25" w:author="w" w:date="2017-10-04T18:42:00Z">
          <w:pPr/>
        </w:pPrChange>
      </w:pPr>
      <w:r w:rsidRPr="007021A9">
        <w:rPr>
          <w:rFonts w:hint="eastAsia"/>
          <w:b/>
        </w:rPr>
        <w:t>数据</w:t>
      </w:r>
      <w:r w:rsidRPr="007021A9">
        <w:rPr>
          <w:b/>
        </w:rPr>
        <w:t>提供者</w:t>
      </w:r>
      <w:r w:rsidR="00BE5DBF">
        <w:t>Active</w:t>
      </w:r>
      <w:r w:rsidR="00BE5DBF">
        <w:rPr>
          <w:rFonts w:hint="eastAsia"/>
        </w:rPr>
        <w:t>D</w:t>
      </w:r>
      <w:r>
        <w:t>ataProvider</w:t>
      </w:r>
    </w:p>
    <w:p w:rsidR="006471B8" w:rsidRDefault="007021A9" w:rsidP="00AF04E0">
      <w:r>
        <w:rPr>
          <w:rFonts w:hint="eastAsia"/>
        </w:rPr>
        <w:t>引入的</w:t>
      </w:r>
      <w:r>
        <w:t>类：</w:t>
      </w:r>
      <w:r>
        <w:rPr>
          <w:rFonts w:hint="eastAsia"/>
        </w:rPr>
        <w:t>yii\data</w:t>
      </w:r>
      <w:r>
        <w:t>\</w:t>
      </w:r>
      <w:bookmarkStart w:id="26" w:name="OLE_LINK5"/>
      <w:bookmarkStart w:id="27" w:name="OLE_LINK6"/>
      <w:r w:rsidR="000120B5">
        <w:t>ActiveD</w:t>
      </w:r>
      <w:r>
        <w:t>ataProvider</w:t>
      </w:r>
      <w:bookmarkEnd w:id="26"/>
      <w:bookmarkEnd w:id="27"/>
      <w:r>
        <w:t>;</w:t>
      </w:r>
    </w:p>
    <w:p w:rsidR="007021A9" w:rsidRDefault="007021A9" w:rsidP="00AF04E0">
      <w:r>
        <w:rPr>
          <w:rFonts w:hint="eastAsia"/>
        </w:rPr>
        <w:t>分页</w:t>
      </w:r>
      <w:r>
        <w:t>实</w:t>
      </w:r>
      <w:r>
        <w:rPr>
          <w:rFonts w:hint="eastAsia"/>
        </w:rPr>
        <w:t>例</w:t>
      </w:r>
      <w:r>
        <w:t>：</w:t>
      </w:r>
    </w:p>
    <w:p w:rsidR="009C03FA" w:rsidRDefault="009C03FA" w:rsidP="00AF04E0">
      <w:r>
        <w:t>C</w:t>
      </w:r>
      <w:r>
        <w:rPr>
          <w:rFonts w:hint="eastAsia"/>
        </w:rPr>
        <w:t>ontroller</w:t>
      </w:r>
      <w:r>
        <w:rPr>
          <w:rFonts w:hint="eastAsia"/>
        </w:rPr>
        <w:t>文件</w:t>
      </w:r>
    </w:p>
    <w:p w:rsidR="007021A9" w:rsidRDefault="007021A9" w:rsidP="00AF04E0">
      <w:r>
        <w:rPr>
          <w:rFonts w:hint="eastAsia"/>
        </w:rPr>
        <w:t>&lt;?php</w:t>
      </w:r>
    </w:p>
    <w:p w:rsidR="007021A9" w:rsidRDefault="007021A9" w:rsidP="00AF04E0">
      <w:r>
        <w:t>Namespace app\controllers;</w:t>
      </w:r>
    </w:p>
    <w:p w:rsidR="007021A9" w:rsidRDefault="007021A9" w:rsidP="00AF04E0">
      <w:r>
        <w:t>Use yii\web\Controller;</w:t>
      </w:r>
    </w:p>
    <w:p w:rsidR="007021A9" w:rsidRDefault="007021A9" w:rsidP="00AF04E0">
      <w:r>
        <w:t>Use yii;</w:t>
      </w:r>
    </w:p>
    <w:p w:rsidR="007021A9" w:rsidRDefault="007021A9" w:rsidP="00AF04E0">
      <w:r>
        <w:t>Use yii\db\Query;</w:t>
      </w:r>
    </w:p>
    <w:p w:rsidR="007021A9" w:rsidRDefault="007021A9" w:rsidP="00AF04E0">
      <w:r>
        <w:t>Use yii\data\ActiveDataProvider;</w:t>
      </w:r>
    </w:p>
    <w:p w:rsidR="007021A9" w:rsidRDefault="007021A9" w:rsidP="00AF04E0">
      <w:r>
        <w:t>Class Course</w:t>
      </w:r>
      <w:r w:rsidR="000120B5">
        <w:t>112Controller extends Controller{</w:t>
      </w:r>
    </w:p>
    <w:p w:rsidR="000120B5" w:rsidRDefault="000120B5" w:rsidP="00AF04E0">
      <w:r>
        <w:tab/>
        <w:t>/**</w:t>
      </w:r>
    </w:p>
    <w:p w:rsidR="000120B5" w:rsidRDefault="000120B5" w:rsidP="00AF04E0">
      <w:r>
        <w:tab/>
        <w:t>*</w:t>
      </w:r>
      <w:r>
        <w:rPr>
          <w:rFonts w:hint="eastAsia"/>
        </w:rPr>
        <w:t>使用</w:t>
      </w:r>
      <w:r>
        <w:rPr>
          <w:rFonts w:hint="eastAsia"/>
        </w:rPr>
        <w:t>query Builder</w:t>
      </w:r>
      <w:r>
        <w:rPr>
          <w:rFonts w:hint="eastAsia"/>
        </w:rPr>
        <w:t>和</w:t>
      </w:r>
      <w:r>
        <w:rPr>
          <w:rFonts w:hint="eastAsia"/>
        </w:rPr>
        <w:t>ActiveCataProvider</w:t>
      </w:r>
      <w:r>
        <w:rPr>
          <w:rFonts w:hint="eastAsia"/>
        </w:rPr>
        <w:t>来</w:t>
      </w:r>
      <w:r>
        <w:t>显示数据</w:t>
      </w:r>
    </w:p>
    <w:p w:rsidR="000120B5" w:rsidRDefault="000120B5" w:rsidP="00AF04E0">
      <w:r>
        <w:tab/>
        <w:t>*/</w:t>
      </w:r>
    </w:p>
    <w:p w:rsidR="000120B5" w:rsidRDefault="000120B5" w:rsidP="00AF04E0">
      <w:r>
        <w:tab/>
        <w:t>Public function actionIndex(){</w:t>
      </w:r>
    </w:p>
    <w:p w:rsidR="000120B5" w:rsidRDefault="000120B5" w:rsidP="00AF04E0">
      <w:r>
        <w:tab/>
      </w:r>
      <w:r>
        <w:tab/>
        <w:t>$query  =  new Query();</w:t>
      </w:r>
    </w:p>
    <w:p w:rsidR="000120B5" w:rsidRDefault="000120B5" w:rsidP="00AF04E0">
      <w:r>
        <w:tab/>
      </w:r>
      <w:r>
        <w:tab/>
        <w:t>$query -&gt; from(‘user’);</w:t>
      </w:r>
    </w:p>
    <w:p w:rsidR="000120B5" w:rsidRDefault="000120B5" w:rsidP="00AF04E0">
      <w:r>
        <w:tab/>
      </w:r>
      <w:r>
        <w:tab/>
      </w:r>
      <w:r w:rsidR="00CE1563" w:rsidRPr="00CE1563">
        <w:rPr>
          <w:highlight w:val="lightGray"/>
        </w:rPr>
        <w:t>$query-&gt;select(['</w:t>
      </w:r>
      <w:r w:rsidR="00CE1563" w:rsidRPr="00CE1563">
        <w:rPr>
          <w:highlight w:val="lightGray"/>
        </w:rPr>
        <w:t>序号</w:t>
      </w:r>
      <w:r w:rsidR="00CE1563" w:rsidRPr="00CE1563">
        <w:rPr>
          <w:highlight w:val="lightGray"/>
        </w:rPr>
        <w:t>'=&gt;'id','</w:t>
      </w:r>
      <w:r w:rsidR="00CE1563" w:rsidRPr="00CE1563">
        <w:rPr>
          <w:highlight w:val="lightGray"/>
        </w:rPr>
        <w:t>用户名</w:t>
      </w:r>
      <w:r w:rsidR="00CE1563" w:rsidRPr="00CE1563">
        <w:rPr>
          <w:highlight w:val="lightGray"/>
        </w:rPr>
        <w:t>'=&gt;'Username','</w:t>
      </w:r>
      <w:r w:rsidR="00CE1563" w:rsidRPr="00CE1563">
        <w:rPr>
          <w:highlight w:val="lightGray"/>
        </w:rPr>
        <w:t>邮箱</w:t>
      </w:r>
      <w:r w:rsidR="00CE1563" w:rsidRPr="00CE1563">
        <w:rPr>
          <w:highlight w:val="lightGray"/>
        </w:rPr>
        <w:t>'=&gt;'Email']);</w:t>
      </w:r>
      <w:r w:rsidR="00CE1563">
        <w:t xml:space="preserve">   </w:t>
      </w:r>
      <w:r w:rsidR="00CE1563">
        <w:rPr>
          <w:rFonts w:hint="eastAsia"/>
        </w:rPr>
        <w:t>//</w:t>
      </w:r>
      <w:r w:rsidR="00CE1563">
        <w:rPr>
          <w:rFonts w:hint="eastAsia"/>
        </w:rPr>
        <w:t>可指定</w:t>
      </w:r>
      <w:r w:rsidR="000625E8">
        <w:t>字段及</w:t>
      </w:r>
      <w:r w:rsidR="000625E8">
        <w:rPr>
          <w:rFonts w:hint="eastAsia"/>
        </w:rPr>
        <w:t>表</w:t>
      </w:r>
      <w:r w:rsidR="000625E8">
        <w:t>头</w:t>
      </w:r>
      <w:r w:rsidR="00CE1563">
        <w:t>名称</w:t>
      </w:r>
    </w:p>
    <w:p w:rsidR="00CE1563" w:rsidRDefault="00CE1563" w:rsidP="00AF04E0"/>
    <w:p w:rsidR="000120B5" w:rsidRDefault="000120B5" w:rsidP="00AF04E0">
      <w:r>
        <w:tab/>
      </w:r>
      <w:r>
        <w:tab/>
        <w:t>$dataProvider = new ActiveDataProvider([</w:t>
      </w:r>
    </w:p>
    <w:p w:rsidR="000120B5" w:rsidRDefault="000120B5" w:rsidP="000120B5">
      <w:pPr>
        <w:ind w:left="420" w:firstLine="420"/>
      </w:pPr>
      <w:r>
        <w:tab/>
        <w:t>‘query’ =&gt; $query,</w:t>
      </w:r>
    </w:p>
    <w:p w:rsidR="000120B5" w:rsidRDefault="000120B5" w:rsidP="000120B5">
      <w:pPr>
        <w:ind w:left="420" w:firstLine="420"/>
      </w:pPr>
      <w:r>
        <w:tab/>
        <w:t>‘pagination’ =&gt; [</w:t>
      </w:r>
    </w:p>
    <w:p w:rsidR="000120B5" w:rsidRDefault="000120B5" w:rsidP="000120B5">
      <w:pPr>
        <w:ind w:left="840" w:firstLine="420"/>
      </w:pPr>
      <w:r>
        <w:tab/>
        <w:t>‘pageSize’ =&gt; 5</w:t>
      </w:r>
    </w:p>
    <w:p w:rsidR="000120B5" w:rsidRDefault="000120B5" w:rsidP="000120B5">
      <w:pPr>
        <w:ind w:left="840" w:firstLine="420"/>
      </w:pPr>
      <w:r>
        <w:t>]</w:t>
      </w:r>
    </w:p>
    <w:p w:rsidR="000120B5" w:rsidRDefault="000120B5" w:rsidP="000120B5">
      <w:pPr>
        <w:ind w:left="420" w:firstLine="420"/>
      </w:pPr>
      <w:r>
        <w:t>]);</w:t>
      </w:r>
    </w:p>
    <w:p w:rsidR="000120B5" w:rsidRDefault="000120B5" w:rsidP="000120B5">
      <w:pPr>
        <w:ind w:left="420" w:firstLine="420"/>
      </w:pPr>
      <w:r>
        <w:t xml:space="preserve"> </w:t>
      </w:r>
    </w:p>
    <w:p w:rsidR="000120B5" w:rsidRDefault="000120B5" w:rsidP="000120B5">
      <w:pPr>
        <w:ind w:left="420" w:firstLine="420"/>
      </w:pPr>
      <w:r>
        <w:t>Return $this -&gt; render(‘index’,[</w:t>
      </w:r>
    </w:p>
    <w:p w:rsidR="000120B5" w:rsidRDefault="000120B5" w:rsidP="000120B5">
      <w:pPr>
        <w:ind w:left="420" w:firstLine="420"/>
      </w:pPr>
      <w:r>
        <w:tab/>
        <w:t>‘dataProvider’ =</w:t>
      </w:r>
      <w:r w:rsidR="00853894">
        <w:rPr>
          <w:rFonts w:hint="eastAsia"/>
        </w:rPr>
        <w:t>&gt;</w:t>
      </w:r>
      <w:r>
        <w:t xml:space="preserve"> $dataProvider</w:t>
      </w:r>
    </w:p>
    <w:p w:rsidR="000120B5" w:rsidRDefault="000120B5" w:rsidP="000120B5">
      <w:pPr>
        <w:ind w:left="420" w:firstLine="420"/>
      </w:pPr>
      <w:r>
        <w:t>]);</w:t>
      </w:r>
    </w:p>
    <w:p w:rsidR="000120B5" w:rsidRDefault="000120B5" w:rsidP="000120B5">
      <w:pPr>
        <w:ind w:firstLine="420"/>
      </w:pPr>
      <w:r>
        <w:t>}</w:t>
      </w:r>
    </w:p>
    <w:p w:rsidR="000120B5" w:rsidRDefault="000120B5" w:rsidP="00AF04E0">
      <w:r>
        <w:tab/>
      </w:r>
    </w:p>
    <w:p w:rsidR="00171FE5" w:rsidRDefault="000120B5" w:rsidP="009C03FA">
      <w:r>
        <w:t>}</w:t>
      </w:r>
    </w:p>
    <w:p w:rsidR="009C03FA" w:rsidRDefault="009C03FA" w:rsidP="009C03FA"/>
    <w:p w:rsidR="009C03FA" w:rsidRDefault="009C03FA" w:rsidP="009C03FA">
      <w:r>
        <w:t>V</w:t>
      </w:r>
      <w:r>
        <w:rPr>
          <w:rFonts w:hint="eastAsia"/>
        </w:rPr>
        <w:t xml:space="preserve">iewer </w:t>
      </w:r>
      <w:r>
        <w:rPr>
          <w:rFonts w:hint="eastAsia"/>
        </w:rPr>
        <w:t>文件</w:t>
      </w:r>
    </w:p>
    <w:p w:rsidR="009C03FA" w:rsidRDefault="009C03FA" w:rsidP="009C03FA">
      <w:r>
        <w:rPr>
          <w:rFonts w:hint="eastAsia"/>
        </w:rPr>
        <w:t>&lt;?php</w:t>
      </w:r>
    </w:p>
    <w:p w:rsidR="009C03FA" w:rsidRDefault="009C03FA" w:rsidP="009C03FA">
      <w:r>
        <w:t>Use yii\grid\</w:t>
      </w:r>
      <w:r w:rsidR="004B5343">
        <w:t>G</w:t>
      </w:r>
      <w:r>
        <w:t>ridView;</w:t>
      </w:r>
    </w:p>
    <w:p w:rsidR="00A42B7E" w:rsidRDefault="00A42B7E" w:rsidP="009C03FA">
      <w:r w:rsidRPr="00A42B7E">
        <w:t>use yii\base\Widget;</w:t>
      </w:r>
    </w:p>
    <w:p w:rsidR="009C03FA" w:rsidRDefault="009C03FA" w:rsidP="009C03FA">
      <w:r>
        <w:t>?&gt;</w:t>
      </w:r>
    </w:p>
    <w:p w:rsidR="009C03FA" w:rsidRDefault="009C03FA" w:rsidP="009C03FA"/>
    <w:p w:rsidR="009C03FA" w:rsidRDefault="009C03FA" w:rsidP="009C03FA">
      <w:r>
        <w:t>&lt;?php</w:t>
      </w:r>
    </w:p>
    <w:p w:rsidR="009C03FA" w:rsidRDefault="009C03FA" w:rsidP="009C03FA">
      <w:r>
        <w:t>Echo GridView::widget([‘dataProvider’=&gt;</w:t>
      </w:r>
      <w:r w:rsidR="006F1EB5">
        <w:t>$</w:t>
      </w:r>
      <w:r w:rsidR="006F1EB5" w:rsidRPr="006F1EB5">
        <w:t xml:space="preserve"> </w:t>
      </w:r>
      <w:r w:rsidR="006F1EB5">
        <w:t>dataProvider’</w:t>
      </w:r>
      <w:r>
        <w:t>]);</w:t>
      </w:r>
    </w:p>
    <w:p w:rsidR="006F1EB5" w:rsidRDefault="006F1EB5" w:rsidP="009C03FA">
      <w:r>
        <w:t>?&gt;</w:t>
      </w:r>
    </w:p>
    <w:p w:rsidR="00910343" w:rsidRDefault="00910343" w:rsidP="009C03FA"/>
    <w:p w:rsidR="00910343" w:rsidRDefault="00910343" w:rsidP="009C03FA"/>
    <w:p w:rsidR="001C5C2E" w:rsidRDefault="001C5C2E">
      <w:pPr>
        <w:outlineLvl w:val="0"/>
        <w:pPrChange w:id="28" w:author="w" w:date="2017-10-04T18:44:00Z">
          <w:pPr/>
        </w:pPrChange>
      </w:pPr>
      <w:r w:rsidRPr="00FB0F9D">
        <w:rPr>
          <w:highlight w:val="lightGray"/>
        </w:rPr>
        <w:t>ActiveRecord</w:t>
      </w:r>
      <w:r w:rsidRPr="00FB0F9D">
        <w:rPr>
          <w:rFonts w:hint="eastAsia"/>
          <w:highlight w:val="lightGray"/>
        </w:rPr>
        <w:t>数据</w:t>
      </w:r>
      <w:r w:rsidRPr="00FB0F9D">
        <w:rPr>
          <w:highlight w:val="lightGray"/>
        </w:rPr>
        <w:t>库操作活动记录（简称</w:t>
      </w:r>
      <w:r w:rsidRPr="00FB0F9D">
        <w:rPr>
          <w:rFonts w:hint="eastAsia"/>
          <w:highlight w:val="lightGray"/>
        </w:rPr>
        <w:t>A</w:t>
      </w:r>
      <w:r w:rsidRPr="00FB0F9D">
        <w:rPr>
          <w:highlight w:val="lightGray"/>
        </w:rPr>
        <w:t>R</w:t>
      </w:r>
      <w:r w:rsidRPr="00FB0F9D">
        <w:rPr>
          <w:rFonts w:hint="eastAsia"/>
          <w:highlight w:val="lightGray"/>
        </w:rPr>
        <w:t>）</w:t>
      </w:r>
    </w:p>
    <w:p w:rsidR="001C5C2E" w:rsidRDefault="001C5C2E" w:rsidP="001C5C2E">
      <w:r>
        <w:rPr>
          <w:rFonts w:hint="eastAsia"/>
        </w:rPr>
        <w:t>说</w:t>
      </w:r>
      <w:r>
        <w:t>明：</w:t>
      </w:r>
    </w:p>
    <w:p w:rsidR="001C5C2E" w:rsidRDefault="001C5C2E" w:rsidP="001C5C2E">
      <w:pPr>
        <w:pStyle w:val="a3"/>
        <w:numPr>
          <w:ilvl w:val="0"/>
          <w:numId w:val="2"/>
        </w:numPr>
        <w:ind w:firstLineChars="0"/>
      </w:pPr>
      <w:r>
        <w:t>一个</w:t>
      </w:r>
      <w:r>
        <w:rPr>
          <w:rFonts w:hint="eastAsia"/>
        </w:rPr>
        <w:t>A</w:t>
      </w:r>
      <w:r>
        <w:t>R</w:t>
      </w:r>
      <w:r>
        <w:rPr>
          <w:rFonts w:hint="eastAsia"/>
        </w:rPr>
        <w:t>类</w:t>
      </w:r>
      <w:r>
        <w:t>对应</w:t>
      </w:r>
      <w:r>
        <w:rPr>
          <w:rFonts w:hint="eastAsia"/>
        </w:rPr>
        <w:t>数据</w:t>
      </w:r>
      <w:r>
        <w:t>库的</w:t>
      </w:r>
      <w:r>
        <w:rPr>
          <w:rFonts w:hint="eastAsia"/>
        </w:rPr>
        <w:t>一</w:t>
      </w:r>
      <w:r>
        <w:t>张表</w:t>
      </w:r>
    </w:p>
    <w:p w:rsidR="001C5C2E" w:rsidRDefault="00E12AEE" w:rsidP="001C5C2E">
      <w:pPr>
        <w:pStyle w:val="a3"/>
        <w:numPr>
          <w:ilvl w:val="0"/>
          <w:numId w:val="2"/>
        </w:numPr>
        <w:ind w:firstLineChars="0"/>
      </w:pPr>
      <w:r>
        <w:rPr>
          <w:rFonts w:hint="eastAsia"/>
        </w:rPr>
        <w:t>A</w:t>
      </w:r>
      <w:r>
        <w:t>R</w:t>
      </w:r>
      <w:r>
        <w:rPr>
          <w:rFonts w:hint="eastAsia"/>
        </w:rPr>
        <w:t>类</w:t>
      </w:r>
      <w:r>
        <w:t>的一个对象</w:t>
      </w:r>
      <w:r>
        <w:rPr>
          <w:rFonts w:hint="eastAsia"/>
        </w:rPr>
        <w:t>对应</w:t>
      </w:r>
      <w:r>
        <w:t>表中的</w:t>
      </w:r>
      <w:r>
        <w:rPr>
          <w:rFonts w:hint="eastAsia"/>
        </w:rPr>
        <w:t>一条</w:t>
      </w:r>
      <w:r>
        <w:t>记录</w:t>
      </w:r>
    </w:p>
    <w:p w:rsidR="00E12AEE" w:rsidRDefault="00E12AEE" w:rsidP="001C5C2E">
      <w:pPr>
        <w:pStyle w:val="a3"/>
        <w:numPr>
          <w:ilvl w:val="0"/>
          <w:numId w:val="2"/>
        </w:numPr>
        <w:ind w:firstLineChars="0"/>
      </w:pPr>
      <w:r>
        <w:t>AR</w:t>
      </w:r>
      <w:r>
        <w:rPr>
          <w:rFonts w:hint="eastAsia"/>
        </w:rPr>
        <w:t>类</w:t>
      </w:r>
      <w:r>
        <w:t>的一个属性对就表</w:t>
      </w:r>
      <w:r>
        <w:rPr>
          <w:rFonts w:hint="eastAsia"/>
        </w:rPr>
        <w:t>中</w:t>
      </w:r>
      <w:r>
        <w:t>列的属性</w:t>
      </w:r>
    </w:p>
    <w:p w:rsidR="00E12AEE" w:rsidRDefault="00E12AEE" w:rsidP="001C5C2E">
      <w:pPr>
        <w:pStyle w:val="a3"/>
        <w:numPr>
          <w:ilvl w:val="0"/>
          <w:numId w:val="2"/>
        </w:numPr>
        <w:ind w:firstLineChars="0"/>
      </w:pPr>
      <w:r>
        <w:rPr>
          <w:rFonts w:hint="eastAsia"/>
        </w:rPr>
        <w:t>新</w:t>
      </w:r>
      <w:r>
        <w:t>建一个对象的时候</w:t>
      </w:r>
      <w:r>
        <w:rPr>
          <w:rFonts w:hint="eastAsia"/>
        </w:rPr>
        <w:t>，</w:t>
      </w:r>
      <w:r>
        <w:t>如果你去更新它，</w:t>
      </w:r>
      <w:r>
        <w:t>AR</w:t>
      </w:r>
      <w:r>
        <w:t>就</w:t>
      </w:r>
      <w:r>
        <w:rPr>
          <w:rFonts w:hint="eastAsia"/>
        </w:rPr>
        <w:t>去</w:t>
      </w:r>
      <w:r>
        <w:t>同步更新这张表</w:t>
      </w:r>
    </w:p>
    <w:p w:rsidR="00B07C0E" w:rsidRPr="00FB0F9D" w:rsidRDefault="00FB0F9D">
      <w:pPr>
        <w:outlineLvl w:val="1"/>
        <w:rPr>
          <w:color w:val="FF0000"/>
        </w:rPr>
        <w:pPrChange w:id="29" w:author="w" w:date="2017-10-04T18:45:00Z">
          <w:pPr/>
        </w:pPrChange>
      </w:pPr>
      <w:del w:id="30" w:author="w" w:date="2017-10-04T18:48:00Z">
        <w:r w:rsidRPr="00FB0F9D" w:rsidDel="00B07C0E">
          <w:rPr>
            <w:rFonts w:hint="eastAsia"/>
            <w:color w:val="FF0000"/>
          </w:rPr>
          <w:delText>A</w:delText>
        </w:r>
        <w:r w:rsidRPr="00FB0F9D" w:rsidDel="00B07C0E">
          <w:rPr>
            <w:color w:val="FF0000"/>
          </w:rPr>
          <w:delText xml:space="preserve">R </w:delText>
        </w:r>
        <w:r w:rsidRPr="00FB0F9D" w:rsidDel="00B07C0E">
          <w:rPr>
            <w:rFonts w:hint="eastAsia"/>
            <w:color w:val="FF0000"/>
          </w:rPr>
          <w:delText>类</w:delText>
        </w:r>
        <w:r w:rsidRPr="00FB0F9D" w:rsidDel="00B07C0E">
          <w:rPr>
            <w:color w:val="FF0000"/>
          </w:rPr>
          <w:delText>的使用</w:delText>
        </w:r>
        <w:r w:rsidRPr="00FB0F9D" w:rsidDel="00B07C0E">
          <w:rPr>
            <w:rFonts w:hint="eastAsia"/>
            <w:color w:val="FF0000"/>
          </w:rPr>
          <w:delText>简述</w:delText>
        </w:r>
        <w:r w:rsidRPr="00FB0F9D" w:rsidDel="00B07C0E">
          <w:rPr>
            <w:color w:val="FF0000"/>
          </w:rPr>
          <w:delText>：</w:delText>
        </w:r>
      </w:del>
      <w:ins w:id="31" w:author="w" w:date="2017-10-04T18:47:00Z">
        <w:r w:rsidR="00B07C0E">
          <w:rPr>
            <w:rFonts w:hint="eastAsia"/>
            <w:color w:val="FF0000"/>
          </w:rPr>
          <w:t>AR</w:t>
        </w:r>
        <w:r w:rsidR="00B07C0E">
          <w:rPr>
            <w:rFonts w:hint="eastAsia"/>
            <w:color w:val="FF0000"/>
          </w:rPr>
          <w:t>与</w:t>
        </w:r>
        <w:r w:rsidR="00B07C0E">
          <w:rPr>
            <w:rFonts w:hint="eastAsia"/>
            <w:color w:val="FF0000"/>
          </w:rPr>
          <w:t>model</w:t>
        </w:r>
      </w:ins>
    </w:p>
    <w:p w:rsidR="00E12AEE" w:rsidRDefault="00E12AEE" w:rsidP="009C03FA">
      <w:r>
        <w:t>E</w:t>
      </w:r>
      <w:r>
        <w:rPr>
          <w:rFonts w:hint="eastAsia"/>
        </w:rPr>
        <w:t>xp1</w:t>
      </w:r>
      <w:r w:rsidR="00011F4C">
        <w:t>-1</w:t>
      </w:r>
      <w:r>
        <w:t>:</w:t>
      </w:r>
      <w:r>
        <w:rPr>
          <w:rFonts w:hint="eastAsia"/>
        </w:rPr>
        <w:t>新建</w:t>
      </w:r>
      <w:r>
        <w:t>一个</w:t>
      </w:r>
      <w:r>
        <w:rPr>
          <w:rFonts w:hint="eastAsia"/>
        </w:rPr>
        <w:t>user</w:t>
      </w:r>
      <w:r>
        <w:rPr>
          <w:rFonts w:hint="eastAsia"/>
        </w:rPr>
        <w:t>表</w:t>
      </w:r>
      <w:r>
        <w:t>的</w:t>
      </w:r>
      <w:r>
        <w:rPr>
          <w:rFonts w:hint="eastAsia"/>
        </w:rPr>
        <w:t>A</w:t>
      </w:r>
      <w:r>
        <w:t>R</w:t>
      </w:r>
      <w:r>
        <w:rPr>
          <w:rFonts w:hint="eastAsia"/>
        </w:rPr>
        <w:t>类</w:t>
      </w:r>
    </w:p>
    <w:p w:rsidR="00E12AEE" w:rsidRDefault="00E12AEE" w:rsidP="009C03FA">
      <w:bookmarkStart w:id="32" w:name="OLE_LINK14"/>
      <w:bookmarkStart w:id="33" w:name="OLE_LINK15"/>
      <w:r>
        <w:rPr>
          <w:rFonts w:hint="eastAsia"/>
        </w:rPr>
        <w:t>&lt;?php</w:t>
      </w:r>
    </w:p>
    <w:p w:rsidR="00E12AEE" w:rsidRDefault="00E12AEE" w:rsidP="009C03FA">
      <w:r>
        <w:t>Namespace app\</w:t>
      </w:r>
      <w:r w:rsidR="00E228DB">
        <w:t>models</w:t>
      </w:r>
      <w:r>
        <w:t>;</w:t>
      </w:r>
      <w:r w:rsidR="00E228DB">
        <w:tab/>
      </w:r>
      <w:r w:rsidR="00E228DB">
        <w:tab/>
        <w:t>//</w:t>
      </w:r>
      <w:r w:rsidR="00E228DB">
        <w:rPr>
          <w:rFonts w:hint="eastAsia"/>
        </w:rPr>
        <w:t>命名</w:t>
      </w:r>
      <w:r w:rsidR="00E228DB">
        <w:t>空间统一在</w:t>
      </w:r>
      <w:r w:rsidR="00E228DB">
        <w:rPr>
          <w:rFonts w:hint="eastAsia"/>
        </w:rPr>
        <w:t>app</w:t>
      </w:r>
    </w:p>
    <w:p w:rsidR="00E12AEE" w:rsidRDefault="00E12AEE" w:rsidP="009C03FA">
      <w:r>
        <w:t xml:space="preserve">Use </w:t>
      </w:r>
      <w:r w:rsidR="00E228DB">
        <w:t>yii\db\ActiveRecord;</w:t>
      </w:r>
    </w:p>
    <w:p w:rsidR="00E228DB" w:rsidRDefault="00E228DB" w:rsidP="009C03FA">
      <w:r>
        <w:t>Class User extends ActiveRecord{</w:t>
      </w:r>
    </w:p>
    <w:p w:rsidR="00E228DB" w:rsidRDefault="00E228DB" w:rsidP="009C03FA">
      <w:r>
        <w:tab/>
        <w:t>/**</w:t>
      </w:r>
    </w:p>
    <w:p w:rsidR="00E228DB" w:rsidRDefault="00E228DB" w:rsidP="009C03FA">
      <w:r>
        <w:tab/>
        <w:t>*</w:t>
      </w:r>
      <w:r>
        <w:rPr>
          <w:rFonts w:hint="eastAsia"/>
        </w:rPr>
        <w:t>该</w:t>
      </w:r>
      <w:r>
        <w:t>函数用于</w:t>
      </w:r>
      <w:r>
        <w:rPr>
          <w:rFonts w:hint="eastAsia"/>
        </w:rPr>
        <w:t>指定</w:t>
      </w:r>
      <w:r>
        <w:t>表与类的对应关系</w:t>
      </w:r>
    </w:p>
    <w:p w:rsidR="00E228DB" w:rsidRDefault="00E228DB" w:rsidP="009C03FA">
      <w:r>
        <w:tab/>
        <w:t>*/</w:t>
      </w:r>
    </w:p>
    <w:p w:rsidR="00E228DB" w:rsidRDefault="00E228DB" w:rsidP="009C03FA">
      <w:r>
        <w:tab/>
        <w:t>Public static function tableName(){</w:t>
      </w:r>
    </w:p>
    <w:p w:rsidR="00E228DB" w:rsidRDefault="00E228DB" w:rsidP="009C03FA">
      <w:r>
        <w:tab/>
      </w:r>
      <w:r>
        <w:tab/>
        <w:t>R</w:t>
      </w:r>
      <w:r>
        <w:rPr>
          <w:rFonts w:hint="eastAsia"/>
        </w:rPr>
        <w:t xml:space="preserve">eturn </w:t>
      </w:r>
      <w:r>
        <w:t>“user”;</w:t>
      </w:r>
    </w:p>
    <w:p w:rsidR="00E228DB" w:rsidRDefault="00E228DB" w:rsidP="00E228DB">
      <w:pPr>
        <w:ind w:firstLine="420"/>
      </w:pPr>
      <w:r>
        <w:t>}</w:t>
      </w:r>
    </w:p>
    <w:p w:rsidR="00E228DB" w:rsidRDefault="00E228DB" w:rsidP="009C03FA">
      <w:r>
        <w:t>}</w:t>
      </w:r>
    </w:p>
    <w:p w:rsidR="00011F4C" w:rsidRDefault="00011F4C" w:rsidP="009C03FA">
      <w:r>
        <w:t>?&gt;</w:t>
      </w:r>
    </w:p>
    <w:bookmarkEnd w:id="32"/>
    <w:bookmarkEnd w:id="33"/>
    <w:p w:rsidR="00011F4C" w:rsidRDefault="00011F4C" w:rsidP="009C03FA"/>
    <w:p w:rsidR="00B07C0E" w:rsidRDefault="00B07C0E" w:rsidP="00B07C0E">
      <w:pPr>
        <w:outlineLvl w:val="1"/>
      </w:pPr>
      <w:r>
        <w:rPr>
          <w:rFonts w:hint="eastAsia"/>
        </w:rPr>
        <w:t>AR</w:t>
      </w:r>
      <w:r>
        <w:rPr>
          <w:rFonts w:hint="eastAsia"/>
        </w:rPr>
        <w:t>与</w:t>
      </w:r>
      <w:r>
        <w:t>控制器</w:t>
      </w:r>
    </w:p>
    <w:p w:rsidR="00011F4C" w:rsidRDefault="00011F4C" w:rsidP="009C03FA">
      <w:r>
        <w:t>E</w:t>
      </w:r>
      <w:r>
        <w:rPr>
          <w:rFonts w:hint="eastAsia"/>
        </w:rPr>
        <w:t>xp</w:t>
      </w:r>
      <w:r>
        <w:t>1-2:</w:t>
      </w:r>
      <w:r w:rsidRPr="00011F4C">
        <w:rPr>
          <w:rFonts w:hint="eastAsia"/>
        </w:rPr>
        <w:t xml:space="preserve"> </w:t>
      </w:r>
      <w:r>
        <w:rPr>
          <w:rFonts w:hint="eastAsia"/>
        </w:rPr>
        <w:t>控制</w:t>
      </w:r>
      <w:r>
        <w:t>器中使用</w:t>
      </w:r>
      <w:r>
        <w:rPr>
          <w:rFonts w:hint="eastAsia"/>
        </w:rPr>
        <w:t>AR</w:t>
      </w:r>
      <w:r>
        <w:rPr>
          <w:rFonts w:hint="eastAsia"/>
        </w:rPr>
        <w:t>类</w:t>
      </w:r>
    </w:p>
    <w:p w:rsidR="00011F4C" w:rsidRDefault="00011F4C" w:rsidP="009C03FA">
      <w:r>
        <w:rPr>
          <w:rFonts w:hint="eastAsia"/>
        </w:rPr>
        <w:t>&lt;?php</w:t>
      </w:r>
    </w:p>
    <w:p w:rsidR="00011F4C" w:rsidRDefault="00011F4C" w:rsidP="009C03FA">
      <w:r>
        <w:t>Namespace app\controllers;</w:t>
      </w:r>
    </w:p>
    <w:p w:rsidR="00011F4C" w:rsidRDefault="00011F4C" w:rsidP="009C03FA">
      <w:r>
        <w:t>Use yii\web\Controller;</w:t>
      </w:r>
    </w:p>
    <w:p w:rsidR="00D732F7" w:rsidRPr="00B27EF5" w:rsidRDefault="00D732F7" w:rsidP="009C03FA">
      <w:pPr>
        <w:rPr>
          <w:u w:val="single"/>
        </w:rPr>
      </w:pPr>
      <w:r w:rsidRPr="00B27EF5">
        <w:rPr>
          <w:u w:val="single"/>
        </w:rPr>
        <w:t>Use app\models\User;</w:t>
      </w:r>
    </w:p>
    <w:p w:rsidR="00D732F7" w:rsidRDefault="00D732F7" w:rsidP="009C03FA"/>
    <w:p w:rsidR="00011F4C" w:rsidRDefault="00011F4C" w:rsidP="009C03FA">
      <w:r>
        <w:t xml:space="preserve">Class </w:t>
      </w:r>
      <w:r w:rsidR="00D732F7">
        <w:t>Course113Controller extends Controller{</w:t>
      </w:r>
    </w:p>
    <w:p w:rsidR="00D732F7" w:rsidRDefault="00D732F7" w:rsidP="009C03FA">
      <w:r>
        <w:tab/>
        <w:t>Public function actionIndex(){</w:t>
      </w:r>
    </w:p>
    <w:p w:rsidR="00D732F7" w:rsidRDefault="00D732F7" w:rsidP="009C03FA">
      <w:r>
        <w:tab/>
      </w:r>
      <w:r>
        <w:tab/>
        <w:t>Var_dump(User::find()-&gt;limit(5)-&gt;all());</w:t>
      </w:r>
    </w:p>
    <w:p w:rsidR="00D732F7" w:rsidRDefault="00D732F7" w:rsidP="009C03FA">
      <w:r>
        <w:tab/>
        <w:t>}</w:t>
      </w:r>
    </w:p>
    <w:p w:rsidR="00D732F7" w:rsidRDefault="00D732F7" w:rsidP="009C03FA">
      <w:r>
        <w:t>}</w:t>
      </w:r>
    </w:p>
    <w:p w:rsidR="00D77D0D" w:rsidRDefault="00D77D0D" w:rsidP="009C03FA"/>
    <w:p w:rsidR="00B27EF5" w:rsidRDefault="00B27EF5" w:rsidP="00B27EF5">
      <w:pPr>
        <w:outlineLvl w:val="1"/>
      </w:pPr>
      <w:r>
        <w:rPr>
          <w:rFonts w:hint="eastAsia"/>
        </w:rPr>
        <w:t>AR</w:t>
      </w:r>
      <w:r>
        <w:rPr>
          <w:rFonts w:hint="eastAsia"/>
        </w:rPr>
        <w:t>与</w:t>
      </w:r>
      <w:r>
        <w:rPr>
          <w:rFonts w:hint="eastAsia"/>
        </w:rPr>
        <w:t>gii</w:t>
      </w:r>
    </w:p>
    <w:p w:rsidR="00D77D0D" w:rsidRDefault="00D77D0D" w:rsidP="009C03FA">
      <w:r>
        <w:t>E</w:t>
      </w:r>
      <w:r>
        <w:rPr>
          <w:rFonts w:hint="eastAsia"/>
        </w:rPr>
        <w:t>xp2</w:t>
      </w:r>
      <w:r>
        <w:t>-1</w:t>
      </w:r>
      <w:r>
        <w:rPr>
          <w:rFonts w:hint="eastAsia"/>
        </w:rPr>
        <w:t>:</w:t>
      </w:r>
      <w:r>
        <w:rPr>
          <w:rFonts w:hint="eastAsia"/>
        </w:rPr>
        <w:t>通过</w:t>
      </w:r>
      <w:r>
        <w:rPr>
          <w:rFonts w:hint="eastAsia"/>
        </w:rPr>
        <w:t>gii</w:t>
      </w:r>
      <w:r>
        <w:rPr>
          <w:rFonts w:hint="eastAsia"/>
        </w:rPr>
        <w:t>生</w:t>
      </w:r>
      <w:r>
        <w:t>成</w:t>
      </w:r>
      <w:r>
        <w:rPr>
          <w:rFonts w:hint="eastAsia"/>
        </w:rPr>
        <w:t>model</w:t>
      </w:r>
      <w:r>
        <w:rPr>
          <w:rFonts w:hint="eastAsia"/>
        </w:rPr>
        <w:t>类</w:t>
      </w:r>
    </w:p>
    <w:p w:rsidR="00D77D0D" w:rsidRDefault="00D77D0D" w:rsidP="00D77D0D">
      <w:r>
        <w:rPr>
          <w:rFonts w:hint="eastAsia"/>
        </w:rPr>
        <w:t>&lt;?php</w:t>
      </w:r>
    </w:p>
    <w:p w:rsidR="00D77D0D" w:rsidRDefault="00D77D0D" w:rsidP="00D77D0D">
      <w:r>
        <w:t>Namespace app\models;</w:t>
      </w:r>
      <w:r>
        <w:tab/>
      </w:r>
      <w:r>
        <w:tab/>
      </w:r>
    </w:p>
    <w:p w:rsidR="00D77D0D" w:rsidRDefault="00D77D0D" w:rsidP="00D77D0D">
      <w:r>
        <w:t>Use yii\db\ActiveRecord;</w:t>
      </w:r>
    </w:p>
    <w:p w:rsidR="00D77D0D" w:rsidRDefault="00D77D0D" w:rsidP="00D77D0D">
      <w:r>
        <w:t>Class User extends ActiveRecord{</w:t>
      </w:r>
    </w:p>
    <w:p w:rsidR="00D77D0D" w:rsidRDefault="00D77D0D" w:rsidP="00D77D0D">
      <w:r>
        <w:tab/>
        <w:t>/**</w:t>
      </w:r>
    </w:p>
    <w:p w:rsidR="00D77D0D" w:rsidRDefault="00D77D0D" w:rsidP="00D77D0D">
      <w:r>
        <w:tab/>
        <w:t>*</w:t>
      </w:r>
      <w:r>
        <w:rPr>
          <w:rFonts w:hint="eastAsia"/>
        </w:rPr>
        <w:t>该</w:t>
      </w:r>
      <w:r>
        <w:t>函数用于</w:t>
      </w:r>
      <w:r>
        <w:rPr>
          <w:rFonts w:hint="eastAsia"/>
        </w:rPr>
        <w:t>指定</w:t>
      </w:r>
      <w:r>
        <w:t>表与类的对应关系</w:t>
      </w:r>
    </w:p>
    <w:p w:rsidR="00D77D0D" w:rsidRDefault="00D77D0D" w:rsidP="00D77D0D">
      <w:r>
        <w:tab/>
        <w:t>*/</w:t>
      </w:r>
    </w:p>
    <w:p w:rsidR="00D77D0D" w:rsidRDefault="00D77D0D" w:rsidP="00D77D0D">
      <w:r>
        <w:tab/>
        <w:t>Public static function tableName(){</w:t>
      </w:r>
    </w:p>
    <w:p w:rsidR="00D77D0D" w:rsidRDefault="00D77D0D" w:rsidP="00D77D0D">
      <w:r>
        <w:tab/>
      </w:r>
      <w:r>
        <w:tab/>
        <w:t>R</w:t>
      </w:r>
      <w:r>
        <w:rPr>
          <w:rFonts w:hint="eastAsia"/>
        </w:rPr>
        <w:t xml:space="preserve">eturn </w:t>
      </w:r>
      <w:r>
        <w:t>“user”;</w:t>
      </w:r>
    </w:p>
    <w:p w:rsidR="00D77D0D" w:rsidRDefault="00D77D0D" w:rsidP="00D77D0D">
      <w:pPr>
        <w:ind w:firstLine="420"/>
      </w:pPr>
      <w:r>
        <w:t>}</w:t>
      </w:r>
    </w:p>
    <w:p w:rsidR="00EF2A32" w:rsidRDefault="00EF2A32" w:rsidP="00D77D0D">
      <w:pPr>
        <w:ind w:firstLine="420"/>
      </w:pPr>
    </w:p>
    <w:p w:rsidR="00637E43" w:rsidRDefault="00637E43" w:rsidP="00D77D0D">
      <w:pPr>
        <w:ind w:firstLine="420"/>
      </w:pPr>
      <w:r>
        <w:t>/**</w:t>
      </w:r>
    </w:p>
    <w:p w:rsidR="00112A50" w:rsidRDefault="00112A50" w:rsidP="00D77D0D">
      <w:pPr>
        <w:ind w:firstLine="420"/>
      </w:pPr>
      <w:r>
        <w:t>*</w:t>
      </w:r>
      <w:r>
        <w:rPr>
          <w:rFonts w:hint="eastAsia"/>
        </w:rPr>
        <w:t>说</w:t>
      </w:r>
      <w:r>
        <w:t>明：</w:t>
      </w:r>
      <w:r>
        <w:rPr>
          <w:rFonts w:hint="eastAsia"/>
        </w:rPr>
        <w:t>使用</w:t>
      </w:r>
      <w:r>
        <w:rPr>
          <w:rFonts w:hint="eastAsia"/>
        </w:rPr>
        <w:t>AR</w:t>
      </w:r>
      <w:r>
        <w:rPr>
          <w:rFonts w:hint="eastAsia"/>
        </w:rPr>
        <w:t>向</w:t>
      </w:r>
      <w:r>
        <w:t>数据库写入数据，需要通过</w:t>
      </w:r>
      <w:r>
        <w:rPr>
          <w:rFonts w:hint="eastAsia"/>
        </w:rPr>
        <w:t>rules()</w:t>
      </w:r>
      <w:r>
        <w:rPr>
          <w:rFonts w:hint="eastAsia"/>
        </w:rPr>
        <w:t>检查</w:t>
      </w:r>
      <w:r>
        <w:t>。如果插入数据失败，</w:t>
      </w:r>
      <w:r>
        <w:rPr>
          <w:rFonts w:hint="eastAsia"/>
        </w:rPr>
        <w:t>多数</w:t>
      </w:r>
      <w:r>
        <w:t>是因为检查没</w:t>
      </w:r>
      <w:r>
        <w:rPr>
          <w:rFonts w:hint="eastAsia"/>
        </w:rPr>
        <w:t>通过</w:t>
      </w:r>
    </w:p>
    <w:p w:rsidR="00112A50" w:rsidRDefault="00112A50" w:rsidP="001B7B97">
      <w:pPr>
        <w:ind w:left="420"/>
      </w:pPr>
      <w:r>
        <w:t>*</w:t>
      </w:r>
      <w:r w:rsidR="00EF2A32">
        <w:rPr>
          <w:rFonts w:hint="eastAsia"/>
        </w:rPr>
        <w:t>可</w:t>
      </w:r>
      <w:r w:rsidR="00EF2A32">
        <w:t>在</w:t>
      </w:r>
      <w:r w:rsidR="00EF2A32">
        <w:rPr>
          <w:rFonts w:hint="eastAsia"/>
        </w:rPr>
        <w:t>规则</w:t>
      </w:r>
      <w:r w:rsidR="00EF2A32">
        <w:t>中加入</w:t>
      </w:r>
      <w:r w:rsidR="00EF2A32">
        <w:rPr>
          <w:rFonts w:hint="eastAsia"/>
        </w:rPr>
        <w:t>message</w:t>
      </w:r>
      <w:r w:rsidR="00EF2A32">
        <w:rPr>
          <w:rFonts w:hint="eastAsia"/>
        </w:rPr>
        <w:t>字段定义</w:t>
      </w:r>
      <w:r w:rsidR="00EF2A32">
        <w:t>错误</w:t>
      </w:r>
      <w:r w:rsidR="00EF2A32">
        <w:rPr>
          <w:rFonts w:hint="eastAsia"/>
        </w:rPr>
        <w:t>信息</w:t>
      </w:r>
      <w:r w:rsidR="00EF2A32">
        <w:t>输出内容如：</w:t>
      </w:r>
      <w:r w:rsidR="00EF2A32">
        <w:t>[[‘</w:t>
      </w:r>
      <w:r w:rsidR="00EF2A32">
        <w:rPr>
          <w:rFonts w:hint="eastAsia"/>
        </w:rPr>
        <w:t>username</w:t>
      </w:r>
      <w:r w:rsidR="00EF2A32">
        <w:t>’,’province’</w:t>
      </w:r>
      <w:r w:rsidR="00EF2A32">
        <w:rPr>
          <w:rFonts w:hint="eastAsia"/>
        </w:rPr>
        <w:t>,</w:t>
      </w:r>
      <w:r w:rsidR="00EF2A32">
        <w:t>’message’=&gt;’</w:t>
      </w:r>
      <w:r w:rsidR="00EF2A32">
        <w:rPr>
          <w:rFonts w:hint="eastAsia"/>
        </w:rPr>
        <w:t>这</w:t>
      </w:r>
      <w:r w:rsidR="00EF2A32">
        <w:t>是错误</w:t>
      </w:r>
      <w:r w:rsidR="00EF2A32">
        <w:rPr>
          <w:rFonts w:hint="eastAsia"/>
        </w:rPr>
        <w:t>提示</w:t>
      </w:r>
      <w:r w:rsidR="00EF2A32">
        <w:t>信息内容</w:t>
      </w:r>
      <w:r w:rsidR="00EF2A32">
        <w:t>’],’string’,’max’=&gt;32]</w:t>
      </w:r>
    </w:p>
    <w:p w:rsidR="00112A50" w:rsidRDefault="00112A50" w:rsidP="00D77D0D">
      <w:pPr>
        <w:ind w:firstLine="420"/>
      </w:pPr>
      <w:r>
        <w:t>*/</w:t>
      </w:r>
    </w:p>
    <w:p w:rsidR="00D77D0D" w:rsidRDefault="00D77D0D" w:rsidP="00D77D0D">
      <w:pPr>
        <w:ind w:firstLine="420"/>
      </w:pPr>
      <w:r>
        <w:t>P</w:t>
      </w:r>
      <w:r>
        <w:rPr>
          <w:rFonts w:hint="eastAsia"/>
        </w:rPr>
        <w:t xml:space="preserve">ublic </w:t>
      </w:r>
      <w:r>
        <w:t>function rules(){</w:t>
      </w:r>
      <w:r>
        <w:br/>
      </w:r>
      <w:r>
        <w:tab/>
      </w:r>
      <w:r>
        <w:tab/>
        <w:t>return[</w:t>
      </w:r>
    </w:p>
    <w:p w:rsidR="00D77D0D" w:rsidRDefault="00D77D0D" w:rsidP="00D77D0D">
      <w:pPr>
        <w:ind w:firstLine="420"/>
      </w:pPr>
      <w:r>
        <w:tab/>
      </w:r>
      <w:r>
        <w:tab/>
        <w:t>[[‘</w:t>
      </w:r>
      <w:r>
        <w:rPr>
          <w:rFonts w:hint="eastAsia"/>
        </w:rPr>
        <w:t>username</w:t>
      </w:r>
      <w:r>
        <w:t>’,’province’],’string’,’max’=&gt;32]</w:t>
      </w:r>
      <w:r w:rsidR="00322FDA">
        <w:rPr>
          <w:rFonts w:hint="eastAsia"/>
        </w:rPr>
        <w:t>,</w:t>
      </w:r>
    </w:p>
    <w:p w:rsidR="00322FDA" w:rsidRDefault="00322FDA" w:rsidP="00D77D0D">
      <w:pPr>
        <w:ind w:firstLine="420"/>
      </w:pPr>
      <w:r>
        <w:tab/>
      </w:r>
      <w:r>
        <w:tab/>
        <w:t>[‘province’,’integer’]</w:t>
      </w:r>
      <w:r w:rsidR="00D302C0">
        <w:t>,</w:t>
      </w:r>
    </w:p>
    <w:p w:rsidR="00BF2CCC" w:rsidRDefault="00BF2CCC" w:rsidP="00D77D0D">
      <w:pPr>
        <w:ind w:firstLine="420"/>
      </w:pPr>
      <w:r>
        <w:tab/>
      </w:r>
      <w:r>
        <w:tab/>
      </w:r>
      <w:r>
        <w:rPr>
          <w:rFonts w:hint="eastAsia"/>
        </w:rPr>
        <w:t>[</w:t>
      </w:r>
      <w:r>
        <w:t>‘username’,function($attr,$params){</w:t>
      </w:r>
      <w:r w:rsidR="00D302C0">
        <w:tab/>
        <w:t>//</w:t>
      </w:r>
      <w:r w:rsidR="00D302C0">
        <w:rPr>
          <w:rFonts w:hint="eastAsia"/>
        </w:rPr>
        <w:t>自</w:t>
      </w:r>
      <w:r w:rsidR="00D302C0">
        <w:t>定</w:t>
      </w:r>
      <w:r w:rsidR="00D302C0">
        <w:rPr>
          <w:rFonts w:hint="eastAsia"/>
        </w:rPr>
        <w:t>义</w:t>
      </w:r>
      <w:r w:rsidR="00D302C0">
        <w:t>规则</w:t>
      </w:r>
      <w:r w:rsidR="00D302C0">
        <w:t>exp1:</w:t>
      </w:r>
      <w:r w:rsidR="0019047A">
        <w:rPr>
          <w:rFonts w:hint="eastAsia"/>
        </w:rPr>
        <w:t>通过匿名</w:t>
      </w:r>
      <w:r w:rsidR="0019047A">
        <w:t>函数</w:t>
      </w:r>
      <w:r w:rsidR="0019047A">
        <w:rPr>
          <w:rFonts w:hint="eastAsia"/>
        </w:rPr>
        <w:t>定义</w:t>
      </w:r>
    </w:p>
    <w:p w:rsidR="00BF2CCC" w:rsidRDefault="00BF2CCC" w:rsidP="00BF2CCC">
      <w:pPr>
        <w:ind w:left="840" w:firstLine="420"/>
      </w:pPr>
      <w:r>
        <w:tab/>
        <w:t>If($this-&gt;$attr  ==  ‘ab’){</w:t>
      </w:r>
    </w:p>
    <w:p w:rsidR="00BF2CCC" w:rsidRDefault="00BF2CCC" w:rsidP="00BF2CCC">
      <w:pPr>
        <w:ind w:left="840" w:firstLine="420"/>
      </w:pPr>
      <w:r>
        <w:tab/>
      </w:r>
      <w:r>
        <w:tab/>
        <w:t>Return true;</w:t>
      </w:r>
    </w:p>
    <w:p w:rsidR="00BF2CCC" w:rsidRDefault="00BF2CCC" w:rsidP="00BF2CCC">
      <w:pPr>
        <w:ind w:left="840" w:firstLine="420"/>
      </w:pPr>
      <w:r>
        <w:tab/>
        <w:t>}else{</w:t>
      </w:r>
    </w:p>
    <w:p w:rsidR="00BF2CCC" w:rsidRDefault="00BF2CCC" w:rsidP="00BF2CCC">
      <w:pPr>
        <w:ind w:left="840" w:firstLine="420"/>
      </w:pPr>
      <w:r>
        <w:tab/>
      </w:r>
      <w:r>
        <w:tab/>
        <w:t>$this-&gt;addError(‘username’,’</w:t>
      </w:r>
      <w:r>
        <w:rPr>
          <w:rFonts w:hint="eastAsia"/>
        </w:rPr>
        <w:t>你</w:t>
      </w:r>
      <w:r>
        <w:t>不是</w:t>
      </w:r>
      <w:r>
        <w:rPr>
          <w:rFonts w:hint="eastAsia"/>
        </w:rPr>
        <w:t>ab,</w:t>
      </w:r>
      <w:r>
        <w:rPr>
          <w:rFonts w:hint="eastAsia"/>
        </w:rPr>
        <w:t>不</w:t>
      </w:r>
      <w:r>
        <w:t>能通过</w:t>
      </w:r>
      <w:r>
        <w:t>’);</w:t>
      </w:r>
    </w:p>
    <w:p w:rsidR="00BF2CCC" w:rsidRDefault="00BF2CCC" w:rsidP="00BF2CCC">
      <w:pPr>
        <w:ind w:left="840" w:firstLine="420"/>
      </w:pPr>
      <w:r>
        <w:tab/>
        <w:t>}</w:t>
      </w:r>
    </w:p>
    <w:p w:rsidR="00BF2CCC" w:rsidRDefault="00BF2CCC" w:rsidP="00BF2CCC">
      <w:pPr>
        <w:ind w:left="840" w:firstLine="420"/>
      </w:pPr>
      <w:r>
        <w:t>}</w:t>
      </w:r>
      <w:r>
        <w:rPr>
          <w:rFonts w:hint="eastAsia"/>
        </w:rPr>
        <w:t>]</w:t>
      </w:r>
      <w:r w:rsidR="00D302C0">
        <w:t>,</w:t>
      </w:r>
    </w:p>
    <w:p w:rsidR="00D302C0" w:rsidRDefault="00D302C0" w:rsidP="00BF2CCC">
      <w:pPr>
        <w:ind w:left="840" w:firstLine="420"/>
      </w:pPr>
      <w:r>
        <w:t>[‘username’,’myrules0’]</w:t>
      </w:r>
      <w:r>
        <w:tab/>
      </w:r>
      <w:r>
        <w:tab/>
      </w:r>
      <w:r>
        <w:tab/>
      </w:r>
      <w:r>
        <w:tab/>
      </w:r>
      <w:bookmarkStart w:id="34" w:name="OLE_LINK16"/>
      <w:bookmarkStart w:id="35" w:name="OLE_LINK17"/>
      <w:r>
        <w:t>/</w:t>
      </w:r>
      <w:r>
        <w:rPr>
          <w:rFonts w:hint="eastAsia"/>
        </w:rPr>
        <w:t>/</w:t>
      </w:r>
      <w:r>
        <w:rPr>
          <w:rFonts w:hint="eastAsia"/>
        </w:rPr>
        <w:t>自定</w:t>
      </w:r>
      <w:r>
        <w:t>义规则</w:t>
      </w:r>
      <w:r>
        <w:rPr>
          <w:rFonts w:hint="eastAsia"/>
        </w:rPr>
        <w:t>exp2</w:t>
      </w:r>
      <w:bookmarkEnd w:id="34"/>
      <w:bookmarkEnd w:id="35"/>
      <w:r>
        <w:rPr>
          <w:rFonts w:hint="eastAsia"/>
        </w:rPr>
        <w:t>:</w:t>
      </w:r>
      <w:r>
        <w:rPr>
          <w:rFonts w:hint="eastAsia"/>
        </w:rPr>
        <w:t>使用</w:t>
      </w:r>
      <w:r>
        <w:t>自定义规则</w:t>
      </w:r>
    </w:p>
    <w:p w:rsidR="00D77D0D" w:rsidRDefault="00D77D0D" w:rsidP="00D77D0D">
      <w:pPr>
        <w:ind w:firstLine="420"/>
      </w:pPr>
      <w:r>
        <w:tab/>
        <w:t>];</w:t>
      </w:r>
    </w:p>
    <w:p w:rsidR="00D77D0D" w:rsidRDefault="00D77D0D" w:rsidP="00D77D0D">
      <w:pPr>
        <w:ind w:firstLine="420"/>
      </w:pPr>
      <w:r>
        <w:t>}</w:t>
      </w:r>
    </w:p>
    <w:p w:rsidR="00D302C0" w:rsidRDefault="00D302C0" w:rsidP="00D77D0D">
      <w:pPr>
        <w:ind w:firstLine="420"/>
      </w:pPr>
    </w:p>
    <w:p w:rsidR="0036750E" w:rsidRDefault="0036750E" w:rsidP="00D77D0D">
      <w:pPr>
        <w:ind w:firstLine="420"/>
      </w:pPr>
      <w:r>
        <w:rPr>
          <w:rFonts w:hint="eastAsia"/>
        </w:rPr>
        <w:t>/**</w:t>
      </w:r>
    </w:p>
    <w:p w:rsidR="00604A84" w:rsidRDefault="0036750E" w:rsidP="00D77D0D">
      <w:pPr>
        <w:ind w:firstLine="420"/>
      </w:pPr>
      <w:r>
        <w:rPr>
          <w:rFonts w:hint="eastAsia"/>
        </w:rPr>
        <w:t>*</w:t>
      </w:r>
      <w:r w:rsidR="00604A84">
        <w:rPr>
          <w:rFonts w:hint="eastAsia"/>
        </w:rPr>
        <w:t>自定</w:t>
      </w:r>
      <w:r w:rsidR="00604A84">
        <w:t>义规则</w:t>
      </w:r>
      <w:r w:rsidR="00604A84">
        <w:rPr>
          <w:rFonts w:hint="eastAsia"/>
        </w:rPr>
        <w:t>exp2</w:t>
      </w:r>
      <w:r w:rsidR="005718AA">
        <w:rPr>
          <w:rFonts w:hint="eastAsia"/>
        </w:rPr>
        <w:t>：</w:t>
      </w:r>
    </w:p>
    <w:p w:rsidR="0036750E" w:rsidRDefault="00650D86" w:rsidP="00D77D0D">
      <w:pPr>
        <w:ind w:firstLine="420"/>
      </w:pPr>
      <w:r>
        <w:t>*/</w:t>
      </w:r>
    </w:p>
    <w:p w:rsidR="00D302C0" w:rsidRDefault="00D302C0" w:rsidP="00D77D0D">
      <w:pPr>
        <w:ind w:firstLine="420"/>
      </w:pPr>
      <w:r>
        <w:t>Public function myrules0’($attr,$params){</w:t>
      </w:r>
    </w:p>
    <w:p w:rsidR="00D302C0" w:rsidRDefault="00D302C0" w:rsidP="00D302C0">
      <w:pPr>
        <w:ind w:left="420" w:firstLine="420"/>
      </w:pPr>
      <w:r>
        <w:t>If($this-&gt;$attr  ==  ‘ab’){</w:t>
      </w:r>
    </w:p>
    <w:p w:rsidR="00D302C0" w:rsidRDefault="00D302C0" w:rsidP="00D302C0">
      <w:pPr>
        <w:ind w:left="840" w:firstLine="420"/>
      </w:pPr>
      <w:r>
        <w:t>Return true;</w:t>
      </w:r>
    </w:p>
    <w:p w:rsidR="00D302C0" w:rsidRDefault="00D302C0" w:rsidP="00D302C0">
      <w:pPr>
        <w:ind w:left="420" w:firstLine="420"/>
      </w:pPr>
      <w:r>
        <w:t>}else{</w:t>
      </w:r>
    </w:p>
    <w:p w:rsidR="00D302C0" w:rsidRDefault="00D302C0" w:rsidP="00D302C0">
      <w:pPr>
        <w:ind w:left="840" w:firstLine="420"/>
      </w:pPr>
      <w:r>
        <w:t>$this-&gt;addError(‘username’,’</w:t>
      </w:r>
      <w:r>
        <w:rPr>
          <w:rFonts w:hint="eastAsia"/>
        </w:rPr>
        <w:t>你</w:t>
      </w:r>
      <w:r>
        <w:t>不是</w:t>
      </w:r>
      <w:r>
        <w:rPr>
          <w:rFonts w:hint="eastAsia"/>
        </w:rPr>
        <w:t>ab,</w:t>
      </w:r>
      <w:r>
        <w:rPr>
          <w:rFonts w:hint="eastAsia"/>
        </w:rPr>
        <w:t>不</w:t>
      </w:r>
      <w:r>
        <w:t>能通过</w:t>
      </w:r>
      <w:r>
        <w:t>’);</w:t>
      </w:r>
    </w:p>
    <w:p w:rsidR="00D302C0" w:rsidRDefault="00D302C0" w:rsidP="00D302C0">
      <w:pPr>
        <w:ind w:left="420" w:firstLine="420"/>
      </w:pPr>
      <w:r>
        <w:t>}</w:t>
      </w:r>
    </w:p>
    <w:p w:rsidR="00D302C0" w:rsidRDefault="00D302C0" w:rsidP="00D77D0D">
      <w:pPr>
        <w:ind w:firstLine="420"/>
      </w:pPr>
      <w:r>
        <w:rPr>
          <w:rFonts w:hint="eastAsia"/>
        </w:rPr>
        <w:t>}</w:t>
      </w:r>
    </w:p>
    <w:p w:rsidR="00D302C0" w:rsidRDefault="00D302C0" w:rsidP="00D77D0D">
      <w:pPr>
        <w:ind w:firstLine="420"/>
      </w:pPr>
    </w:p>
    <w:p w:rsidR="00D302C0" w:rsidRDefault="00D302C0" w:rsidP="00D77D0D">
      <w:pPr>
        <w:ind w:firstLine="420"/>
      </w:pPr>
    </w:p>
    <w:p w:rsidR="000B6A1A" w:rsidRDefault="000B6A1A" w:rsidP="00D77D0D">
      <w:pPr>
        <w:ind w:firstLine="420"/>
      </w:pPr>
      <w:r>
        <w:rPr>
          <w:rFonts w:hint="eastAsia"/>
        </w:rPr>
        <w:t>/**</w:t>
      </w:r>
    </w:p>
    <w:p w:rsidR="000B6A1A" w:rsidRDefault="000B6A1A" w:rsidP="00D77D0D">
      <w:pPr>
        <w:ind w:firstLine="420"/>
      </w:pPr>
      <w:r>
        <w:t>*</w:t>
      </w:r>
      <w:r>
        <w:tab/>
        <w:t>1</w:t>
      </w:r>
      <w:r>
        <w:rPr>
          <w:rFonts w:hint="eastAsia"/>
        </w:rPr>
        <w:t>、在该</w:t>
      </w:r>
      <w:r>
        <w:t>方法中可以</w:t>
      </w:r>
      <w:r>
        <w:rPr>
          <w:rFonts w:hint="eastAsia"/>
        </w:rPr>
        <w:t>设置</w:t>
      </w:r>
      <w:r>
        <w:t>字段</w:t>
      </w:r>
      <w:r>
        <w:rPr>
          <w:rFonts w:hint="eastAsia"/>
        </w:rPr>
        <w:t>名</w:t>
      </w:r>
      <w:r>
        <w:t>在网页的显示</w:t>
      </w:r>
      <w:r>
        <w:rPr>
          <w:rFonts w:hint="eastAsia"/>
        </w:rPr>
        <w:t>名称</w:t>
      </w:r>
    </w:p>
    <w:p w:rsidR="000B6A1A" w:rsidRDefault="000B6A1A" w:rsidP="00D77D0D">
      <w:pPr>
        <w:ind w:firstLine="420"/>
      </w:pPr>
      <w:r>
        <w:rPr>
          <w:rFonts w:hint="eastAsia"/>
        </w:rPr>
        <w:t>*</w:t>
      </w:r>
      <w:r>
        <w:tab/>
        <w:t>2</w:t>
      </w:r>
      <w:r>
        <w:rPr>
          <w:rFonts w:hint="eastAsia"/>
        </w:rPr>
        <w:t>、</w:t>
      </w:r>
      <w:r>
        <w:t>在</w:t>
      </w:r>
      <w:r>
        <w:rPr>
          <w:rFonts w:hint="eastAsia"/>
        </w:rPr>
        <w:t>控制</w:t>
      </w:r>
      <w:r>
        <w:t>中</w:t>
      </w:r>
      <w:r>
        <w:rPr>
          <w:rFonts w:hint="eastAsia"/>
        </w:rPr>
        <w:t>通过</w:t>
      </w:r>
      <w:r>
        <w:rPr>
          <w:rFonts w:hint="eastAsia"/>
        </w:rPr>
        <w:t xml:space="preserve"> </w:t>
      </w:r>
      <w:r>
        <w:t>(new User())</w:t>
      </w:r>
      <w:r>
        <w:rPr>
          <w:rFonts w:hint="eastAsia"/>
        </w:rPr>
        <w:t>-&gt;getAttributeLabel(</w:t>
      </w:r>
      <w:r>
        <w:t>“username”</w:t>
      </w:r>
      <w:r>
        <w:rPr>
          <w:rFonts w:hint="eastAsia"/>
        </w:rPr>
        <w:t>);</w:t>
      </w:r>
      <w:r w:rsidR="00857B1B">
        <w:rPr>
          <w:rFonts w:hint="eastAsia"/>
        </w:rPr>
        <w:t>设置的</w:t>
      </w:r>
      <w:r w:rsidR="00A66DC5">
        <w:t>字段</w:t>
      </w:r>
      <w:r w:rsidR="00A66DC5">
        <w:rPr>
          <w:rFonts w:hint="eastAsia"/>
        </w:rPr>
        <w:t>显示名称</w:t>
      </w:r>
    </w:p>
    <w:p w:rsidR="000B6A1A" w:rsidRDefault="000B6A1A" w:rsidP="00D77D0D">
      <w:pPr>
        <w:ind w:firstLine="420"/>
      </w:pPr>
      <w:r>
        <w:t>*/</w:t>
      </w:r>
    </w:p>
    <w:p w:rsidR="000B6A1A" w:rsidRDefault="000B6A1A" w:rsidP="00D77D0D">
      <w:pPr>
        <w:ind w:firstLine="420"/>
      </w:pPr>
      <w:r>
        <w:t>Public function attributeLabels(){</w:t>
      </w:r>
    </w:p>
    <w:p w:rsidR="000B6A1A" w:rsidRDefault="000B6A1A" w:rsidP="00D77D0D">
      <w:pPr>
        <w:ind w:firstLine="420"/>
      </w:pPr>
      <w:r>
        <w:tab/>
        <w:t>Return [</w:t>
      </w:r>
    </w:p>
    <w:p w:rsidR="000B6A1A" w:rsidRDefault="000B6A1A" w:rsidP="000B6A1A">
      <w:r>
        <w:tab/>
      </w:r>
      <w:r>
        <w:tab/>
      </w:r>
      <w:r>
        <w:tab/>
        <w:t>‘id’=&gt;’ID’,</w:t>
      </w:r>
    </w:p>
    <w:p w:rsidR="000B6A1A" w:rsidRDefault="000B6A1A" w:rsidP="000B6A1A">
      <w:r>
        <w:tab/>
      </w:r>
      <w:r>
        <w:tab/>
      </w:r>
      <w:r>
        <w:tab/>
        <w:t>‘username’=&gt;’</w:t>
      </w:r>
      <w:r>
        <w:rPr>
          <w:rFonts w:hint="eastAsia"/>
        </w:rPr>
        <w:t>用户</w:t>
      </w:r>
      <w:r>
        <w:t>名</w:t>
      </w:r>
      <w:r>
        <w:t>’</w:t>
      </w:r>
    </w:p>
    <w:p w:rsidR="000B6A1A" w:rsidRDefault="000B6A1A" w:rsidP="000B6A1A">
      <w:r>
        <w:tab/>
      </w:r>
      <w:r>
        <w:tab/>
        <w:t>]</w:t>
      </w:r>
    </w:p>
    <w:p w:rsidR="000B6A1A" w:rsidRDefault="000B6A1A" w:rsidP="00D77D0D">
      <w:pPr>
        <w:ind w:firstLine="420"/>
      </w:pPr>
      <w:r>
        <w:t>}</w:t>
      </w:r>
    </w:p>
    <w:p w:rsidR="00D77D0D" w:rsidRDefault="00D77D0D" w:rsidP="00D77D0D">
      <w:r>
        <w:t>}</w:t>
      </w:r>
    </w:p>
    <w:p w:rsidR="00D77D0D" w:rsidRDefault="00D77D0D" w:rsidP="00D77D0D">
      <w:r>
        <w:t>?&gt;</w:t>
      </w:r>
    </w:p>
    <w:p w:rsidR="00D77D0D" w:rsidRDefault="00D77D0D" w:rsidP="009C03FA"/>
    <w:p w:rsidR="00112A50" w:rsidRDefault="00112A50" w:rsidP="009C03FA">
      <w:r>
        <w:t>E</w:t>
      </w:r>
      <w:r>
        <w:rPr>
          <w:rFonts w:hint="eastAsia"/>
        </w:rPr>
        <w:t>xp2</w:t>
      </w:r>
      <w:r>
        <w:t>-1:</w:t>
      </w:r>
      <w:r>
        <w:rPr>
          <w:rFonts w:hint="eastAsia"/>
        </w:rPr>
        <w:t>插入</w:t>
      </w:r>
      <w:r>
        <w:t>数据</w:t>
      </w:r>
    </w:p>
    <w:p w:rsidR="00112A50" w:rsidRDefault="00112A50" w:rsidP="009C03FA">
      <w:r>
        <w:rPr>
          <w:rFonts w:hint="eastAsia"/>
        </w:rPr>
        <w:t>&lt;?php</w:t>
      </w:r>
    </w:p>
    <w:p w:rsidR="00112A50" w:rsidRDefault="00112A50" w:rsidP="009C03FA">
      <w:r>
        <w:t>N</w:t>
      </w:r>
      <w:r>
        <w:rPr>
          <w:rFonts w:hint="eastAsia"/>
        </w:rPr>
        <w:t xml:space="preserve">amespace </w:t>
      </w:r>
      <w:r>
        <w:t>app\controllers;</w:t>
      </w:r>
    </w:p>
    <w:p w:rsidR="00112A50" w:rsidRDefault="00112A50" w:rsidP="009C03FA">
      <w:r>
        <w:t>Use yii\web\Controller;</w:t>
      </w:r>
    </w:p>
    <w:p w:rsidR="00112A50" w:rsidRDefault="00112A50" w:rsidP="009C03FA">
      <w:r>
        <w:t>User app\odels\User;</w:t>
      </w:r>
    </w:p>
    <w:p w:rsidR="00112A50" w:rsidRDefault="00112A50" w:rsidP="009C03FA">
      <w:r>
        <w:t>Class Course115Controller extends Controller{</w:t>
      </w:r>
    </w:p>
    <w:p w:rsidR="00112A50" w:rsidRDefault="00112A50" w:rsidP="009C03FA">
      <w:r>
        <w:tab/>
        <w:t>Public function actionIndex(){</w:t>
      </w:r>
    </w:p>
    <w:p w:rsidR="00112A50" w:rsidRDefault="00112A50" w:rsidP="009C03FA">
      <w:r>
        <w:tab/>
      </w:r>
      <w:r>
        <w:tab/>
        <w:t>$model = new User();</w:t>
      </w:r>
    </w:p>
    <w:p w:rsidR="00112A50" w:rsidRDefault="00112A50" w:rsidP="00112A50">
      <w:pPr>
        <w:ind w:left="420" w:firstLine="420"/>
      </w:pPr>
      <w:r>
        <w:t>$model-&gt;username = ‘a’;</w:t>
      </w:r>
    </w:p>
    <w:p w:rsidR="00112A50" w:rsidRDefault="00112A50" w:rsidP="00112A50">
      <w:pPr>
        <w:ind w:left="420" w:firstLine="420"/>
      </w:pPr>
      <w:r>
        <w:t>$model-&gt;province = ‘b’;</w:t>
      </w:r>
    </w:p>
    <w:p w:rsidR="004374EF" w:rsidRDefault="004374EF" w:rsidP="00112A50">
      <w:pPr>
        <w:ind w:left="420" w:firstLine="420"/>
      </w:pPr>
      <w:r>
        <w:t>I</w:t>
      </w:r>
      <w:r>
        <w:rPr>
          <w:rFonts w:hint="eastAsia"/>
        </w:rPr>
        <w:t>f(</w:t>
      </w:r>
      <w:r>
        <w:t>$model-&gt;save() == false){;</w:t>
      </w:r>
      <w:r>
        <w:tab/>
      </w:r>
      <w:r>
        <w:tab/>
      </w:r>
      <w:r>
        <w:tab/>
      </w:r>
      <w:r>
        <w:tab/>
        <w:t>//</w:t>
      </w:r>
      <w:r>
        <w:rPr>
          <w:rFonts w:hint="eastAsia"/>
        </w:rPr>
        <w:t>如果数据存在</w:t>
      </w:r>
      <w:r>
        <w:t>则更新，不存在则插入。</w:t>
      </w:r>
    </w:p>
    <w:p w:rsidR="004374EF" w:rsidRDefault="004374EF" w:rsidP="00112A50">
      <w:pPr>
        <w:ind w:left="420" w:firstLine="420"/>
      </w:pPr>
      <w:r>
        <w:tab/>
        <w:t>Var_dump($model-&gt;getErrors());</w:t>
      </w:r>
      <w:r>
        <w:tab/>
      </w:r>
      <w:r>
        <w:tab/>
        <w:t>//</w:t>
      </w:r>
      <w:r>
        <w:rPr>
          <w:rFonts w:hint="eastAsia"/>
        </w:rPr>
        <w:t>如果操作</w:t>
      </w:r>
      <w:r>
        <w:t>失败</w:t>
      </w:r>
      <w:r>
        <w:rPr>
          <w:rFonts w:hint="eastAsia"/>
        </w:rPr>
        <w:t>则</w:t>
      </w:r>
      <w:r>
        <w:t>输出错误信息</w:t>
      </w:r>
    </w:p>
    <w:p w:rsidR="004374EF" w:rsidRDefault="004374EF" w:rsidP="00112A50">
      <w:pPr>
        <w:ind w:left="420" w:firstLine="420"/>
      </w:pPr>
      <w:r>
        <w:rPr>
          <w:rFonts w:hint="eastAsia"/>
        </w:rPr>
        <w:t>}</w:t>
      </w:r>
    </w:p>
    <w:p w:rsidR="00112A50" w:rsidRDefault="00112A50" w:rsidP="009C03FA">
      <w:r>
        <w:tab/>
        <w:t>}</w:t>
      </w:r>
    </w:p>
    <w:p w:rsidR="00112A50" w:rsidRDefault="00112A50" w:rsidP="009C03FA">
      <w:r>
        <w:t>}</w:t>
      </w:r>
    </w:p>
    <w:p w:rsidR="00112A50" w:rsidRDefault="00112A50" w:rsidP="009C03FA"/>
    <w:p w:rsidR="00112A50" w:rsidRDefault="00112A50" w:rsidP="009C03FA">
      <w:r>
        <w:t>?&gt;</w:t>
      </w:r>
    </w:p>
    <w:p w:rsidR="00BB22C9" w:rsidRDefault="00BB22C9" w:rsidP="009C03FA"/>
    <w:p w:rsidR="001B7B97" w:rsidRDefault="00947FC6" w:rsidP="00947FC6">
      <w:pPr>
        <w:outlineLvl w:val="1"/>
      </w:pPr>
      <w:r>
        <w:rPr>
          <w:rFonts w:hint="eastAsia"/>
        </w:rPr>
        <w:t>AR</w:t>
      </w:r>
      <w:r>
        <w:rPr>
          <w:rFonts w:hint="eastAsia"/>
        </w:rPr>
        <w:t>与</w:t>
      </w:r>
      <w:r>
        <w:t>自定义验证规则</w:t>
      </w:r>
    </w:p>
    <w:p w:rsidR="001B7B97" w:rsidRDefault="001B7B97" w:rsidP="009C03FA">
      <w:r w:rsidRPr="00FB0F9D">
        <w:rPr>
          <w:rFonts w:hint="eastAsia"/>
          <w:highlight w:val="lightGray"/>
        </w:rPr>
        <w:t>详解活动</w:t>
      </w:r>
      <w:r w:rsidRPr="00FB0F9D">
        <w:rPr>
          <w:highlight w:val="lightGray"/>
        </w:rPr>
        <w:t>记录模型</w:t>
      </w:r>
      <w:r w:rsidRPr="00FB0F9D">
        <w:rPr>
          <w:rFonts w:hint="eastAsia"/>
          <w:highlight w:val="lightGray"/>
        </w:rPr>
        <w:t>model</w:t>
      </w:r>
      <w:r w:rsidRPr="00FB0F9D">
        <w:rPr>
          <w:highlight w:val="lightGray"/>
        </w:rPr>
        <w:t>中的</w:t>
      </w:r>
      <w:r w:rsidR="00674972" w:rsidRPr="00FB0F9D">
        <w:rPr>
          <w:rFonts w:hint="eastAsia"/>
          <w:highlight w:val="lightGray"/>
        </w:rPr>
        <w:t>自</w:t>
      </w:r>
      <w:r w:rsidR="00674972" w:rsidRPr="00FB0F9D">
        <w:rPr>
          <w:highlight w:val="lightGray"/>
        </w:rPr>
        <w:t>定义</w:t>
      </w:r>
      <w:r w:rsidRPr="00FB0F9D">
        <w:rPr>
          <w:highlight w:val="lightGray"/>
        </w:rPr>
        <w:t>验证规则</w:t>
      </w:r>
    </w:p>
    <w:p w:rsidR="001B7B97" w:rsidRDefault="00674972" w:rsidP="009C03FA">
      <w:r>
        <w:rPr>
          <w:rFonts w:hint="eastAsia"/>
        </w:rPr>
        <w:t>除</w:t>
      </w:r>
      <w:r>
        <w:t>系统自带验证规则，我们可以根据需要自定义验证规则</w:t>
      </w:r>
      <w:r>
        <w:rPr>
          <w:rFonts w:hint="eastAsia"/>
        </w:rPr>
        <w:t>。</w:t>
      </w:r>
      <w:r>
        <w:t>如</w:t>
      </w:r>
      <w:r>
        <w:rPr>
          <w:rFonts w:hint="eastAsia"/>
        </w:rPr>
        <w:t>下</w:t>
      </w:r>
      <w:r>
        <w:t>所述：</w:t>
      </w:r>
    </w:p>
    <w:p w:rsidR="00674972" w:rsidRDefault="00674972" w:rsidP="009C03FA">
      <w:r>
        <w:rPr>
          <w:rFonts w:hint="eastAsia"/>
        </w:rPr>
        <w:t>自</w:t>
      </w:r>
      <w:r>
        <w:t>定</w:t>
      </w:r>
      <w:r>
        <w:rPr>
          <w:rFonts w:hint="eastAsia"/>
        </w:rPr>
        <w:t>义</w:t>
      </w:r>
      <w:r>
        <w:t>规则</w:t>
      </w:r>
      <w:r>
        <w:t>exp1:</w:t>
      </w:r>
      <w:r>
        <w:rPr>
          <w:rFonts w:hint="eastAsia"/>
        </w:rPr>
        <w:t>通过匿名</w:t>
      </w:r>
      <w:r>
        <w:t>函数</w:t>
      </w:r>
      <w:r>
        <w:rPr>
          <w:rFonts w:hint="eastAsia"/>
        </w:rPr>
        <w:t>定义</w:t>
      </w:r>
    </w:p>
    <w:p w:rsidR="001B7B97" w:rsidRDefault="001B7B97" w:rsidP="001B7B97">
      <w:pPr>
        <w:ind w:firstLine="420"/>
      </w:pPr>
      <w:r>
        <w:t>P</w:t>
      </w:r>
      <w:r>
        <w:rPr>
          <w:rFonts w:hint="eastAsia"/>
        </w:rPr>
        <w:t xml:space="preserve">ublic </w:t>
      </w:r>
      <w:r>
        <w:t>function rules(){</w:t>
      </w:r>
      <w:r>
        <w:br/>
      </w:r>
      <w:r>
        <w:tab/>
      </w:r>
      <w:r>
        <w:tab/>
        <w:t>return[</w:t>
      </w:r>
    </w:p>
    <w:p w:rsidR="001B7B97" w:rsidRDefault="001B7B97" w:rsidP="00674972">
      <w:pPr>
        <w:ind w:firstLine="420"/>
      </w:pPr>
      <w:r>
        <w:tab/>
      </w:r>
      <w:r>
        <w:tab/>
      </w:r>
    </w:p>
    <w:p w:rsidR="001B7B97" w:rsidRDefault="001B7B97" w:rsidP="001B7B97">
      <w:pPr>
        <w:ind w:firstLine="420"/>
      </w:pPr>
      <w:r>
        <w:tab/>
      </w:r>
      <w:r>
        <w:tab/>
      </w:r>
      <w:r>
        <w:rPr>
          <w:rFonts w:hint="eastAsia"/>
        </w:rPr>
        <w:t>[</w:t>
      </w:r>
      <w:r>
        <w:t>‘username’,function($attr,$params){</w:t>
      </w:r>
      <w:r>
        <w:tab/>
      </w:r>
    </w:p>
    <w:p w:rsidR="001B7B97" w:rsidRDefault="001B7B97" w:rsidP="001B7B97">
      <w:pPr>
        <w:ind w:left="840" w:firstLine="420"/>
      </w:pPr>
      <w:r>
        <w:tab/>
        <w:t>If($this-&gt;$attr  ==  ‘ab’){</w:t>
      </w:r>
    </w:p>
    <w:p w:rsidR="001B7B97" w:rsidRDefault="001B7B97" w:rsidP="001B7B97">
      <w:pPr>
        <w:ind w:left="840" w:firstLine="420"/>
      </w:pPr>
      <w:r>
        <w:tab/>
      </w:r>
      <w:r>
        <w:tab/>
        <w:t>Return true;</w:t>
      </w:r>
    </w:p>
    <w:p w:rsidR="001B7B97" w:rsidRDefault="001B7B97" w:rsidP="001B7B97">
      <w:pPr>
        <w:ind w:left="840" w:firstLine="420"/>
      </w:pPr>
      <w:r>
        <w:tab/>
        <w:t>}else{</w:t>
      </w:r>
    </w:p>
    <w:p w:rsidR="001B7B97" w:rsidRDefault="001B7B97" w:rsidP="001B7B97">
      <w:pPr>
        <w:ind w:left="840" w:firstLine="420"/>
      </w:pPr>
      <w:r>
        <w:tab/>
      </w:r>
      <w:r>
        <w:tab/>
        <w:t>$this-&gt;addError(‘username’,’</w:t>
      </w:r>
      <w:r>
        <w:rPr>
          <w:rFonts w:hint="eastAsia"/>
        </w:rPr>
        <w:t>你</w:t>
      </w:r>
      <w:r>
        <w:t>不是</w:t>
      </w:r>
      <w:r>
        <w:rPr>
          <w:rFonts w:hint="eastAsia"/>
        </w:rPr>
        <w:t>ab,</w:t>
      </w:r>
      <w:r>
        <w:rPr>
          <w:rFonts w:hint="eastAsia"/>
        </w:rPr>
        <w:t>不</w:t>
      </w:r>
      <w:r>
        <w:t>能通过</w:t>
      </w:r>
      <w:r>
        <w:t>’);</w:t>
      </w:r>
    </w:p>
    <w:p w:rsidR="001B7B97" w:rsidRDefault="001B7B97" w:rsidP="001B7B97">
      <w:pPr>
        <w:ind w:left="840" w:firstLine="420"/>
      </w:pPr>
      <w:r>
        <w:tab/>
        <w:t>}</w:t>
      </w:r>
    </w:p>
    <w:p w:rsidR="001B7B97" w:rsidRDefault="001B7B97" w:rsidP="001B7B97">
      <w:pPr>
        <w:ind w:left="840" w:firstLine="420"/>
      </w:pPr>
      <w:r>
        <w:t>}</w:t>
      </w:r>
      <w:r>
        <w:rPr>
          <w:rFonts w:hint="eastAsia"/>
        </w:rPr>
        <w:t>]</w:t>
      </w:r>
      <w:r>
        <w:t>,</w:t>
      </w:r>
    </w:p>
    <w:p w:rsidR="001B7B97" w:rsidRDefault="001B7B97" w:rsidP="001B7B97">
      <w:pPr>
        <w:ind w:firstLine="420"/>
      </w:pPr>
      <w:r>
        <w:tab/>
        <w:t>];</w:t>
      </w:r>
    </w:p>
    <w:p w:rsidR="001B7B97" w:rsidRDefault="001B7B97" w:rsidP="001B7B97">
      <w:pPr>
        <w:ind w:firstLine="420"/>
      </w:pPr>
      <w:r>
        <w:t>}</w:t>
      </w:r>
    </w:p>
    <w:p w:rsidR="001B7B97" w:rsidRDefault="001B7B97" w:rsidP="001B7B97">
      <w:pPr>
        <w:ind w:firstLine="420"/>
      </w:pPr>
    </w:p>
    <w:p w:rsidR="001B7B97" w:rsidRDefault="001B7B97" w:rsidP="00674972">
      <w:r>
        <w:rPr>
          <w:rFonts w:hint="eastAsia"/>
        </w:rPr>
        <w:t>自定</w:t>
      </w:r>
      <w:r>
        <w:t>义规则</w:t>
      </w:r>
      <w:r>
        <w:rPr>
          <w:rFonts w:hint="eastAsia"/>
        </w:rPr>
        <w:t>exp2</w:t>
      </w:r>
      <w:r w:rsidR="00852632">
        <w:t>-1</w:t>
      </w:r>
      <w:r>
        <w:rPr>
          <w:rFonts w:hint="eastAsia"/>
        </w:rPr>
        <w:t>：</w:t>
      </w:r>
      <w:r w:rsidR="00674972">
        <w:rPr>
          <w:rFonts w:hint="eastAsia"/>
        </w:rPr>
        <w:t>在当当</w:t>
      </w:r>
      <w:r w:rsidR="00674972">
        <w:t>前类中通过</w:t>
      </w:r>
      <w:r w:rsidR="00674972">
        <w:rPr>
          <w:rFonts w:hint="eastAsia"/>
        </w:rPr>
        <w:t>公共</w:t>
      </w:r>
      <w:r w:rsidR="00674972">
        <w:t>方法定义</w:t>
      </w:r>
    </w:p>
    <w:p w:rsidR="001B7B97" w:rsidRDefault="001B7B97" w:rsidP="001B7B97">
      <w:pPr>
        <w:ind w:firstLine="420"/>
      </w:pPr>
      <w:r>
        <w:t>Public function myrules0’($attr,$params){</w:t>
      </w:r>
    </w:p>
    <w:p w:rsidR="001B7B97" w:rsidRDefault="001B7B97" w:rsidP="001B7B97">
      <w:pPr>
        <w:ind w:left="420" w:firstLine="420"/>
      </w:pPr>
      <w:r>
        <w:t>If($this-&gt;$attr  ==  ‘ab’){</w:t>
      </w:r>
    </w:p>
    <w:p w:rsidR="001B7B97" w:rsidRDefault="001B7B97" w:rsidP="001B7B97">
      <w:pPr>
        <w:ind w:left="840" w:firstLine="420"/>
      </w:pPr>
      <w:r>
        <w:t>Return true;</w:t>
      </w:r>
    </w:p>
    <w:p w:rsidR="001B7B97" w:rsidRDefault="001B7B97" w:rsidP="001B7B97">
      <w:pPr>
        <w:ind w:left="420" w:firstLine="420"/>
      </w:pPr>
      <w:r>
        <w:t>}else{</w:t>
      </w:r>
    </w:p>
    <w:p w:rsidR="001B7B97" w:rsidRDefault="001B7B97" w:rsidP="001B7B97">
      <w:pPr>
        <w:ind w:left="840" w:firstLine="420"/>
      </w:pPr>
      <w:r>
        <w:t>$this-&gt;addError(‘username’,’</w:t>
      </w:r>
      <w:r>
        <w:rPr>
          <w:rFonts w:hint="eastAsia"/>
        </w:rPr>
        <w:t>你</w:t>
      </w:r>
      <w:r>
        <w:t>不是</w:t>
      </w:r>
      <w:r>
        <w:rPr>
          <w:rFonts w:hint="eastAsia"/>
        </w:rPr>
        <w:t>ab,</w:t>
      </w:r>
      <w:r>
        <w:rPr>
          <w:rFonts w:hint="eastAsia"/>
        </w:rPr>
        <w:t>不</w:t>
      </w:r>
      <w:r>
        <w:t>能通过</w:t>
      </w:r>
      <w:r>
        <w:t>’);</w:t>
      </w:r>
    </w:p>
    <w:p w:rsidR="001B7B97" w:rsidRDefault="001B7B97" w:rsidP="001B7B97">
      <w:pPr>
        <w:ind w:left="420" w:firstLine="420"/>
      </w:pPr>
      <w:r>
        <w:t>}</w:t>
      </w:r>
    </w:p>
    <w:p w:rsidR="001B7B97" w:rsidRDefault="001B7B97" w:rsidP="001B7B97">
      <w:pPr>
        <w:ind w:firstLine="420"/>
      </w:pPr>
      <w:r>
        <w:rPr>
          <w:rFonts w:hint="eastAsia"/>
        </w:rPr>
        <w:t>}</w:t>
      </w:r>
    </w:p>
    <w:p w:rsidR="00674972" w:rsidRDefault="00674972" w:rsidP="00674972">
      <w:r>
        <w:rPr>
          <w:rFonts w:hint="eastAsia"/>
        </w:rPr>
        <w:t>exp2-2:</w:t>
      </w:r>
      <w:r w:rsidRPr="00674972">
        <w:rPr>
          <w:rFonts w:hint="eastAsia"/>
        </w:rPr>
        <w:t xml:space="preserve"> </w:t>
      </w:r>
      <w:r>
        <w:rPr>
          <w:rFonts w:hint="eastAsia"/>
        </w:rPr>
        <w:t>使用</w:t>
      </w:r>
      <w:r>
        <w:t>自定义规则</w:t>
      </w:r>
    </w:p>
    <w:p w:rsidR="00654883" w:rsidRDefault="00654883" w:rsidP="00674972">
      <w:r>
        <w:t>P</w:t>
      </w:r>
      <w:r>
        <w:rPr>
          <w:rFonts w:hint="eastAsia"/>
        </w:rPr>
        <w:t xml:space="preserve">ublic </w:t>
      </w:r>
      <w:r>
        <w:t>function rules(){</w:t>
      </w:r>
    </w:p>
    <w:p w:rsidR="00654883" w:rsidRDefault="00654883" w:rsidP="00674972">
      <w:pPr>
        <w:ind w:firstLine="420"/>
      </w:pPr>
      <w:r>
        <w:t>R</w:t>
      </w:r>
      <w:r>
        <w:rPr>
          <w:rFonts w:hint="eastAsia"/>
        </w:rPr>
        <w:t>eturn[</w:t>
      </w:r>
    </w:p>
    <w:p w:rsidR="00674972" w:rsidRDefault="00674972" w:rsidP="00654883">
      <w:pPr>
        <w:ind w:left="420" w:firstLine="420"/>
      </w:pPr>
      <w:r>
        <w:t>[‘username’,’myrules0’]</w:t>
      </w:r>
      <w:r>
        <w:tab/>
      </w:r>
      <w:r>
        <w:tab/>
      </w:r>
      <w:r>
        <w:tab/>
      </w:r>
      <w:r>
        <w:tab/>
        <w:t>/</w:t>
      </w:r>
      <w:r>
        <w:rPr>
          <w:rFonts w:hint="eastAsia"/>
        </w:rPr>
        <w:t>/</w:t>
      </w:r>
      <w:r>
        <w:rPr>
          <w:rFonts w:hint="eastAsia"/>
        </w:rPr>
        <w:t>自定</w:t>
      </w:r>
      <w:r>
        <w:t>义规则</w:t>
      </w:r>
      <w:r>
        <w:rPr>
          <w:rFonts w:hint="eastAsia"/>
        </w:rPr>
        <w:t>exp2:</w:t>
      </w:r>
      <w:r>
        <w:rPr>
          <w:rFonts w:hint="eastAsia"/>
        </w:rPr>
        <w:t>使用</w:t>
      </w:r>
      <w:r>
        <w:t>自定义规则</w:t>
      </w:r>
    </w:p>
    <w:p w:rsidR="00654883" w:rsidRDefault="00654883" w:rsidP="00654883">
      <w:r>
        <w:tab/>
        <w:t>]</w:t>
      </w:r>
      <w:r w:rsidR="00090003">
        <w:t>;</w:t>
      </w:r>
    </w:p>
    <w:p w:rsidR="00674972" w:rsidRDefault="00654883" w:rsidP="00674972">
      <w:r>
        <w:rPr>
          <w:rFonts w:hint="eastAsia"/>
        </w:rPr>
        <w:t>}</w:t>
      </w:r>
    </w:p>
    <w:p w:rsidR="001B7B97" w:rsidRDefault="001B7B97" w:rsidP="009C03FA"/>
    <w:p w:rsidR="001B7B97" w:rsidRDefault="001B7B97" w:rsidP="009C03FA"/>
    <w:p w:rsidR="005718AA" w:rsidRDefault="005718AA" w:rsidP="009C03FA">
      <w:r>
        <w:rPr>
          <w:rFonts w:hint="eastAsia"/>
        </w:rPr>
        <w:t>验证</w:t>
      </w:r>
      <w:r>
        <w:t>规则</w:t>
      </w:r>
      <w:r>
        <w:rPr>
          <w:rFonts w:hint="eastAsia"/>
        </w:rPr>
        <w:t>总</w:t>
      </w:r>
      <w:r>
        <w:t>结：</w:t>
      </w:r>
    </w:p>
    <w:p w:rsidR="005718AA" w:rsidRDefault="005718AA" w:rsidP="005718AA">
      <w:pPr>
        <w:ind w:left="420"/>
      </w:pPr>
      <w:r>
        <w:rPr>
          <w:rFonts w:hint="eastAsia"/>
        </w:rPr>
        <w:t>上</w:t>
      </w:r>
      <w:r>
        <w:t>述</w:t>
      </w:r>
      <w:r>
        <w:rPr>
          <w:rFonts w:hint="eastAsia"/>
        </w:rPr>
        <w:t>通过</w:t>
      </w:r>
      <w:r>
        <w:t>匿名函数和公共方法都</w:t>
      </w:r>
      <w:r>
        <w:rPr>
          <w:rFonts w:hint="eastAsia"/>
        </w:rPr>
        <w:t>可</w:t>
      </w:r>
      <w:r>
        <w:t>以</w:t>
      </w:r>
      <w:r>
        <w:rPr>
          <w:rFonts w:hint="eastAsia"/>
        </w:rPr>
        <w:t>自</w:t>
      </w:r>
      <w:r>
        <w:t>定义</w:t>
      </w:r>
      <w:r>
        <w:rPr>
          <w:rFonts w:hint="eastAsia"/>
        </w:rPr>
        <w:t>一</w:t>
      </w:r>
      <w:r>
        <w:t>个验证规则，</w:t>
      </w:r>
      <w:r>
        <w:rPr>
          <w:rFonts w:hint="eastAsia"/>
        </w:rPr>
        <w:t>但</w:t>
      </w:r>
      <w:r>
        <w:t>代码</w:t>
      </w:r>
      <w:r>
        <w:rPr>
          <w:rFonts w:hint="eastAsia"/>
        </w:rPr>
        <w:t>复用</w:t>
      </w:r>
      <w:r>
        <w:t>性较差。</w:t>
      </w:r>
      <w:r>
        <w:rPr>
          <w:rFonts w:hint="eastAsia"/>
        </w:rPr>
        <w:t>如果一</w:t>
      </w:r>
      <w:r>
        <w:t>个验证方法会在系统中很</w:t>
      </w:r>
      <w:r>
        <w:rPr>
          <w:rFonts w:hint="eastAsia"/>
        </w:rPr>
        <w:t>多</w:t>
      </w:r>
      <w:r>
        <w:t>地方</w:t>
      </w:r>
      <w:r>
        <w:rPr>
          <w:rFonts w:hint="eastAsia"/>
        </w:rPr>
        <w:t>都</w:t>
      </w:r>
      <w:r>
        <w:t>用</w:t>
      </w:r>
      <w:r>
        <w:rPr>
          <w:rFonts w:hint="eastAsia"/>
        </w:rPr>
        <w:t>到</w:t>
      </w:r>
      <w:r>
        <w:t>，那么</w:t>
      </w:r>
      <w:r>
        <w:rPr>
          <w:rFonts w:hint="eastAsia"/>
        </w:rPr>
        <w:t>可以</w:t>
      </w:r>
      <w:r w:rsidR="00852632">
        <w:rPr>
          <w:rFonts w:hint="eastAsia"/>
        </w:rPr>
        <w:t>在</w:t>
      </w:r>
      <w:r w:rsidR="00D95EE2">
        <w:rPr>
          <w:rFonts w:hint="eastAsia"/>
        </w:rPr>
        <w:t>应用</w:t>
      </w:r>
      <w:r w:rsidR="00D95EE2">
        <w:t>根目录</w:t>
      </w:r>
      <w:r w:rsidR="00D95EE2">
        <w:rPr>
          <w:rFonts w:hint="eastAsia"/>
        </w:rPr>
        <w:t>下</w:t>
      </w:r>
      <w:r w:rsidR="007B1770">
        <w:rPr>
          <w:rFonts w:hint="eastAsia"/>
        </w:rPr>
        <w:t>建</w:t>
      </w:r>
      <w:r w:rsidR="00D95EE2">
        <w:t>一</w:t>
      </w:r>
      <w:r w:rsidR="00D95EE2">
        <w:rPr>
          <w:rFonts w:hint="eastAsia"/>
        </w:rPr>
        <w:t>验证</w:t>
      </w:r>
      <w:r w:rsidR="00D95EE2">
        <w:t>规则目录</w:t>
      </w:r>
      <w:r w:rsidR="00D95EE2">
        <w:rPr>
          <w:rFonts w:hint="eastAsia"/>
        </w:rPr>
        <w:t>（</w:t>
      </w:r>
      <w:r w:rsidR="00D95EE2">
        <w:rPr>
          <w:rFonts w:hint="eastAsia"/>
        </w:rPr>
        <w:t>myrules</w:t>
      </w:r>
      <w:r w:rsidR="00D95EE2">
        <w:t>）</w:t>
      </w:r>
      <w:r w:rsidR="00D95EE2">
        <w:rPr>
          <w:rFonts w:hint="eastAsia"/>
        </w:rPr>
        <w:t>，存放</w:t>
      </w:r>
      <w:r w:rsidR="00D95EE2">
        <w:t>验证</w:t>
      </w:r>
      <w:r w:rsidR="00D95EE2">
        <w:rPr>
          <w:rFonts w:hint="eastAsia"/>
        </w:rPr>
        <w:t>类</w:t>
      </w:r>
      <w:r w:rsidR="00D95EE2">
        <w:t>。</w:t>
      </w:r>
    </w:p>
    <w:p w:rsidR="0016233F" w:rsidRDefault="0016233F" w:rsidP="009C03FA"/>
    <w:p w:rsidR="0016233F" w:rsidRDefault="0016233F" w:rsidP="009C03FA"/>
    <w:p w:rsidR="00852632" w:rsidRDefault="005718AA" w:rsidP="00947FC6">
      <w:r>
        <w:rPr>
          <w:rFonts w:hint="eastAsia"/>
        </w:rPr>
        <w:t>自定</w:t>
      </w:r>
      <w:r>
        <w:t>义</w:t>
      </w:r>
      <w:r w:rsidR="0016233F">
        <w:rPr>
          <w:rFonts w:hint="eastAsia"/>
        </w:rPr>
        <w:t>验证</w:t>
      </w:r>
      <w:r>
        <w:t>规则</w:t>
      </w:r>
    </w:p>
    <w:p w:rsidR="005718AA" w:rsidRDefault="005718AA" w:rsidP="009C03FA">
      <w:r>
        <w:rPr>
          <w:rFonts w:hint="eastAsia"/>
        </w:rPr>
        <w:t>exp</w:t>
      </w:r>
      <w:r>
        <w:t>3</w:t>
      </w:r>
      <w:r w:rsidR="00311600">
        <w:t>-1</w:t>
      </w:r>
      <w:r w:rsidR="0056638F">
        <w:rPr>
          <w:rFonts w:hint="eastAsia"/>
        </w:rPr>
        <w:t>：</w:t>
      </w:r>
      <w:r w:rsidR="00311600">
        <w:rPr>
          <w:rFonts w:hint="eastAsia"/>
        </w:rPr>
        <w:t>自</w:t>
      </w:r>
      <w:r w:rsidR="00311600">
        <w:t>定义验证类</w:t>
      </w:r>
    </w:p>
    <w:p w:rsidR="0056638F" w:rsidRDefault="0056638F" w:rsidP="009C03FA">
      <w:r>
        <w:rPr>
          <w:rFonts w:hint="eastAsia"/>
        </w:rPr>
        <w:t>&lt;?php</w:t>
      </w:r>
    </w:p>
    <w:p w:rsidR="0056638F" w:rsidRDefault="0056638F" w:rsidP="009C03FA">
      <w:r>
        <w:t>Namespace app\myrules;</w:t>
      </w:r>
    </w:p>
    <w:p w:rsidR="0056638F" w:rsidRDefault="0056638F" w:rsidP="009C03FA">
      <w:r>
        <w:t>Use yii\validators\Validator;</w:t>
      </w:r>
      <w:r>
        <w:tab/>
      </w:r>
      <w:r>
        <w:tab/>
        <w:t>//</w:t>
      </w:r>
      <w:r>
        <w:rPr>
          <w:rFonts w:hint="eastAsia"/>
        </w:rPr>
        <w:t>继承</w:t>
      </w:r>
      <w:r>
        <w:t>系统验证类</w:t>
      </w:r>
      <w:r w:rsidR="00852632">
        <w:rPr>
          <w:rFonts w:hint="eastAsia"/>
        </w:rPr>
        <w:t>（必须</w:t>
      </w:r>
      <w:r w:rsidR="00852632">
        <w:t>）</w:t>
      </w:r>
    </w:p>
    <w:p w:rsidR="0056638F" w:rsidRDefault="0056638F" w:rsidP="009C03FA">
      <w:r>
        <w:t>C</w:t>
      </w:r>
      <w:r>
        <w:rPr>
          <w:rFonts w:hint="eastAsia"/>
        </w:rPr>
        <w:t xml:space="preserve">lass </w:t>
      </w:r>
      <w:r>
        <w:t>Myrules extends Validator{</w:t>
      </w:r>
    </w:p>
    <w:p w:rsidR="002A3D17" w:rsidRDefault="00852632" w:rsidP="009C03FA">
      <w:r>
        <w:tab/>
      </w:r>
      <w:r w:rsidR="00662F1F">
        <w:t>/**</w:t>
      </w:r>
    </w:p>
    <w:p w:rsidR="00662F1F" w:rsidRDefault="00852632" w:rsidP="009C03FA">
      <w:r>
        <w:tab/>
      </w:r>
      <w:r w:rsidR="00662F1F">
        <w:t>*</w:t>
      </w:r>
      <w:r w:rsidR="00662F1F">
        <w:rPr>
          <w:rFonts w:hint="eastAsia"/>
        </w:rPr>
        <w:t>说明：</w:t>
      </w:r>
    </w:p>
    <w:p w:rsidR="00662F1F" w:rsidRDefault="00852632" w:rsidP="009C03FA">
      <w:r>
        <w:tab/>
      </w:r>
      <w:r w:rsidR="00662F1F">
        <w:t>*</w:t>
      </w:r>
      <w:r w:rsidR="00662F1F">
        <w:rPr>
          <w:rFonts w:hint="eastAsia"/>
        </w:rPr>
        <w:t>重载</w:t>
      </w:r>
      <w:r w:rsidR="00662F1F">
        <w:rPr>
          <w:rFonts w:hint="eastAsia"/>
        </w:rPr>
        <w:t>validateAttribute()</w:t>
      </w:r>
    </w:p>
    <w:p w:rsidR="00D24702" w:rsidRDefault="00662F1F" w:rsidP="00852632">
      <w:pPr>
        <w:ind w:firstLine="420"/>
      </w:pPr>
      <w:r>
        <w:t>*</w:t>
      </w:r>
      <w:r w:rsidR="00D24702">
        <w:t xml:space="preserve"> </w:t>
      </w:r>
      <w:r>
        <w:t>$model</w:t>
      </w:r>
      <w:r w:rsidR="00D24702">
        <w:t xml:space="preserve"> object </w:t>
      </w:r>
      <w:r w:rsidR="00D24702">
        <w:rPr>
          <w:rFonts w:hint="eastAsia"/>
        </w:rPr>
        <w:t>被验证的</w:t>
      </w:r>
      <w:r w:rsidR="00D24702">
        <w:t>模型</w:t>
      </w:r>
    </w:p>
    <w:p w:rsidR="00662F1F" w:rsidRDefault="00D24702" w:rsidP="00852632">
      <w:pPr>
        <w:ind w:firstLine="420"/>
      </w:pPr>
      <w:r>
        <w:t xml:space="preserve">* </w:t>
      </w:r>
      <w:r w:rsidR="00662F1F">
        <w:t>$attribute</w:t>
      </w:r>
      <w:r>
        <w:t xml:space="preserve"> </w:t>
      </w:r>
      <w:r>
        <w:rPr>
          <w:rFonts w:hint="eastAsia"/>
        </w:rPr>
        <w:t>string</w:t>
      </w:r>
      <w:r>
        <w:rPr>
          <w:rFonts w:hint="eastAsia"/>
        </w:rPr>
        <w:t>被</w:t>
      </w:r>
      <w:r>
        <w:t>验证的属性</w:t>
      </w:r>
    </w:p>
    <w:p w:rsidR="00662F1F" w:rsidRDefault="00662F1F" w:rsidP="00852632">
      <w:pPr>
        <w:ind w:firstLine="420"/>
      </w:pPr>
      <w:r>
        <w:t>*</w:t>
      </w:r>
      <w:r w:rsidR="00D24702">
        <w:rPr>
          <w:rFonts w:hint="eastAsia"/>
        </w:rPr>
        <w:t>/</w:t>
      </w:r>
    </w:p>
    <w:p w:rsidR="002A3D17" w:rsidRDefault="0056638F" w:rsidP="002A3D17">
      <w:r>
        <w:tab/>
        <w:t xml:space="preserve">Public function </w:t>
      </w:r>
      <w:r w:rsidR="002A3D17">
        <w:rPr>
          <w:rFonts w:hint="eastAsia"/>
        </w:rPr>
        <w:t>validateAttribute(</w:t>
      </w:r>
      <w:r w:rsidR="002A3D17">
        <w:t>$model,$attribute</w:t>
      </w:r>
      <w:r w:rsidR="002A3D17">
        <w:rPr>
          <w:rFonts w:hint="eastAsia"/>
        </w:rPr>
        <w:t>)</w:t>
      </w:r>
      <w:r w:rsidR="002A3D17">
        <w:t>{</w:t>
      </w:r>
    </w:p>
    <w:p w:rsidR="002A3D17" w:rsidRDefault="002A3D17" w:rsidP="002A3D17">
      <w:r>
        <w:tab/>
      </w:r>
      <w:r>
        <w:tab/>
      </w:r>
      <w:r w:rsidR="00D24702">
        <w:t>If(</w:t>
      </w:r>
      <w:r w:rsidR="00B3199C">
        <w:rPr>
          <w:rFonts w:hint="eastAsia"/>
        </w:rPr>
        <w:t xml:space="preserve">$model -&gt; $attribute == </w:t>
      </w:r>
      <w:r w:rsidR="00B3199C">
        <w:t>‘ab’</w:t>
      </w:r>
      <w:r w:rsidR="00D24702">
        <w:t>)</w:t>
      </w:r>
      <w:r w:rsidR="00B3199C">
        <w:t>{</w:t>
      </w:r>
    </w:p>
    <w:p w:rsidR="00B3199C" w:rsidRDefault="00B3199C" w:rsidP="002A3D17">
      <w:r>
        <w:tab/>
      </w:r>
      <w:r>
        <w:tab/>
      </w:r>
      <w:r>
        <w:tab/>
        <w:t>Return true;</w:t>
      </w:r>
    </w:p>
    <w:p w:rsidR="00B3199C" w:rsidRDefault="00852632" w:rsidP="002A3D17">
      <w:r>
        <w:tab/>
      </w:r>
      <w:r>
        <w:tab/>
      </w:r>
      <w:r w:rsidR="00B3199C">
        <w:t>}else{</w:t>
      </w:r>
    </w:p>
    <w:p w:rsidR="00B3199C" w:rsidRDefault="00B3199C" w:rsidP="002A3D17">
      <w:r>
        <w:tab/>
      </w:r>
      <w:r>
        <w:tab/>
      </w:r>
      <w:r>
        <w:tab/>
        <w:t>$ths-&gt;addError($model,</w:t>
      </w:r>
      <w:r w:rsidRPr="00B3199C">
        <w:t xml:space="preserve"> </w:t>
      </w:r>
      <w:r>
        <w:t>$attribute,’</w:t>
      </w:r>
      <w:r>
        <w:rPr>
          <w:rFonts w:hint="eastAsia"/>
        </w:rPr>
        <w:t>你</w:t>
      </w:r>
      <w:r>
        <w:t>不是</w:t>
      </w:r>
      <w:r>
        <w:rPr>
          <w:rFonts w:hint="eastAsia"/>
        </w:rPr>
        <w:t>ab,</w:t>
      </w:r>
      <w:r>
        <w:rPr>
          <w:rFonts w:hint="eastAsia"/>
        </w:rPr>
        <w:t>不</w:t>
      </w:r>
      <w:r>
        <w:t>能通过</w:t>
      </w:r>
      <w:r>
        <w:t>’</w:t>
      </w:r>
      <w:r>
        <w:rPr>
          <w:rFonts w:hint="eastAsia"/>
        </w:rPr>
        <w:t>);</w:t>
      </w:r>
    </w:p>
    <w:p w:rsidR="00B3199C" w:rsidRDefault="00852632" w:rsidP="002A3D17">
      <w:r>
        <w:tab/>
      </w:r>
      <w:r>
        <w:tab/>
      </w:r>
      <w:r w:rsidR="00B3199C">
        <w:t>}</w:t>
      </w:r>
    </w:p>
    <w:p w:rsidR="002A3D17" w:rsidRDefault="00852632" w:rsidP="002A3D17">
      <w:r>
        <w:tab/>
      </w:r>
      <w:r w:rsidR="002A3D17">
        <w:t>}</w:t>
      </w:r>
    </w:p>
    <w:p w:rsidR="0056638F" w:rsidRDefault="0056638F" w:rsidP="009C03FA">
      <w:r>
        <w:t>}</w:t>
      </w:r>
    </w:p>
    <w:p w:rsidR="00311600" w:rsidRDefault="00311600" w:rsidP="00311600">
      <w:pPr>
        <w:ind w:firstLine="420"/>
      </w:pPr>
    </w:p>
    <w:p w:rsidR="00311600" w:rsidRDefault="00311600" w:rsidP="005C78DF">
      <w:r>
        <w:rPr>
          <w:rFonts w:hint="eastAsia"/>
        </w:rPr>
        <w:t>exp</w:t>
      </w:r>
      <w:r>
        <w:t>3-2</w:t>
      </w:r>
      <w:r>
        <w:rPr>
          <w:rFonts w:hint="eastAsia"/>
        </w:rPr>
        <w:t>：使用自</w:t>
      </w:r>
      <w:r>
        <w:t>定义验证类</w:t>
      </w:r>
    </w:p>
    <w:p w:rsidR="00311600" w:rsidRDefault="00311600" w:rsidP="00311600">
      <w:r>
        <w:rPr>
          <w:rFonts w:hint="eastAsia"/>
        </w:rPr>
        <w:t>&lt;?php</w:t>
      </w:r>
    </w:p>
    <w:p w:rsidR="00311600" w:rsidRDefault="00311600" w:rsidP="005C78DF">
      <w:r>
        <w:t>Namespace app\models;</w:t>
      </w:r>
      <w:r>
        <w:tab/>
      </w:r>
      <w:r>
        <w:tab/>
      </w:r>
    </w:p>
    <w:p w:rsidR="00311600" w:rsidRDefault="00311600" w:rsidP="005C78DF">
      <w:r>
        <w:t>Use yii\db\ActiveRecord;</w:t>
      </w:r>
    </w:p>
    <w:p w:rsidR="00311600" w:rsidRDefault="00311600" w:rsidP="005C78DF">
      <w:r>
        <w:t>U</w:t>
      </w:r>
      <w:r>
        <w:rPr>
          <w:rFonts w:hint="eastAsia"/>
        </w:rPr>
        <w:t xml:space="preserve">se </w:t>
      </w:r>
      <w:r>
        <w:t>app\myrules\Myrules;</w:t>
      </w:r>
      <w:r>
        <w:tab/>
      </w:r>
      <w:r>
        <w:tab/>
      </w:r>
      <w:r>
        <w:rPr>
          <w:rFonts w:hint="eastAsia"/>
        </w:rPr>
        <w:t>//</w:t>
      </w:r>
      <w:r>
        <w:rPr>
          <w:rFonts w:hint="eastAsia"/>
        </w:rPr>
        <w:t>引</w:t>
      </w:r>
      <w:r>
        <w:t>入自定义验证</w:t>
      </w:r>
      <w:r>
        <w:rPr>
          <w:rFonts w:hint="eastAsia"/>
        </w:rPr>
        <w:t>类</w:t>
      </w:r>
    </w:p>
    <w:p w:rsidR="00311600" w:rsidRDefault="00311600" w:rsidP="00311600">
      <w:pPr>
        <w:ind w:leftChars="200" w:left="420"/>
      </w:pPr>
    </w:p>
    <w:p w:rsidR="00311600" w:rsidRDefault="00311600" w:rsidP="005C78DF">
      <w:r>
        <w:t>Class User extends ActiveRecord{</w:t>
      </w:r>
    </w:p>
    <w:p w:rsidR="00311600" w:rsidRDefault="00311600" w:rsidP="005C78DF">
      <w:pPr>
        <w:ind w:leftChars="100" w:left="210"/>
      </w:pPr>
      <w:r>
        <w:t>P</w:t>
      </w:r>
      <w:r>
        <w:rPr>
          <w:rFonts w:hint="eastAsia"/>
        </w:rPr>
        <w:t xml:space="preserve">ublic </w:t>
      </w:r>
      <w:r>
        <w:t>function rules(){</w:t>
      </w:r>
      <w:r>
        <w:br/>
      </w:r>
      <w:r>
        <w:tab/>
        <w:t>return[</w:t>
      </w:r>
    </w:p>
    <w:p w:rsidR="00311600" w:rsidRDefault="00311600" w:rsidP="005C78DF">
      <w:pPr>
        <w:ind w:leftChars="100" w:left="210" w:firstLine="420"/>
      </w:pPr>
      <w:r>
        <w:tab/>
        <w:t>[‘username’,</w:t>
      </w:r>
      <w:r w:rsidR="00CF7579" w:rsidRPr="00CF7579">
        <w:t xml:space="preserve"> </w:t>
      </w:r>
      <w:r w:rsidR="00CF7579">
        <w:t>Myrules</w:t>
      </w:r>
      <w:r w:rsidR="00CF7579">
        <w:rPr>
          <w:rFonts w:hint="eastAsia"/>
        </w:rPr>
        <w:t>::className()</w:t>
      </w:r>
      <w:r>
        <w:t>]</w:t>
      </w:r>
      <w:r>
        <w:tab/>
      </w:r>
      <w:r>
        <w:tab/>
      </w:r>
      <w:r>
        <w:tab/>
      </w:r>
      <w:r>
        <w:tab/>
        <w:t>/</w:t>
      </w:r>
      <w:r>
        <w:rPr>
          <w:rFonts w:hint="eastAsia"/>
        </w:rPr>
        <w:t>/</w:t>
      </w:r>
      <w:r>
        <w:rPr>
          <w:rFonts w:hint="eastAsia"/>
        </w:rPr>
        <w:t>自定</w:t>
      </w:r>
      <w:r>
        <w:t>义规则</w:t>
      </w:r>
      <w:r>
        <w:rPr>
          <w:rFonts w:hint="eastAsia"/>
        </w:rPr>
        <w:t>exp2:</w:t>
      </w:r>
      <w:r>
        <w:rPr>
          <w:rFonts w:hint="eastAsia"/>
        </w:rPr>
        <w:t>使用</w:t>
      </w:r>
      <w:r>
        <w:t>自定义规则</w:t>
      </w:r>
    </w:p>
    <w:p w:rsidR="00311600" w:rsidRDefault="00311600" w:rsidP="005C78DF">
      <w:pPr>
        <w:ind w:leftChars="100" w:left="210" w:firstLine="420"/>
      </w:pPr>
      <w:r>
        <w:t>];</w:t>
      </w:r>
    </w:p>
    <w:p w:rsidR="00311600" w:rsidRDefault="00311600" w:rsidP="005C78DF">
      <w:pPr>
        <w:ind w:leftChars="100" w:left="210"/>
      </w:pPr>
      <w:r>
        <w:t>}</w:t>
      </w:r>
    </w:p>
    <w:p w:rsidR="00311600" w:rsidRDefault="005C78DF" w:rsidP="009C03FA">
      <w:r>
        <w:rPr>
          <w:rFonts w:hint="eastAsia"/>
        </w:rPr>
        <w:t>｝</w:t>
      </w:r>
    </w:p>
    <w:p w:rsidR="0056638F" w:rsidRDefault="0056638F" w:rsidP="009C03FA"/>
    <w:p w:rsidR="00BB22C9" w:rsidRDefault="00BB22C9" w:rsidP="009C03FA"/>
    <w:p w:rsidR="00BB22C9" w:rsidRDefault="00FB0F9D" w:rsidP="00EA5219">
      <w:pPr>
        <w:outlineLvl w:val="1"/>
      </w:pPr>
      <w:r w:rsidRPr="00FB0F9D">
        <w:rPr>
          <w:highlight w:val="lightGray"/>
        </w:rPr>
        <w:t>ActiveRecord AR</w:t>
      </w:r>
      <w:r w:rsidRPr="00FB0F9D">
        <w:rPr>
          <w:rFonts w:hint="eastAsia"/>
          <w:highlight w:val="lightGray"/>
        </w:rPr>
        <w:t xml:space="preserve"> </w:t>
      </w:r>
      <w:r w:rsidRPr="00FB0F9D">
        <w:rPr>
          <w:rFonts w:hint="eastAsia"/>
          <w:highlight w:val="lightGray"/>
        </w:rPr>
        <w:t>操作</w:t>
      </w:r>
      <w:r w:rsidRPr="00FB0F9D">
        <w:rPr>
          <w:highlight w:val="lightGray"/>
        </w:rPr>
        <w:t>数据库</w:t>
      </w:r>
    </w:p>
    <w:p w:rsidR="00011193" w:rsidRDefault="00011193" w:rsidP="009C03FA">
      <w:r>
        <w:rPr>
          <w:rFonts w:hint="eastAsia"/>
        </w:rPr>
        <w:t>详解</w:t>
      </w:r>
      <w:r w:rsidR="00D0324E">
        <w:rPr>
          <w:rFonts w:hint="eastAsia"/>
        </w:rPr>
        <w:t xml:space="preserve"> </w:t>
      </w:r>
      <w:r w:rsidR="00D0324E" w:rsidRPr="00D0324E">
        <w:t>yii\db\ActiveRecord</w:t>
      </w:r>
      <w:r w:rsidR="00D0324E">
        <w:t xml:space="preserve">::save(); </w:t>
      </w:r>
      <w:r w:rsidR="00D0324E">
        <w:rPr>
          <w:rFonts w:hint="eastAsia"/>
        </w:rPr>
        <w:t>该</w:t>
      </w:r>
      <w:r w:rsidR="00D0324E">
        <w:t>方法源于</w:t>
      </w:r>
      <w:r w:rsidR="00D0324E" w:rsidRPr="00D0324E">
        <w:t>Interface yii\db\ActiveRecordInterface</w:t>
      </w:r>
    </w:p>
    <w:p w:rsidR="00D0324E" w:rsidRDefault="00D0324E" w:rsidP="009C03FA">
      <w:pPr>
        <w:rPr>
          <w:rStyle w:val="a4"/>
          <w:color w:val="337AB7"/>
        </w:rPr>
      </w:pPr>
      <w:r>
        <w:rPr>
          <w:rFonts w:hint="eastAsia"/>
        </w:rPr>
        <w:t>如</w:t>
      </w:r>
      <w:r>
        <w:t>果</w:t>
      </w:r>
      <w:r w:rsidR="00427BB9">
        <w:rPr>
          <w:rFonts w:hint="eastAsia"/>
        </w:rPr>
        <w:t>是一</w:t>
      </w:r>
      <w:r w:rsidR="00427BB9">
        <w:t>个</w:t>
      </w:r>
      <w:r w:rsidR="00427BB9">
        <w:rPr>
          <w:rFonts w:hint="eastAsia"/>
        </w:rPr>
        <w:t>新</w:t>
      </w:r>
      <w:r w:rsidR="00427BB9">
        <w:t>的对象</w:t>
      </w:r>
      <w:r>
        <w:rPr>
          <w:rFonts w:hint="eastAsia"/>
        </w:rPr>
        <w:t>则</w:t>
      </w:r>
      <w:r>
        <w:t>等价于</w:t>
      </w:r>
      <w:r w:rsidRPr="00D0324E">
        <w:t>yii\db\ActiveRecord</w:t>
      </w:r>
      <w:r>
        <w:t>::</w:t>
      </w:r>
      <w:r w:rsidRPr="00D0324E">
        <w:t>insert()</w:t>
      </w:r>
    </w:p>
    <w:p w:rsidR="00D0324E" w:rsidRDefault="00427BB9" w:rsidP="009C03FA">
      <w:r>
        <w:rPr>
          <w:rFonts w:hint="eastAsia"/>
        </w:rPr>
        <w:t>否则</w:t>
      </w:r>
      <w:r w:rsidR="00D0324E" w:rsidRPr="00D0324E">
        <w:rPr>
          <w:rFonts w:hint="eastAsia"/>
        </w:rPr>
        <w:t>等</w:t>
      </w:r>
      <w:r w:rsidR="00D0324E" w:rsidRPr="00D0324E">
        <w:t>价于</w:t>
      </w:r>
      <w:r w:rsidR="00D0324E" w:rsidRPr="00D0324E">
        <w:t>yii\db\ActiveRecord</w:t>
      </w:r>
      <w:r w:rsidR="00D0324E">
        <w:t>::</w:t>
      </w:r>
      <w:hyperlink r:id="rId382" w:anchor="update()-detail" w:history="1">
        <w:r w:rsidR="00D0324E" w:rsidRPr="00D0324E">
          <w:t>update()</w:t>
        </w:r>
      </w:hyperlink>
    </w:p>
    <w:p w:rsidR="00BB22C9" w:rsidRDefault="00FB0F9D" w:rsidP="009C03FA">
      <w:r>
        <w:rPr>
          <w:rFonts w:hint="eastAsia"/>
        </w:rPr>
        <w:t>要求</w:t>
      </w:r>
      <w:r>
        <w:t>：引入</w:t>
      </w:r>
      <w:r>
        <w:rPr>
          <w:rFonts w:hint="eastAsia"/>
        </w:rPr>
        <w:t xml:space="preserve"> </w:t>
      </w:r>
      <w:r>
        <w:t>use yii\web\Controller;</w:t>
      </w:r>
      <w:r w:rsidR="0016233F">
        <w:tab/>
      </w:r>
      <w:r w:rsidR="0016233F">
        <w:tab/>
        <w:t>//</w:t>
      </w:r>
      <w:r w:rsidR="0016233F">
        <w:rPr>
          <w:rFonts w:hint="eastAsia"/>
        </w:rPr>
        <w:t>控制</w:t>
      </w:r>
      <w:r w:rsidR="0016233F">
        <w:t>器</w:t>
      </w:r>
    </w:p>
    <w:p w:rsidR="00FB0F9D" w:rsidRDefault="00FB0F9D" w:rsidP="009C03FA">
      <w:r>
        <w:tab/>
      </w:r>
      <w:r>
        <w:tab/>
        <w:t xml:space="preserve">   Use yii\models\User;</w:t>
      </w:r>
      <w:r>
        <w:tab/>
      </w:r>
      <w:r>
        <w:tab/>
        <w:t>//</w:t>
      </w:r>
      <w:r>
        <w:rPr>
          <w:rFonts w:hint="eastAsia"/>
        </w:rPr>
        <w:t>活动</w:t>
      </w:r>
      <w:r>
        <w:t>记录类</w:t>
      </w:r>
    </w:p>
    <w:p w:rsidR="000C78D2" w:rsidRDefault="000C78D2" w:rsidP="009C03FA">
      <w:r>
        <w:t>E</w:t>
      </w:r>
      <w:r>
        <w:rPr>
          <w:rFonts w:hint="eastAsia"/>
        </w:rPr>
        <w:t>xp1</w:t>
      </w:r>
      <w:r w:rsidR="002F591B">
        <w:t>-1:</w:t>
      </w:r>
    </w:p>
    <w:p w:rsidR="0016233F" w:rsidRDefault="0016233F" w:rsidP="009C03FA">
      <w:r>
        <w:rPr>
          <w:rFonts w:hint="eastAsia"/>
        </w:rPr>
        <w:t>&lt;?php</w:t>
      </w:r>
    </w:p>
    <w:p w:rsidR="0016233F" w:rsidRDefault="0016233F" w:rsidP="009C03FA">
      <w:r>
        <w:t>Namespace app\controllers;</w:t>
      </w:r>
    </w:p>
    <w:p w:rsidR="0016233F" w:rsidRDefault="0016233F" w:rsidP="0016233F">
      <w:r>
        <w:t>use yii\web\Controller;</w:t>
      </w:r>
      <w:r>
        <w:tab/>
      </w:r>
      <w:r>
        <w:tab/>
        <w:t>//</w:t>
      </w:r>
      <w:r>
        <w:rPr>
          <w:rFonts w:hint="eastAsia"/>
        </w:rPr>
        <w:t>控制</w:t>
      </w:r>
      <w:r>
        <w:t>器</w:t>
      </w:r>
    </w:p>
    <w:p w:rsidR="0016233F" w:rsidRDefault="0016233F" w:rsidP="0016233F">
      <w:r>
        <w:t>Use yii\models\User;</w:t>
      </w:r>
      <w:r>
        <w:tab/>
      </w:r>
      <w:r>
        <w:tab/>
        <w:t>//</w:t>
      </w:r>
      <w:r>
        <w:rPr>
          <w:rFonts w:hint="eastAsia"/>
        </w:rPr>
        <w:t>活动</w:t>
      </w:r>
      <w:r>
        <w:t>记录类</w:t>
      </w:r>
    </w:p>
    <w:p w:rsidR="0016233F" w:rsidRDefault="0016233F" w:rsidP="0016233F">
      <w:r>
        <w:t>C</w:t>
      </w:r>
      <w:r>
        <w:rPr>
          <w:rFonts w:hint="eastAsia"/>
        </w:rPr>
        <w:t xml:space="preserve">lass </w:t>
      </w:r>
      <w:r>
        <w:t>Course117Controller extends Controller{</w:t>
      </w:r>
    </w:p>
    <w:p w:rsidR="002D185C" w:rsidRDefault="002D185C" w:rsidP="0016233F">
      <w:r>
        <w:tab/>
        <w:t>P</w:t>
      </w:r>
      <w:r>
        <w:rPr>
          <w:rFonts w:hint="eastAsia"/>
        </w:rPr>
        <w:t xml:space="preserve">ublic </w:t>
      </w:r>
      <w:r>
        <w:t>function actionIndex(){</w:t>
      </w:r>
    </w:p>
    <w:p w:rsidR="0016233F" w:rsidRDefault="0016233F" w:rsidP="0016233F">
      <w:r>
        <w:tab/>
      </w:r>
      <w:r w:rsidR="002D185C">
        <w:tab/>
      </w:r>
      <w:r>
        <w:t>$model = new User();</w:t>
      </w:r>
      <w:r w:rsidR="00427BB9">
        <w:tab/>
      </w:r>
      <w:r w:rsidR="00427BB9">
        <w:tab/>
      </w:r>
      <w:r w:rsidR="00427BB9">
        <w:tab/>
      </w:r>
      <w:r w:rsidR="00B148C3">
        <w:rPr>
          <w:rFonts w:hint="eastAsia"/>
        </w:rPr>
        <w:t>//</w:t>
      </w:r>
      <w:r w:rsidR="00B148C3">
        <w:rPr>
          <w:rFonts w:hint="eastAsia"/>
        </w:rPr>
        <w:t>这</w:t>
      </w:r>
      <w:r w:rsidR="00B148C3">
        <w:t>是一个新的对象</w:t>
      </w:r>
    </w:p>
    <w:p w:rsidR="0016233F" w:rsidRDefault="0016233F" w:rsidP="0016233F">
      <w:r>
        <w:tab/>
      </w:r>
      <w:r w:rsidR="002D185C">
        <w:tab/>
      </w:r>
      <w:r>
        <w:t>$model -&gt; username = ‘a’;</w:t>
      </w:r>
      <w:r w:rsidR="00495B0F">
        <w:tab/>
      </w:r>
      <w:r w:rsidR="00495B0F">
        <w:tab/>
      </w:r>
    </w:p>
    <w:p w:rsidR="0016233F" w:rsidRDefault="0016233F" w:rsidP="0016233F">
      <w:r>
        <w:tab/>
      </w:r>
      <w:r w:rsidR="002D185C">
        <w:tab/>
      </w:r>
      <w:r>
        <w:t>$model -&gt; province = ‘c’;</w:t>
      </w:r>
    </w:p>
    <w:p w:rsidR="0016233F" w:rsidRDefault="0016233F" w:rsidP="0016233F">
      <w:r>
        <w:tab/>
      </w:r>
      <w:r w:rsidR="002D185C">
        <w:tab/>
      </w:r>
      <w:r>
        <w:t>$model -&gt; save();</w:t>
      </w:r>
      <w:r w:rsidR="00D0324E">
        <w:tab/>
      </w:r>
      <w:r w:rsidR="00D0324E">
        <w:tab/>
      </w:r>
    </w:p>
    <w:p w:rsidR="002D185C" w:rsidRDefault="002D185C" w:rsidP="0016233F">
      <w:r>
        <w:tab/>
        <w:t>}</w:t>
      </w:r>
    </w:p>
    <w:p w:rsidR="0016233F" w:rsidRDefault="0016233F" w:rsidP="0016233F">
      <w:r>
        <w:t>}</w:t>
      </w:r>
    </w:p>
    <w:p w:rsidR="00BB22C9" w:rsidRDefault="00BB22C9" w:rsidP="009C03FA"/>
    <w:p w:rsidR="00495B0F" w:rsidRDefault="00495B0F" w:rsidP="009C03FA">
      <w:r>
        <w:rPr>
          <w:rFonts w:hint="eastAsia"/>
        </w:rPr>
        <w:t>注</w:t>
      </w:r>
      <w:r>
        <w:t>：</w:t>
      </w:r>
      <w:r w:rsidRPr="00D0324E">
        <w:t xml:space="preserve"> yii\db\ActiveRecord</w:t>
      </w:r>
      <w:r>
        <w:t>::attributes</w:t>
      </w:r>
      <w:r>
        <w:rPr>
          <w:rFonts w:hint="eastAsia"/>
        </w:rPr>
        <w:t xml:space="preserve"> </w:t>
      </w:r>
      <w:r>
        <w:t xml:space="preserve">= </w:t>
      </w:r>
      <w:r>
        <w:rPr>
          <w:rFonts w:hint="eastAsia"/>
        </w:rPr>
        <w:t>[]</w:t>
      </w:r>
      <w:r>
        <w:t>;</w:t>
      </w:r>
      <w:r>
        <w:rPr>
          <w:rFonts w:hint="eastAsia"/>
        </w:rPr>
        <w:t>批量</w:t>
      </w:r>
      <w:r>
        <w:t>赋值</w:t>
      </w:r>
      <w:r>
        <w:rPr>
          <w:rFonts w:hint="eastAsia"/>
        </w:rPr>
        <w:t>如</w:t>
      </w:r>
      <w:r>
        <w:t>：</w:t>
      </w:r>
    </w:p>
    <w:p w:rsidR="00495B0F" w:rsidRDefault="00495B0F" w:rsidP="009C03FA">
      <w:r>
        <w:rPr>
          <w:rFonts w:hint="eastAsia"/>
        </w:rPr>
        <w:tab/>
        <w:t>$model -&gt; attributes = [</w:t>
      </w:r>
    </w:p>
    <w:p w:rsidR="00495B0F" w:rsidRDefault="00495B0F" w:rsidP="00495B0F">
      <w:pPr>
        <w:ind w:firstLine="420"/>
      </w:pPr>
      <w:r>
        <w:tab/>
        <w:t>‘username’ =&gt; ‘a’,</w:t>
      </w:r>
    </w:p>
    <w:p w:rsidR="00495B0F" w:rsidRDefault="00495B0F" w:rsidP="00495B0F">
      <w:pPr>
        <w:ind w:firstLine="420"/>
      </w:pPr>
      <w:r>
        <w:tab/>
        <w:t>‘province’ =&gt; ‘gx’</w:t>
      </w:r>
    </w:p>
    <w:p w:rsidR="00495B0F" w:rsidRDefault="00495B0F" w:rsidP="00495B0F">
      <w:pPr>
        <w:ind w:left="420"/>
      </w:pPr>
      <w:r>
        <w:rPr>
          <w:rFonts w:hint="eastAsia"/>
        </w:rPr>
        <w:t>]</w:t>
      </w:r>
      <w:r>
        <w:t>;</w:t>
      </w:r>
    </w:p>
    <w:p w:rsidR="00495B0F" w:rsidRDefault="00495B0F" w:rsidP="00495B0F">
      <w:pPr>
        <w:ind w:left="420"/>
      </w:pPr>
      <w:r>
        <w:rPr>
          <w:rFonts w:hint="eastAsia"/>
        </w:rPr>
        <w:t>其中</w:t>
      </w:r>
      <w:r w:rsidR="000C0776">
        <w:t>的</w:t>
      </w:r>
      <w:r w:rsidR="000C0776">
        <w:rPr>
          <w:rFonts w:hint="eastAsia"/>
        </w:rPr>
        <w:t>每</w:t>
      </w:r>
      <w:r w:rsidR="000C0776">
        <w:t>一</w:t>
      </w:r>
      <w:r>
        <w:t>个字段</w:t>
      </w:r>
      <w:r>
        <w:rPr>
          <w:rFonts w:hint="eastAsia"/>
        </w:rPr>
        <w:t>都</w:t>
      </w:r>
      <w:r>
        <w:t>必须在</w:t>
      </w:r>
      <w:r w:rsidR="000C0776">
        <w:rPr>
          <w:rFonts w:hint="eastAsia"/>
        </w:rPr>
        <w:t>r</w:t>
      </w:r>
      <w:r>
        <w:rPr>
          <w:rFonts w:hint="eastAsia"/>
        </w:rPr>
        <w:t>ule</w:t>
      </w:r>
      <w:r w:rsidR="000C0776">
        <w:t>s</w:t>
      </w:r>
      <w:r w:rsidR="000C0776">
        <w:rPr>
          <w:rFonts w:hint="eastAsia"/>
        </w:rPr>
        <w:t>()</w:t>
      </w:r>
      <w:r>
        <w:rPr>
          <w:rFonts w:hint="eastAsia"/>
        </w:rPr>
        <w:t>中</w:t>
      </w:r>
      <w:r w:rsidR="000C0776">
        <w:t>有相应字段的验证规则。否则数据不能通过。</w:t>
      </w:r>
    </w:p>
    <w:p w:rsidR="000C0776" w:rsidRDefault="000C0776" w:rsidP="00495B0F">
      <w:pPr>
        <w:ind w:left="420"/>
      </w:pPr>
      <w:r>
        <w:rPr>
          <w:rFonts w:hint="eastAsia"/>
        </w:rPr>
        <w:t>如</w:t>
      </w:r>
      <w:r>
        <w:t>果启用了</w:t>
      </w:r>
      <w:r>
        <w:rPr>
          <w:rFonts w:hint="eastAsia"/>
        </w:rPr>
        <w:t>[</w:t>
      </w:r>
      <w:r>
        <w:t>‘username’,’safe’</w:t>
      </w:r>
      <w:r>
        <w:rPr>
          <w:rFonts w:hint="eastAsia"/>
        </w:rPr>
        <w:t>]</w:t>
      </w:r>
      <w:r>
        <w:rPr>
          <w:rFonts w:hint="eastAsia"/>
        </w:rPr>
        <w:t>规则</w:t>
      </w:r>
      <w:r>
        <w:t>，</w:t>
      </w:r>
      <w:r>
        <w:rPr>
          <w:rFonts w:hint="eastAsia"/>
        </w:rPr>
        <w:t>将</w:t>
      </w:r>
      <w:r>
        <w:t>不再对</w:t>
      </w:r>
      <w:r>
        <w:t>username</w:t>
      </w:r>
      <w:r>
        <w:rPr>
          <w:rFonts w:hint="eastAsia"/>
        </w:rPr>
        <w:t>字段</w:t>
      </w:r>
      <w:r>
        <w:t>进行验证。</w:t>
      </w:r>
      <w:r w:rsidR="00F64087">
        <w:t>R</w:t>
      </w:r>
      <w:r w:rsidR="00F64087">
        <w:rPr>
          <w:rFonts w:hint="eastAsia"/>
        </w:rPr>
        <w:t>ules</w:t>
      </w:r>
      <w:r w:rsidR="00F64087">
        <w:rPr>
          <w:rFonts w:hint="eastAsia"/>
        </w:rPr>
        <w:t>只</w:t>
      </w:r>
      <w:r w:rsidR="00F64087">
        <w:t>限制批量赋值。</w:t>
      </w:r>
    </w:p>
    <w:p w:rsidR="00BB0778" w:rsidRDefault="00F64087" w:rsidP="00B420F6">
      <w:r>
        <w:tab/>
      </w:r>
      <w:r w:rsidR="00BB0778">
        <w:t>Exp1-2:</w:t>
      </w:r>
    </w:p>
    <w:p w:rsidR="00B420F6" w:rsidRDefault="00F64087" w:rsidP="00BB0778">
      <w:pPr>
        <w:ind w:firstLine="420"/>
      </w:pPr>
      <w:r>
        <w:t>Public function actionIndex(){</w:t>
      </w:r>
    </w:p>
    <w:p w:rsidR="00F64087" w:rsidRDefault="00F64087" w:rsidP="00B420F6">
      <w:pPr>
        <w:rPr>
          <w:rFonts w:hint="eastAsia"/>
        </w:rPr>
      </w:pPr>
      <w:r>
        <w:tab/>
      </w:r>
      <w:r>
        <w:tab/>
        <w:t>$model = User::findOne(24);</w:t>
      </w:r>
      <w:r>
        <w:tab/>
      </w:r>
      <w:r>
        <w:tab/>
        <w:t>//</w:t>
      </w:r>
      <w:r>
        <w:rPr>
          <w:rFonts w:hint="eastAsia"/>
        </w:rPr>
        <w:t>查找已经</w:t>
      </w:r>
      <w:r>
        <w:t>存在</w:t>
      </w:r>
      <w:r>
        <w:rPr>
          <w:rFonts w:hint="eastAsia"/>
        </w:rPr>
        <w:t>的</w:t>
      </w:r>
      <w:r>
        <w:t>对象（</w:t>
      </w:r>
      <w:r>
        <w:rPr>
          <w:rFonts w:hint="eastAsia"/>
        </w:rPr>
        <w:t>针对</w:t>
      </w:r>
      <w:r w:rsidR="00B10F62">
        <w:t>主键</w:t>
      </w:r>
      <w:r w:rsidR="00B10F62">
        <w:rPr>
          <w:rFonts w:hint="eastAsia"/>
        </w:rPr>
        <w:t>）</w:t>
      </w:r>
      <w:bookmarkStart w:id="36" w:name="_GoBack"/>
      <w:bookmarkEnd w:id="36"/>
    </w:p>
    <w:p w:rsidR="00F64087" w:rsidRDefault="00F64087" w:rsidP="00B420F6">
      <w:r>
        <w:tab/>
      </w:r>
      <w:r>
        <w:tab/>
        <w:t>$model-&gt;username = ‘aa’;</w:t>
      </w:r>
    </w:p>
    <w:p w:rsidR="00F64087" w:rsidRDefault="00F64087" w:rsidP="00B420F6">
      <w:r>
        <w:tab/>
      </w:r>
      <w:r>
        <w:tab/>
        <w:t>$model-&gt;save();</w:t>
      </w:r>
      <w:r>
        <w:tab/>
      </w:r>
      <w:r>
        <w:tab/>
      </w:r>
      <w:r>
        <w:tab/>
      </w:r>
      <w:r>
        <w:tab/>
      </w:r>
      <w:r>
        <w:rPr>
          <w:rFonts w:hint="eastAsia"/>
        </w:rPr>
        <w:t>//</w:t>
      </w:r>
      <w:r>
        <w:rPr>
          <w:rFonts w:hint="eastAsia"/>
        </w:rPr>
        <w:t>这</w:t>
      </w:r>
      <w:r>
        <w:t>等价于</w:t>
      </w:r>
      <w:r>
        <w:rPr>
          <w:rFonts w:hint="eastAsia"/>
        </w:rPr>
        <w:t>update()</w:t>
      </w:r>
    </w:p>
    <w:p w:rsidR="00F64087" w:rsidRDefault="00F64087" w:rsidP="00B420F6">
      <w:r>
        <w:tab/>
        <w:t>}</w:t>
      </w:r>
    </w:p>
    <w:p w:rsidR="00C605AF" w:rsidRDefault="00C605AF" w:rsidP="00B420F6"/>
    <w:p w:rsidR="00C605AF" w:rsidRDefault="00C605AF" w:rsidP="00EA5219">
      <w:pPr>
        <w:outlineLvl w:val="1"/>
      </w:pPr>
      <w:r w:rsidRPr="008F15FA">
        <w:rPr>
          <w:highlight w:val="lightGray"/>
        </w:rPr>
        <w:t xml:space="preserve">ActiveRecord AR </w:t>
      </w:r>
      <w:r w:rsidRPr="008F15FA">
        <w:rPr>
          <w:rFonts w:hint="eastAsia"/>
          <w:highlight w:val="lightGray"/>
        </w:rPr>
        <w:t>查询</w:t>
      </w:r>
      <w:r w:rsidRPr="008F15FA">
        <w:rPr>
          <w:highlight w:val="lightGray"/>
        </w:rPr>
        <w:t>语句</w:t>
      </w:r>
    </w:p>
    <w:p w:rsidR="00C605AF" w:rsidRDefault="00C605AF" w:rsidP="00C605AF">
      <w:r>
        <w:rPr>
          <w:rFonts w:hint="eastAsia"/>
        </w:rPr>
        <w:t>要求</w:t>
      </w:r>
      <w:r>
        <w:t>：引入</w:t>
      </w:r>
      <w:r>
        <w:rPr>
          <w:rFonts w:hint="eastAsia"/>
        </w:rPr>
        <w:t xml:space="preserve"> </w:t>
      </w:r>
      <w:r>
        <w:t>use yii\web\Controller;</w:t>
      </w:r>
      <w:r>
        <w:tab/>
      </w:r>
      <w:r>
        <w:tab/>
        <w:t>//</w:t>
      </w:r>
      <w:r>
        <w:rPr>
          <w:rFonts w:hint="eastAsia"/>
        </w:rPr>
        <w:t>控制</w:t>
      </w:r>
      <w:r>
        <w:t>器</w:t>
      </w:r>
    </w:p>
    <w:p w:rsidR="00C605AF" w:rsidRDefault="00C605AF" w:rsidP="00C605AF">
      <w:r>
        <w:tab/>
      </w:r>
      <w:r>
        <w:tab/>
        <w:t xml:space="preserve">   Use yii\models\User;</w:t>
      </w:r>
      <w:r>
        <w:tab/>
      </w:r>
      <w:r>
        <w:tab/>
        <w:t>//</w:t>
      </w:r>
      <w:r>
        <w:rPr>
          <w:rFonts w:hint="eastAsia"/>
        </w:rPr>
        <w:t>活动</w:t>
      </w:r>
      <w:r>
        <w:t>记录类</w:t>
      </w:r>
    </w:p>
    <w:p w:rsidR="00C605AF" w:rsidRDefault="00C605AF" w:rsidP="00C605AF">
      <w:r>
        <w:t>E</w:t>
      </w:r>
      <w:r>
        <w:rPr>
          <w:rFonts w:hint="eastAsia"/>
        </w:rPr>
        <w:t>xp1</w:t>
      </w:r>
      <w:r>
        <w:t>:</w:t>
      </w:r>
    </w:p>
    <w:p w:rsidR="00C605AF" w:rsidRDefault="00C605AF" w:rsidP="00C605AF">
      <w:r>
        <w:rPr>
          <w:rFonts w:hint="eastAsia"/>
        </w:rPr>
        <w:t>&lt;?php</w:t>
      </w:r>
    </w:p>
    <w:p w:rsidR="00C605AF" w:rsidRDefault="00C605AF" w:rsidP="00C605AF">
      <w:r>
        <w:t>Namespace app\controllers;</w:t>
      </w:r>
    </w:p>
    <w:p w:rsidR="00C605AF" w:rsidRDefault="00C605AF" w:rsidP="00C605AF">
      <w:r>
        <w:t>use yii\web\Controller;</w:t>
      </w:r>
      <w:r>
        <w:tab/>
      </w:r>
      <w:r>
        <w:tab/>
        <w:t>//</w:t>
      </w:r>
      <w:r>
        <w:rPr>
          <w:rFonts w:hint="eastAsia"/>
        </w:rPr>
        <w:t>控制</w:t>
      </w:r>
      <w:r>
        <w:t>器</w:t>
      </w:r>
    </w:p>
    <w:p w:rsidR="00C605AF" w:rsidRDefault="00C605AF" w:rsidP="00C605AF">
      <w:r>
        <w:t>Use yii\models\User;</w:t>
      </w:r>
      <w:r>
        <w:tab/>
      </w:r>
      <w:r>
        <w:tab/>
        <w:t>//</w:t>
      </w:r>
      <w:r>
        <w:rPr>
          <w:rFonts w:hint="eastAsia"/>
        </w:rPr>
        <w:t>活动</w:t>
      </w:r>
      <w:r>
        <w:t>记录类</w:t>
      </w:r>
    </w:p>
    <w:p w:rsidR="00BB0778" w:rsidRDefault="00C605AF" w:rsidP="00B420F6">
      <w:r>
        <w:t>C</w:t>
      </w:r>
      <w:r>
        <w:rPr>
          <w:rFonts w:hint="eastAsia"/>
        </w:rPr>
        <w:t xml:space="preserve">lass </w:t>
      </w:r>
      <w:r>
        <w:t>Course117Controller extends Controller{</w:t>
      </w:r>
    </w:p>
    <w:p w:rsidR="00BB0778" w:rsidRDefault="00BB0778" w:rsidP="00B420F6">
      <w:r>
        <w:tab/>
        <w:t>Public function actionIndex(){</w:t>
      </w:r>
    </w:p>
    <w:p w:rsidR="00BB0778" w:rsidRDefault="00BB0778" w:rsidP="00B420F6">
      <w:r>
        <w:tab/>
      </w:r>
      <w:r>
        <w:tab/>
        <w:t>$data = User::find() -&gt; where([‘id’=&gt;24]) -&gt; all();</w:t>
      </w:r>
    </w:p>
    <w:p w:rsidR="00BB0778" w:rsidRDefault="00BB0778" w:rsidP="00B420F6">
      <w:r>
        <w:tab/>
      </w:r>
      <w:r>
        <w:tab/>
        <w:t>Var_dump($data);</w:t>
      </w:r>
    </w:p>
    <w:p w:rsidR="00BB0778" w:rsidRDefault="00BB0778" w:rsidP="00BB0778">
      <w:pPr>
        <w:ind w:firstLine="420"/>
      </w:pPr>
      <w:r>
        <w:t>}</w:t>
      </w:r>
    </w:p>
    <w:p w:rsidR="002D185C" w:rsidRDefault="00C605AF" w:rsidP="00B420F6">
      <w:r>
        <w:rPr>
          <w:rFonts w:hint="eastAsia"/>
        </w:rPr>
        <w:t>}</w:t>
      </w:r>
    </w:p>
    <w:p w:rsidR="00C605AF" w:rsidRDefault="00C605AF" w:rsidP="00B420F6">
      <w:r>
        <w:t>?&gt;</w:t>
      </w:r>
    </w:p>
    <w:p w:rsidR="00427BB9" w:rsidRDefault="003A03FD" w:rsidP="00B420F6">
      <w:r>
        <w:t>E</w:t>
      </w:r>
      <w:r>
        <w:rPr>
          <w:rFonts w:hint="eastAsia"/>
        </w:rPr>
        <w:t>xp2</w:t>
      </w:r>
      <w:r>
        <w:t>:</w:t>
      </w:r>
    </w:p>
    <w:p w:rsidR="003A03FD" w:rsidRDefault="003A03FD" w:rsidP="00B420F6">
      <w:r>
        <w:t>Public function actionIndex(){</w:t>
      </w:r>
    </w:p>
    <w:p w:rsidR="003A03FD" w:rsidRDefault="003A03FD" w:rsidP="00B420F6">
      <w:r>
        <w:tab/>
        <w:t>$data = User::find() -&gt; limit(2) -&gt; all();</w:t>
      </w:r>
    </w:p>
    <w:p w:rsidR="003A03FD" w:rsidRDefault="003A03FD" w:rsidP="00B420F6">
      <w:r>
        <w:tab/>
        <w:t>Var_dump();</w:t>
      </w:r>
    </w:p>
    <w:p w:rsidR="003A03FD" w:rsidRDefault="003A03FD" w:rsidP="00B420F6">
      <w:r>
        <w:t>}</w:t>
      </w:r>
    </w:p>
    <w:p w:rsidR="00427BB9" w:rsidRDefault="002F46BB" w:rsidP="00B420F6">
      <w:r>
        <w:rPr>
          <w:rFonts w:hint="eastAsia"/>
        </w:rPr>
        <w:t>提示</w:t>
      </w:r>
      <w:r>
        <w:t>：</w:t>
      </w:r>
      <w:r>
        <w:rPr>
          <w:rFonts w:hint="eastAsia"/>
        </w:rPr>
        <w:t>在</w:t>
      </w:r>
      <w:r w:rsidR="00952B11">
        <w:rPr>
          <w:rFonts w:hint="eastAsia"/>
        </w:rPr>
        <w:t>活动</w:t>
      </w:r>
      <w:r w:rsidR="00952B11">
        <w:t>记录</w:t>
      </w:r>
      <w:r w:rsidR="00952B11">
        <w:rPr>
          <w:rFonts w:hint="eastAsia"/>
        </w:rPr>
        <w:t>中查询</w:t>
      </w:r>
      <w:r w:rsidR="00952B11">
        <w:t>语句</w:t>
      </w:r>
      <w:r w:rsidR="00952B11">
        <w:rPr>
          <w:rFonts w:hint="eastAsia"/>
        </w:rPr>
        <w:t>的</w:t>
      </w:r>
      <w:r w:rsidR="00952B11">
        <w:t>结构和查询构造器是</w:t>
      </w:r>
      <w:r w:rsidR="00952B11">
        <w:rPr>
          <w:rFonts w:hint="eastAsia"/>
        </w:rPr>
        <w:t>一至</w:t>
      </w:r>
      <w:r w:rsidR="00952B11">
        <w:t>的。</w:t>
      </w:r>
    </w:p>
    <w:p w:rsidR="00BB22C9" w:rsidRDefault="00BB22C9" w:rsidP="009C03FA"/>
    <w:p w:rsidR="00952B11" w:rsidRDefault="00952B11" w:rsidP="009C03FA">
      <w:r>
        <w:rPr>
          <w:rFonts w:hint="eastAsia"/>
        </w:rPr>
        <w:t>注</w:t>
      </w:r>
      <w:r>
        <w:t>：在上</w:t>
      </w:r>
      <w:r>
        <w:rPr>
          <w:rFonts w:hint="eastAsia"/>
        </w:rPr>
        <w:t>述</w:t>
      </w:r>
      <w:r>
        <w:t>的查询</w:t>
      </w:r>
      <w:r>
        <w:rPr>
          <w:rFonts w:hint="eastAsia"/>
        </w:rPr>
        <w:t>中</w:t>
      </w:r>
      <w:r>
        <w:t>以对象结果集返回</w:t>
      </w:r>
      <w:r>
        <w:rPr>
          <w:rFonts w:hint="eastAsia"/>
        </w:rPr>
        <w:t>。</w:t>
      </w:r>
      <w:r>
        <w:t>在返回</w:t>
      </w:r>
      <w:r>
        <w:rPr>
          <w:rFonts w:hint="eastAsia"/>
        </w:rPr>
        <w:t>的</w:t>
      </w:r>
      <w:r>
        <w:t>对象中</w:t>
      </w:r>
      <w:r>
        <w:rPr>
          <w:rFonts w:hint="eastAsia"/>
        </w:rPr>
        <w:t>由</w:t>
      </w:r>
      <w:r>
        <w:t>查询结果</w:t>
      </w:r>
      <w:r>
        <w:rPr>
          <w:rFonts w:hint="eastAsia"/>
        </w:rPr>
        <w:t>集</w:t>
      </w:r>
      <w:r>
        <w:t>和对象其它属性组成。如果</w:t>
      </w:r>
      <w:r w:rsidR="00F10C15">
        <w:rPr>
          <w:rFonts w:hint="eastAsia"/>
        </w:rPr>
        <w:t>处理</w:t>
      </w:r>
      <w:r w:rsidR="00F10C15">
        <w:t>海</w:t>
      </w:r>
      <w:r w:rsidR="00F10C15">
        <w:rPr>
          <w:rFonts w:hint="eastAsia"/>
        </w:rPr>
        <w:t>量</w:t>
      </w:r>
      <w:r w:rsidR="00F10C15">
        <w:t>数据，这些属性将</w:t>
      </w:r>
      <w:r w:rsidR="00F10C15">
        <w:rPr>
          <w:rFonts w:hint="eastAsia"/>
        </w:rPr>
        <w:t>很</w:t>
      </w:r>
      <w:r w:rsidR="00F10C15">
        <w:t>大程度影响性能。</w:t>
      </w:r>
      <w:r>
        <w:t>我们只需要得到查询结果，可以使用</w:t>
      </w:r>
      <w:r>
        <w:rPr>
          <w:rFonts w:hint="eastAsia"/>
        </w:rPr>
        <w:t>as</w:t>
      </w:r>
      <w:r>
        <w:t>Array()</w:t>
      </w:r>
      <w:r>
        <w:rPr>
          <w:rFonts w:hint="eastAsia"/>
        </w:rPr>
        <w:t>方法获取</w:t>
      </w:r>
      <w:r>
        <w:rPr>
          <w:rFonts w:hint="eastAsia"/>
        </w:rPr>
        <w:t xml:space="preserve"> </w:t>
      </w:r>
      <w:r>
        <w:rPr>
          <w:rFonts w:hint="eastAsia"/>
        </w:rPr>
        <w:t>。</w:t>
      </w:r>
    </w:p>
    <w:p w:rsidR="00BB22C9" w:rsidRDefault="00230A60" w:rsidP="009C03FA">
      <w:r>
        <w:t>E</w:t>
      </w:r>
      <w:r>
        <w:rPr>
          <w:rFonts w:hint="eastAsia"/>
        </w:rPr>
        <w:t>xp1</w:t>
      </w:r>
      <w:r>
        <w:t>:</w:t>
      </w:r>
    </w:p>
    <w:p w:rsidR="00230A60" w:rsidRDefault="00230A60" w:rsidP="009C03FA">
      <w:r>
        <w:t>Public function actionIndex(){</w:t>
      </w:r>
    </w:p>
    <w:p w:rsidR="00230A60" w:rsidRDefault="00230A60" w:rsidP="009C03FA">
      <w:r>
        <w:tab/>
        <w:t>$data = User::find() -&gt; asArray() -&gt; all();</w:t>
      </w:r>
    </w:p>
    <w:p w:rsidR="00A819E0" w:rsidRDefault="00A819E0" w:rsidP="009C03FA">
      <w:r>
        <w:tab/>
        <w:t>Var_dump($data);</w:t>
      </w:r>
    </w:p>
    <w:p w:rsidR="00230A60" w:rsidRDefault="00230A60" w:rsidP="009C03FA">
      <w:r>
        <w:t>}</w:t>
      </w:r>
    </w:p>
    <w:p w:rsidR="008F15FA" w:rsidRDefault="008F15FA" w:rsidP="009C03FA"/>
    <w:p w:rsidR="008F15FA" w:rsidRDefault="008F15FA" w:rsidP="00EA5219">
      <w:pPr>
        <w:outlineLvl w:val="1"/>
      </w:pPr>
      <w:r w:rsidRPr="008F15FA">
        <w:rPr>
          <w:highlight w:val="lightGray"/>
        </w:rPr>
        <w:t xml:space="preserve">ActiveRecord AR </w:t>
      </w:r>
      <w:r w:rsidRPr="008F15FA">
        <w:rPr>
          <w:rFonts w:hint="eastAsia"/>
          <w:highlight w:val="lightGray"/>
        </w:rPr>
        <w:t>删除</w:t>
      </w:r>
      <w:r w:rsidRPr="008F15FA">
        <w:rPr>
          <w:highlight w:val="lightGray"/>
        </w:rPr>
        <w:t>语句</w:t>
      </w:r>
    </w:p>
    <w:p w:rsidR="008F15FA" w:rsidRDefault="008F15FA" w:rsidP="008F15FA">
      <w:r>
        <w:rPr>
          <w:rFonts w:hint="eastAsia"/>
        </w:rPr>
        <w:t>要求</w:t>
      </w:r>
      <w:r>
        <w:t>：引入</w:t>
      </w:r>
      <w:r>
        <w:rPr>
          <w:rFonts w:hint="eastAsia"/>
        </w:rPr>
        <w:t xml:space="preserve"> </w:t>
      </w:r>
      <w:r>
        <w:t>use yii\web\Controller;</w:t>
      </w:r>
      <w:r>
        <w:tab/>
      </w:r>
      <w:r>
        <w:tab/>
        <w:t>//</w:t>
      </w:r>
      <w:r>
        <w:rPr>
          <w:rFonts w:hint="eastAsia"/>
        </w:rPr>
        <w:t>控制</w:t>
      </w:r>
      <w:r>
        <w:t>器</w:t>
      </w:r>
    </w:p>
    <w:p w:rsidR="008F15FA" w:rsidRDefault="008F15FA" w:rsidP="008F15FA">
      <w:r>
        <w:tab/>
      </w:r>
      <w:r>
        <w:tab/>
        <w:t xml:space="preserve">   Use yii\models\User;</w:t>
      </w:r>
      <w:r>
        <w:tab/>
      </w:r>
      <w:r>
        <w:tab/>
        <w:t>//</w:t>
      </w:r>
      <w:r>
        <w:rPr>
          <w:rFonts w:hint="eastAsia"/>
        </w:rPr>
        <w:t>活动</w:t>
      </w:r>
      <w:r>
        <w:t>记录类</w:t>
      </w:r>
    </w:p>
    <w:p w:rsidR="008F15FA" w:rsidRDefault="008F15FA" w:rsidP="008F15FA">
      <w:r>
        <w:t>E</w:t>
      </w:r>
      <w:r>
        <w:rPr>
          <w:rFonts w:hint="eastAsia"/>
        </w:rPr>
        <w:t>xp1</w:t>
      </w:r>
      <w:r>
        <w:t>:</w:t>
      </w:r>
    </w:p>
    <w:p w:rsidR="008F15FA" w:rsidRDefault="008F15FA" w:rsidP="008F15FA">
      <w:r>
        <w:rPr>
          <w:rFonts w:hint="eastAsia"/>
        </w:rPr>
        <w:t>&lt;?php</w:t>
      </w:r>
    </w:p>
    <w:p w:rsidR="008F15FA" w:rsidRDefault="008F15FA" w:rsidP="008F15FA">
      <w:r>
        <w:t>Namespace app\controllers;</w:t>
      </w:r>
    </w:p>
    <w:p w:rsidR="008F15FA" w:rsidRDefault="008F15FA" w:rsidP="008F15FA">
      <w:r>
        <w:t>use yii\web\Controller;</w:t>
      </w:r>
      <w:r>
        <w:tab/>
      </w:r>
      <w:r>
        <w:tab/>
        <w:t>//</w:t>
      </w:r>
      <w:r>
        <w:rPr>
          <w:rFonts w:hint="eastAsia"/>
        </w:rPr>
        <w:t>控制</w:t>
      </w:r>
      <w:r>
        <w:t>器</w:t>
      </w:r>
    </w:p>
    <w:p w:rsidR="008F15FA" w:rsidRDefault="008F15FA" w:rsidP="008F15FA">
      <w:r>
        <w:t>Use yii\models\User;</w:t>
      </w:r>
      <w:r>
        <w:tab/>
      </w:r>
      <w:r>
        <w:tab/>
        <w:t>//</w:t>
      </w:r>
      <w:r>
        <w:rPr>
          <w:rFonts w:hint="eastAsia"/>
        </w:rPr>
        <w:t>活动</w:t>
      </w:r>
      <w:r>
        <w:t>记录类</w:t>
      </w:r>
    </w:p>
    <w:p w:rsidR="008F15FA" w:rsidRDefault="008F15FA" w:rsidP="008F15FA">
      <w:r>
        <w:t>C</w:t>
      </w:r>
      <w:r>
        <w:rPr>
          <w:rFonts w:hint="eastAsia"/>
        </w:rPr>
        <w:t xml:space="preserve">lass </w:t>
      </w:r>
      <w:r>
        <w:t>Course117Controller extends Controller{</w:t>
      </w:r>
    </w:p>
    <w:p w:rsidR="008F15FA" w:rsidRDefault="008F15FA" w:rsidP="008F15FA">
      <w:r>
        <w:tab/>
        <w:t>Public function actionIndex(){</w:t>
      </w:r>
    </w:p>
    <w:p w:rsidR="008F15FA" w:rsidRDefault="008F15FA" w:rsidP="008F15FA">
      <w:r>
        <w:tab/>
      </w:r>
      <w:r>
        <w:tab/>
        <w:t>User::deleteAll([‘in’,’id’,[24,25]]);</w:t>
      </w:r>
    </w:p>
    <w:p w:rsidR="008F15FA" w:rsidRDefault="008F15FA" w:rsidP="008F15FA">
      <w:r>
        <w:tab/>
      </w:r>
      <w:r>
        <w:rPr>
          <w:rFonts w:hint="eastAsia"/>
        </w:rPr>
        <w:t>}</w:t>
      </w:r>
    </w:p>
    <w:p w:rsidR="008F15FA" w:rsidRDefault="008F15FA" w:rsidP="008F15FA">
      <w:r>
        <w:t>}</w:t>
      </w:r>
    </w:p>
    <w:p w:rsidR="008F15FA" w:rsidRDefault="008F15FA" w:rsidP="009C03FA"/>
    <w:p w:rsidR="00082B37" w:rsidRDefault="00082B37" w:rsidP="00EA5219">
      <w:pPr>
        <w:outlineLvl w:val="1"/>
      </w:pPr>
      <w:r w:rsidRPr="008F15FA">
        <w:rPr>
          <w:highlight w:val="lightGray"/>
        </w:rPr>
        <w:t xml:space="preserve">ActiveRecord AR </w:t>
      </w:r>
      <w:r>
        <w:rPr>
          <w:rFonts w:hint="eastAsia"/>
          <w:highlight w:val="lightGray"/>
        </w:rPr>
        <w:t>更新</w:t>
      </w:r>
      <w:r w:rsidRPr="008F15FA">
        <w:rPr>
          <w:highlight w:val="lightGray"/>
        </w:rPr>
        <w:t>语句</w:t>
      </w:r>
    </w:p>
    <w:p w:rsidR="00082B37" w:rsidRDefault="00082B37" w:rsidP="00082B37">
      <w:r>
        <w:rPr>
          <w:rFonts w:hint="eastAsia"/>
        </w:rPr>
        <w:t>要求</w:t>
      </w:r>
      <w:r>
        <w:t>：引入</w:t>
      </w:r>
      <w:r>
        <w:rPr>
          <w:rFonts w:hint="eastAsia"/>
        </w:rPr>
        <w:t xml:space="preserve"> </w:t>
      </w:r>
      <w:r>
        <w:t>use yii\web\Controller;</w:t>
      </w:r>
      <w:r>
        <w:tab/>
      </w:r>
      <w:r>
        <w:tab/>
        <w:t>//</w:t>
      </w:r>
      <w:r>
        <w:rPr>
          <w:rFonts w:hint="eastAsia"/>
        </w:rPr>
        <w:t>控制</w:t>
      </w:r>
      <w:r>
        <w:t>器</w:t>
      </w:r>
    </w:p>
    <w:p w:rsidR="00082B37" w:rsidRDefault="00082B37" w:rsidP="00082B37">
      <w:r>
        <w:tab/>
      </w:r>
      <w:r>
        <w:tab/>
        <w:t xml:space="preserve">   Use yii\models\User;</w:t>
      </w:r>
      <w:r>
        <w:tab/>
      </w:r>
      <w:r>
        <w:tab/>
        <w:t>//</w:t>
      </w:r>
      <w:r>
        <w:rPr>
          <w:rFonts w:hint="eastAsia"/>
        </w:rPr>
        <w:t>活动</w:t>
      </w:r>
      <w:r>
        <w:t>记录类</w:t>
      </w:r>
    </w:p>
    <w:p w:rsidR="00082B37" w:rsidRDefault="00082B37" w:rsidP="00082B37">
      <w:r>
        <w:t>E</w:t>
      </w:r>
      <w:r>
        <w:rPr>
          <w:rFonts w:hint="eastAsia"/>
        </w:rPr>
        <w:t>xp1</w:t>
      </w:r>
      <w:r>
        <w:t>:</w:t>
      </w:r>
    </w:p>
    <w:p w:rsidR="00082B37" w:rsidRDefault="00082B37" w:rsidP="00082B37">
      <w:r>
        <w:rPr>
          <w:rFonts w:hint="eastAsia"/>
        </w:rPr>
        <w:t>&lt;?php</w:t>
      </w:r>
    </w:p>
    <w:p w:rsidR="00082B37" w:rsidRDefault="00082B37" w:rsidP="00082B37">
      <w:r>
        <w:t>Namespace app\controllers;</w:t>
      </w:r>
    </w:p>
    <w:p w:rsidR="00082B37" w:rsidRDefault="00082B37" w:rsidP="00082B37">
      <w:r>
        <w:t>use yii\web\Controller;</w:t>
      </w:r>
      <w:r>
        <w:tab/>
      </w:r>
      <w:r>
        <w:tab/>
        <w:t>//</w:t>
      </w:r>
      <w:r>
        <w:rPr>
          <w:rFonts w:hint="eastAsia"/>
        </w:rPr>
        <w:t>控制</w:t>
      </w:r>
      <w:r>
        <w:t>器</w:t>
      </w:r>
    </w:p>
    <w:p w:rsidR="00082B37" w:rsidRDefault="00082B37" w:rsidP="00082B37">
      <w:r>
        <w:t>Use yii\models\User;</w:t>
      </w:r>
      <w:r>
        <w:tab/>
      </w:r>
      <w:r>
        <w:tab/>
        <w:t>//</w:t>
      </w:r>
      <w:r>
        <w:rPr>
          <w:rFonts w:hint="eastAsia"/>
        </w:rPr>
        <w:t>活动</w:t>
      </w:r>
      <w:r>
        <w:t>记录类</w:t>
      </w:r>
    </w:p>
    <w:p w:rsidR="00082B37" w:rsidRDefault="00082B37" w:rsidP="00082B37">
      <w:r>
        <w:t>C</w:t>
      </w:r>
      <w:r>
        <w:rPr>
          <w:rFonts w:hint="eastAsia"/>
        </w:rPr>
        <w:t xml:space="preserve">lass </w:t>
      </w:r>
      <w:r>
        <w:t>Course117Controller extends Controller{</w:t>
      </w:r>
    </w:p>
    <w:p w:rsidR="00082B37" w:rsidRDefault="00082B37" w:rsidP="00082B37">
      <w:r>
        <w:tab/>
        <w:t>Public function actionIndex(){</w:t>
      </w:r>
    </w:p>
    <w:p w:rsidR="00082B37" w:rsidRDefault="00082B37" w:rsidP="00082B37">
      <w:r>
        <w:tab/>
      </w:r>
      <w:r>
        <w:tab/>
        <w:t>User::</w:t>
      </w:r>
      <w:r w:rsidR="00347EA2">
        <w:t>updateAll</w:t>
      </w:r>
      <w:r>
        <w:t>(</w:t>
      </w:r>
      <w:r w:rsidR="00402AEA">
        <w:t>[‘username’=&gt;’ab’]</w:t>
      </w:r>
      <w:r>
        <w:t>);</w:t>
      </w:r>
    </w:p>
    <w:p w:rsidR="00082B37" w:rsidRDefault="00082B37" w:rsidP="00082B37">
      <w:r>
        <w:tab/>
      </w:r>
      <w:r>
        <w:rPr>
          <w:rFonts w:hint="eastAsia"/>
        </w:rPr>
        <w:t>}</w:t>
      </w:r>
    </w:p>
    <w:p w:rsidR="008F15FA" w:rsidRDefault="00082B37" w:rsidP="00082B37">
      <w:r>
        <w:t>}</w:t>
      </w:r>
    </w:p>
    <w:p w:rsidR="008F15FA" w:rsidRDefault="008F15FA" w:rsidP="009C03FA"/>
    <w:p w:rsidR="00B7640A" w:rsidRDefault="00AC0F55" w:rsidP="00C71126">
      <w:pPr>
        <w:outlineLvl w:val="1"/>
      </w:pPr>
      <w:r w:rsidRPr="008F15FA">
        <w:rPr>
          <w:highlight w:val="lightGray"/>
        </w:rPr>
        <w:t xml:space="preserve">ActiveRecord AR </w:t>
      </w:r>
      <w:r w:rsidRPr="00EA5219">
        <w:rPr>
          <w:rFonts w:hint="eastAsia"/>
          <w:highlight w:val="lightGray"/>
        </w:rPr>
        <w:t>连</w:t>
      </w:r>
      <w:r w:rsidRPr="00EA5219">
        <w:rPr>
          <w:highlight w:val="lightGray"/>
        </w:rPr>
        <w:t>表查询</w:t>
      </w:r>
    </w:p>
    <w:p w:rsidR="00AC0F55" w:rsidRDefault="00AC0F55" w:rsidP="009C03FA">
      <w:r>
        <w:rPr>
          <w:rFonts w:hint="eastAsia"/>
        </w:rPr>
        <w:t>应用</w:t>
      </w:r>
      <w:r>
        <w:t>场景</w:t>
      </w:r>
      <w:r>
        <w:rPr>
          <w:rFonts w:hint="eastAsia"/>
        </w:rPr>
        <w:t xml:space="preserve"> </w:t>
      </w:r>
      <w:r>
        <w:rPr>
          <w:rFonts w:hint="eastAsia"/>
        </w:rPr>
        <w:t>：</w:t>
      </w:r>
    </w:p>
    <w:p w:rsidR="00AC0F55" w:rsidRDefault="00AC0F55" w:rsidP="009C03FA">
      <w:r>
        <w:t>U</w:t>
      </w:r>
      <w:r>
        <w:rPr>
          <w:rFonts w:hint="eastAsia"/>
        </w:rPr>
        <w:t>ser</w:t>
      </w:r>
      <w:r>
        <w:rPr>
          <w:rFonts w:hint="eastAsia"/>
        </w:rPr>
        <w:t>表</w:t>
      </w:r>
    </w:p>
    <w:p w:rsidR="00AC0F55" w:rsidRDefault="00AC0F55" w:rsidP="009C03FA">
      <w:r>
        <w:t>I</w:t>
      </w:r>
      <w:r>
        <w:rPr>
          <w:rFonts w:hint="eastAsia"/>
        </w:rPr>
        <w:t>d</w:t>
      </w:r>
      <w:r>
        <w:rPr>
          <w:rFonts w:hint="eastAsia"/>
        </w:rPr>
        <w:tab/>
      </w:r>
      <w:r>
        <w:tab/>
        <w:t>username</w:t>
      </w:r>
      <w:r>
        <w:tab/>
      </w:r>
      <w:r>
        <w:tab/>
        <w:t>province</w:t>
      </w:r>
      <w:r>
        <w:tab/>
      </w:r>
      <w:r>
        <w:tab/>
        <w:t>team_id</w:t>
      </w:r>
    </w:p>
    <w:p w:rsidR="00AC0F55" w:rsidRDefault="00AC0F55" w:rsidP="009C03FA">
      <w:r>
        <w:t>10414</w:t>
      </w:r>
      <w:r>
        <w:tab/>
        <w:t>abei1</w:t>
      </w:r>
      <w:r>
        <w:tab/>
      </w:r>
      <w:r>
        <w:tab/>
      </w:r>
      <w:r>
        <w:tab/>
      </w:r>
      <w:r>
        <w:rPr>
          <w:rFonts w:hint="eastAsia"/>
        </w:rPr>
        <w:t>河南</w:t>
      </w:r>
      <w:r>
        <w:t>省</w:t>
      </w:r>
      <w:r>
        <w:tab/>
      </w:r>
      <w:r>
        <w:tab/>
        <w:t>1</w:t>
      </w:r>
    </w:p>
    <w:p w:rsidR="00AC0F55" w:rsidRDefault="00AC0F55" w:rsidP="009C03FA">
      <w:r>
        <w:t>16415</w:t>
      </w:r>
      <w:r>
        <w:tab/>
      </w:r>
      <w:r>
        <w:rPr>
          <w:rFonts w:hint="eastAsia"/>
        </w:rPr>
        <w:t>abai</w:t>
      </w:r>
      <w:r>
        <w:rPr>
          <w:rFonts w:hint="eastAsia"/>
        </w:rPr>
        <w:tab/>
      </w:r>
      <w:r>
        <w:rPr>
          <w:rFonts w:hint="eastAsia"/>
        </w:rPr>
        <w:tab/>
      </w:r>
      <w:r>
        <w:rPr>
          <w:rFonts w:hint="eastAsia"/>
        </w:rPr>
        <w:tab/>
      </w:r>
      <w:r>
        <w:rPr>
          <w:rFonts w:hint="eastAsia"/>
        </w:rPr>
        <w:tab/>
      </w:r>
      <w:r>
        <w:rPr>
          <w:rFonts w:hint="eastAsia"/>
        </w:rPr>
        <w:t>河北</w:t>
      </w:r>
      <w:r>
        <w:t>省</w:t>
      </w:r>
      <w:r>
        <w:tab/>
      </w:r>
      <w:r>
        <w:tab/>
        <w:t>1</w:t>
      </w:r>
    </w:p>
    <w:p w:rsidR="00AC0F55" w:rsidRDefault="00AC0F55" w:rsidP="009C03FA">
      <w:r>
        <w:t>16416</w:t>
      </w:r>
      <w:r>
        <w:tab/>
      </w:r>
      <w:r>
        <w:rPr>
          <w:rFonts w:hint="eastAsia"/>
        </w:rPr>
        <w:t>王</w:t>
      </w:r>
      <w:r>
        <w:t>浩</w:t>
      </w:r>
      <w:r>
        <w:tab/>
      </w:r>
      <w:r>
        <w:tab/>
      </w:r>
      <w:r>
        <w:tab/>
      </w:r>
      <w:r>
        <w:rPr>
          <w:rFonts w:hint="eastAsia"/>
        </w:rPr>
        <w:t>北京市</w:t>
      </w:r>
      <w:r>
        <w:tab/>
      </w:r>
      <w:r>
        <w:tab/>
        <w:t>2</w:t>
      </w:r>
    </w:p>
    <w:p w:rsidR="00AC0F55" w:rsidRDefault="00AC0F55" w:rsidP="009C03FA">
      <w:r>
        <w:t>T</w:t>
      </w:r>
      <w:r>
        <w:rPr>
          <w:rFonts w:hint="eastAsia"/>
        </w:rPr>
        <w:t>eam</w:t>
      </w:r>
      <w:r>
        <w:rPr>
          <w:rFonts w:hint="eastAsia"/>
        </w:rPr>
        <w:t>表</w:t>
      </w:r>
    </w:p>
    <w:p w:rsidR="00AC0F55" w:rsidRDefault="00AC0F55" w:rsidP="009C03FA">
      <w:r>
        <w:t>I</w:t>
      </w:r>
      <w:r>
        <w:rPr>
          <w:rFonts w:hint="eastAsia"/>
        </w:rPr>
        <w:t>d</w:t>
      </w:r>
      <w:r>
        <w:tab/>
      </w:r>
      <w:r>
        <w:tab/>
        <w:t>name</w:t>
      </w:r>
    </w:p>
    <w:p w:rsidR="00AC0F55" w:rsidRDefault="00AC0F55" w:rsidP="009C03FA">
      <w:r>
        <w:t>1</w:t>
      </w:r>
      <w:r>
        <w:tab/>
      </w:r>
      <w:r>
        <w:tab/>
        <w:t>A</w:t>
      </w:r>
      <w:r>
        <w:rPr>
          <w:rFonts w:hint="eastAsia"/>
        </w:rPr>
        <w:t>组</w:t>
      </w:r>
    </w:p>
    <w:p w:rsidR="00AC0F55" w:rsidRDefault="00AC0F55" w:rsidP="009C03FA">
      <w:r>
        <w:rPr>
          <w:rFonts w:hint="eastAsia"/>
        </w:rPr>
        <w:t>2</w:t>
      </w:r>
      <w:r>
        <w:rPr>
          <w:rFonts w:hint="eastAsia"/>
        </w:rPr>
        <w:tab/>
      </w:r>
      <w:r>
        <w:rPr>
          <w:rFonts w:hint="eastAsia"/>
        </w:rPr>
        <w:tab/>
      </w:r>
      <w:r>
        <w:t>B</w:t>
      </w:r>
      <w:r>
        <w:rPr>
          <w:rFonts w:hint="eastAsia"/>
        </w:rPr>
        <w:t>组</w:t>
      </w:r>
    </w:p>
    <w:p w:rsidR="0016205E" w:rsidRDefault="0016205E" w:rsidP="009C03FA">
      <w:r>
        <w:t>E</w:t>
      </w:r>
      <w:r>
        <w:rPr>
          <w:rFonts w:hint="eastAsia"/>
        </w:rPr>
        <w:t>xp1</w:t>
      </w:r>
      <w:r>
        <w:t>:</w:t>
      </w:r>
      <w:r>
        <w:rPr>
          <w:rFonts w:hint="eastAsia"/>
        </w:rPr>
        <w:t>查询</w:t>
      </w:r>
      <w:r>
        <w:t>abei1</w:t>
      </w:r>
      <w:r>
        <w:rPr>
          <w:rFonts w:hint="eastAsia"/>
        </w:rPr>
        <w:t>属性</w:t>
      </w:r>
      <w:r w:rsidR="00403BA9">
        <w:rPr>
          <w:rFonts w:hint="eastAsia"/>
        </w:rPr>
        <w:t>与</w:t>
      </w:r>
      <w:r>
        <w:t>组的组名</w:t>
      </w:r>
      <w:r w:rsidR="00604DE8">
        <w:rPr>
          <w:rFonts w:hint="eastAsia"/>
        </w:rPr>
        <w:t>(</w:t>
      </w:r>
      <w:r w:rsidR="00604DE8">
        <w:t>1</w:t>
      </w:r>
      <w:r w:rsidR="00604DE8">
        <w:rPr>
          <w:rFonts w:hint="eastAsia"/>
        </w:rPr>
        <w:t>对</w:t>
      </w:r>
      <w:r w:rsidR="00604DE8">
        <w:rPr>
          <w:rFonts w:hint="eastAsia"/>
        </w:rPr>
        <w:t>1</w:t>
      </w:r>
      <w:r w:rsidR="00604DE8">
        <w:rPr>
          <w:rFonts w:hint="eastAsia"/>
        </w:rPr>
        <w:t>关系</w:t>
      </w:r>
      <w:r w:rsidR="00604DE8">
        <w:rPr>
          <w:rFonts w:hint="eastAsia"/>
        </w:rPr>
        <w:t>)</w:t>
      </w:r>
    </w:p>
    <w:p w:rsidR="00F50887" w:rsidRDefault="00F50887" w:rsidP="00F50887">
      <w:r>
        <w:rPr>
          <w:rFonts w:hint="eastAsia"/>
        </w:rPr>
        <w:t>&lt;?php</w:t>
      </w:r>
    </w:p>
    <w:p w:rsidR="00F50887" w:rsidRDefault="00F50887" w:rsidP="00F50887">
      <w:r>
        <w:t>Namespace app\controllers;</w:t>
      </w:r>
    </w:p>
    <w:p w:rsidR="00F50887" w:rsidRDefault="00F50887" w:rsidP="00F50887">
      <w:r>
        <w:t>use yii\web\Controller;</w:t>
      </w:r>
      <w:r>
        <w:tab/>
      </w:r>
      <w:r>
        <w:tab/>
        <w:t>//</w:t>
      </w:r>
      <w:r>
        <w:rPr>
          <w:rFonts w:hint="eastAsia"/>
        </w:rPr>
        <w:t>控制</w:t>
      </w:r>
      <w:r>
        <w:t>器</w:t>
      </w:r>
    </w:p>
    <w:p w:rsidR="00F50887" w:rsidRDefault="00F50887" w:rsidP="00F50887">
      <w:r>
        <w:t>Use yii\models\User;</w:t>
      </w:r>
      <w:r>
        <w:tab/>
      </w:r>
      <w:r>
        <w:tab/>
        <w:t>//</w:t>
      </w:r>
      <w:r>
        <w:rPr>
          <w:rFonts w:hint="eastAsia"/>
        </w:rPr>
        <w:t>活动</w:t>
      </w:r>
      <w:r>
        <w:t>记录类</w:t>
      </w:r>
    </w:p>
    <w:p w:rsidR="00F50887" w:rsidRDefault="00F50887" w:rsidP="00F50887">
      <w:r>
        <w:t>C</w:t>
      </w:r>
      <w:r>
        <w:rPr>
          <w:rFonts w:hint="eastAsia"/>
        </w:rPr>
        <w:t xml:space="preserve">lass </w:t>
      </w:r>
      <w:r>
        <w:t>Course117Controller extends Controller{</w:t>
      </w:r>
    </w:p>
    <w:p w:rsidR="00F50887" w:rsidRDefault="00F50887" w:rsidP="00F50887">
      <w:r>
        <w:tab/>
        <w:t>Public function actionIndex(){</w:t>
      </w:r>
    </w:p>
    <w:p w:rsidR="00F50887" w:rsidRDefault="00F50887" w:rsidP="009C03FA">
      <w:r>
        <w:tab/>
      </w:r>
      <w:r>
        <w:tab/>
        <w:t>$model = User::findOne(16414);</w:t>
      </w:r>
    </w:p>
    <w:p w:rsidR="00F570ED" w:rsidRDefault="00F50887" w:rsidP="009C03FA">
      <w:r>
        <w:tab/>
      </w:r>
      <w:r>
        <w:tab/>
      </w:r>
      <w:r w:rsidR="00F570ED">
        <w:t>V</w:t>
      </w:r>
      <w:r w:rsidR="00F570ED">
        <w:rPr>
          <w:rFonts w:hint="eastAsia"/>
        </w:rPr>
        <w:t>ar_</w:t>
      </w:r>
      <w:r w:rsidR="00F570ED">
        <w:t>dump($model -&gt; team);</w:t>
      </w:r>
      <w:r w:rsidR="00B65029">
        <w:tab/>
      </w:r>
      <w:r w:rsidR="00B65029">
        <w:tab/>
      </w:r>
      <w:r w:rsidR="00B65029">
        <w:tab/>
        <w:t>//</w:t>
      </w:r>
      <w:r w:rsidR="00B65029">
        <w:rPr>
          <w:rFonts w:hint="eastAsia"/>
        </w:rPr>
        <w:t>访问</w:t>
      </w:r>
      <w:r w:rsidR="00B65029">
        <w:rPr>
          <w:rFonts w:hint="eastAsia"/>
        </w:rPr>
        <w:t>team</w:t>
      </w:r>
      <w:r w:rsidR="00B65029">
        <w:rPr>
          <w:rFonts w:hint="eastAsia"/>
        </w:rPr>
        <w:t>表</w:t>
      </w:r>
      <w:r w:rsidR="00B65029">
        <w:t>就像访问</w:t>
      </w:r>
      <w:r w:rsidR="00B65029">
        <w:rPr>
          <w:rFonts w:hint="eastAsia"/>
        </w:rPr>
        <w:t>user</w:t>
      </w:r>
      <w:r w:rsidR="00B65029">
        <w:rPr>
          <w:rFonts w:hint="eastAsia"/>
        </w:rPr>
        <w:t>表</w:t>
      </w:r>
      <w:r w:rsidR="00B65029">
        <w:t>的一个属性</w:t>
      </w:r>
    </w:p>
    <w:p w:rsidR="00F50887" w:rsidRDefault="00F50887" w:rsidP="00F570ED">
      <w:pPr>
        <w:ind w:left="420" w:firstLine="420"/>
      </w:pPr>
      <w:r>
        <w:t>Echo $model-&gt;team-&gt;name;</w:t>
      </w:r>
      <w:r>
        <w:tab/>
      </w:r>
      <w:r>
        <w:tab/>
      </w:r>
      <w:r>
        <w:tab/>
      </w:r>
    </w:p>
    <w:p w:rsidR="00F50887" w:rsidRDefault="00F50887" w:rsidP="009C03FA">
      <w:r>
        <w:tab/>
        <w:t>}</w:t>
      </w:r>
    </w:p>
    <w:p w:rsidR="00F50887" w:rsidRDefault="00F50887" w:rsidP="009C03FA">
      <w:r>
        <w:t>}</w:t>
      </w:r>
    </w:p>
    <w:p w:rsidR="0016205E" w:rsidRDefault="0016205E" w:rsidP="009C03FA"/>
    <w:p w:rsidR="0016205E" w:rsidRDefault="0016205E" w:rsidP="009C03FA">
      <w:r>
        <w:rPr>
          <w:rFonts w:hint="eastAsia"/>
        </w:rPr>
        <w:t>注</w:t>
      </w:r>
      <w:r>
        <w:t>：</w:t>
      </w:r>
      <w:r>
        <w:rPr>
          <w:rFonts w:hint="eastAsia"/>
        </w:rPr>
        <w:t>1</w:t>
      </w:r>
      <w:r>
        <w:rPr>
          <w:rFonts w:hint="eastAsia"/>
        </w:rPr>
        <w:t>、在活动</w:t>
      </w:r>
      <w:r>
        <w:t>记录中以</w:t>
      </w:r>
      <w:r>
        <w:rPr>
          <w:rFonts w:hint="eastAsia"/>
        </w:rPr>
        <w:t>hasOne()</w:t>
      </w:r>
      <w:r>
        <w:rPr>
          <w:rFonts w:hint="eastAsia"/>
        </w:rPr>
        <w:t>表</w:t>
      </w:r>
      <w:r>
        <w:t>示</w:t>
      </w:r>
      <w:r>
        <w:rPr>
          <w:rFonts w:hint="eastAsia"/>
        </w:rPr>
        <w:t>1</w:t>
      </w:r>
      <w:r>
        <w:rPr>
          <w:rFonts w:hint="eastAsia"/>
        </w:rPr>
        <w:t>对</w:t>
      </w:r>
      <w:r>
        <w:rPr>
          <w:rFonts w:hint="eastAsia"/>
        </w:rPr>
        <w:t>1</w:t>
      </w:r>
      <w:r>
        <w:rPr>
          <w:rFonts w:hint="eastAsia"/>
        </w:rPr>
        <w:t>的</w:t>
      </w:r>
      <w:r>
        <w:t>连表查询</w:t>
      </w:r>
    </w:p>
    <w:p w:rsidR="0016205E" w:rsidRDefault="0016205E" w:rsidP="009C03FA">
      <w:r>
        <w:tab/>
        <w:t>2</w:t>
      </w:r>
      <w:r>
        <w:rPr>
          <w:rFonts w:hint="eastAsia"/>
        </w:rPr>
        <w:t>、</w:t>
      </w:r>
      <w:r>
        <w:t>必须</w:t>
      </w:r>
      <w:r>
        <w:rPr>
          <w:rFonts w:hint="eastAsia"/>
        </w:rPr>
        <w:t>在</w:t>
      </w:r>
      <w:r w:rsidR="006300AF">
        <w:t>user</w:t>
      </w:r>
      <w:r>
        <w:t>表对象的类中定义</w:t>
      </w:r>
      <w:r>
        <w:rPr>
          <w:rFonts w:hint="eastAsia"/>
        </w:rPr>
        <w:t>表</w:t>
      </w:r>
      <w:r w:rsidR="00F570ED">
        <w:rPr>
          <w:rFonts w:hint="eastAsia"/>
        </w:rPr>
        <w:t>与</w:t>
      </w:r>
      <w:r w:rsidR="00F570ED">
        <w:t>表</w:t>
      </w:r>
      <w:r>
        <w:t>连接之间的关联关系</w:t>
      </w:r>
      <w:r>
        <w:rPr>
          <w:rFonts w:hint="eastAsia"/>
        </w:rPr>
        <w:t>(</w:t>
      </w:r>
      <w:r>
        <w:rPr>
          <w:rFonts w:hint="eastAsia"/>
        </w:rPr>
        <w:t>用</w:t>
      </w:r>
      <w:r>
        <w:rPr>
          <w:rFonts w:hint="eastAsia"/>
        </w:rPr>
        <w:t>getter()</w:t>
      </w:r>
      <w:r>
        <w:rPr>
          <w:rFonts w:hint="eastAsia"/>
        </w:rPr>
        <w:t>方法</w:t>
      </w:r>
      <w:r>
        <w:t>表示</w:t>
      </w:r>
      <w:r>
        <w:rPr>
          <w:rFonts w:hint="eastAsia"/>
        </w:rPr>
        <w:t>)</w:t>
      </w:r>
      <w:r>
        <w:rPr>
          <w:rFonts w:hint="eastAsia"/>
        </w:rPr>
        <w:t>，</w:t>
      </w:r>
      <w:r>
        <w:t>如：</w:t>
      </w:r>
    </w:p>
    <w:p w:rsidR="0016205E" w:rsidRDefault="0016205E" w:rsidP="009C03FA">
      <w:r>
        <w:tab/>
      </w:r>
      <w:r>
        <w:tab/>
        <w:t>P</w:t>
      </w:r>
      <w:r>
        <w:rPr>
          <w:rFonts w:hint="eastAsia"/>
        </w:rPr>
        <w:t xml:space="preserve">ublic </w:t>
      </w:r>
      <w:r>
        <w:t>function getTeam(){</w:t>
      </w:r>
    </w:p>
    <w:p w:rsidR="00E029C4" w:rsidRDefault="00E029C4" w:rsidP="009C03FA">
      <w:r>
        <w:tab/>
      </w:r>
      <w:r>
        <w:tab/>
      </w:r>
      <w:r>
        <w:tab/>
        <w:t>//team</w:t>
      </w:r>
      <w:r>
        <w:rPr>
          <w:rFonts w:hint="eastAsia"/>
        </w:rPr>
        <w:t>表</w:t>
      </w:r>
      <w:r>
        <w:t>的</w:t>
      </w:r>
      <w:r>
        <w:rPr>
          <w:rFonts w:hint="eastAsia"/>
        </w:rPr>
        <w:t xml:space="preserve">id = </w:t>
      </w:r>
      <w:r>
        <w:t>user</w:t>
      </w:r>
      <w:r>
        <w:rPr>
          <w:rFonts w:hint="eastAsia"/>
        </w:rPr>
        <w:t>表</w:t>
      </w:r>
      <w:r>
        <w:t>的</w:t>
      </w:r>
      <w:r w:rsidR="006A18F4">
        <w:rPr>
          <w:rFonts w:hint="eastAsia"/>
        </w:rPr>
        <w:t>team_</w:t>
      </w:r>
      <w:r w:rsidR="006A18F4">
        <w:t>id</w:t>
      </w:r>
    </w:p>
    <w:p w:rsidR="0016205E" w:rsidRDefault="0016205E" w:rsidP="009C03FA">
      <w:r>
        <w:tab/>
      </w:r>
      <w:r>
        <w:tab/>
      </w:r>
      <w:r>
        <w:tab/>
        <w:t>Return $this-&gt;hasOne(Team::className(),</w:t>
      </w:r>
      <w:r w:rsidR="00035535">
        <w:t>[‘id’=&gt;’team_id’]</w:t>
      </w:r>
      <w:r>
        <w:t>);</w:t>
      </w:r>
    </w:p>
    <w:p w:rsidR="0016205E" w:rsidRDefault="0016205E" w:rsidP="0016205E">
      <w:pPr>
        <w:ind w:left="420" w:firstLine="420"/>
      </w:pPr>
      <w:r>
        <w:t>}</w:t>
      </w:r>
    </w:p>
    <w:p w:rsidR="0016205E" w:rsidRDefault="0016205E" w:rsidP="009C03FA">
      <w:r>
        <w:tab/>
      </w:r>
      <w:r>
        <w:tab/>
      </w:r>
    </w:p>
    <w:p w:rsidR="0016205E" w:rsidRDefault="0016205E" w:rsidP="009C03FA"/>
    <w:p w:rsidR="0016205E" w:rsidRDefault="0016205E" w:rsidP="009C03FA"/>
    <w:p w:rsidR="0016205E" w:rsidRDefault="0016205E" w:rsidP="009C03FA">
      <w:r>
        <w:t>E</w:t>
      </w:r>
      <w:r>
        <w:rPr>
          <w:rFonts w:hint="eastAsia"/>
        </w:rPr>
        <w:t>xp2</w:t>
      </w:r>
      <w:r>
        <w:t>:</w:t>
      </w:r>
      <w:r>
        <w:rPr>
          <w:rFonts w:hint="eastAsia"/>
        </w:rPr>
        <w:t>查询</w:t>
      </w:r>
      <w:r>
        <w:t>A</w:t>
      </w:r>
      <w:r>
        <w:t>组所有成员</w:t>
      </w:r>
      <w:r w:rsidR="00604DE8">
        <w:rPr>
          <w:rFonts w:hint="eastAsia"/>
        </w:rPr>
        <w:t>（</w:t>
      </w:r>
      <w:r w:rsidR="00604DE8">
        <w:rPr>
          <w:rFonts w:hint="eastAsia"/>
        </w:rPr>
        <w:t>1</w:t>
      </w:r>
      <w:r w:rsidR="00604DE8">
        <w:rPr>
          <w:rFonts w:hint="eastAsia"/>
        </w:rPr>
        <w:t>对</w:t>
      </w:r>
      <w:r w:rsidR="00604DE8">
        <w:t>多）</w:t>
      </w:r>
    </w:p>
    <w:p w:rsidR="00CE2309" w:rsidRDefault="00CE2309" w:rsidP="00CE2309">
      <w:r>
        <w:rPr>
          <w:rFonts w:hint="eastAsia"/>
        </w:rPr>
        <w:t>&lt;?php</w:t>
      </w:r>
    </w:p>
    <w:p w:rsidR="00CE2309" w:rsidRDefault="00CE2309" w:rsidP="00CE2309">
      <w:r>
        <w:t>Namespace app\controllers;</w:t>
      </w:r>
    </w:p>
    <w:p w:rsidR="00CE2309" w:rsidRDefault="00CE2309" w:rsidP="00CE2309">
      <w:r>
        <w:t>use yii\web\Controller;</w:t>
      </w:r>
      <w:r>
        <w:tab/>
      </w:r>
      <w:r>
        <w:tab/>
        <w:t>//</w:t>
      </w:r>
      <w:r>
        <w:rPr>
          <w:rFonts w:hint="eastAsia"/>
        </w:rPr>
        <w:t>控制</w:t>
      </w:r>
      <w:r>
        <w:t>器</w:t>
      </w:r>
    </w:p>
    <w:p w:rsidR="00CE2309" w:rsidRDefault="00CE2309" w:rsidP="00CE2309">
      <w:r>
        <w:t>Use yii\models\Team;</w:t>
      </w:r>
      <w:r>
        <w:tab/>
      </w:r>
      <w:r>
        <w:tab/>
        <w:t>//</w:t>
      </w:r>
      <w:r>
        <w:rPr>
          <w:rFonts w:hint="eastAsia"/>
        </w:rPr>
        <w:t>活动</w:t>
      </w:r>
      <w:r>
        <w:t>记录类</w:t>
      </w:r>
    </w:p>
    <w:p w:rsidR="00CE2309" w:rsidRDefault="00CE2309" w:rsidP="00CE2309">
      <w:r>
        <w:t>C</w:t>
      </w:r>
      <w:r>
        <w:rPr>
          <w:rFonts w:hint="eastAsia"/>
        </w:rPr>
        <w:t xml:space="preserve">lass </w:t>
      </w:r>
      <w:r>
        <w:t>Course117Controller extends Controller{</w:t>
      </w:r>
    </w:p>
    <w:p w:rsidR="00CE2309" w:rsidRDefault="00CE2309" w:rsidP="00CE2309">
      <w:r>
        <w:tab/>
        <w:t>Public function actionIndex(){</w:t>
      </w:r>
    </w:p>
    <w:p w:rsidR="00CE2309" w:rsidRDefault="00CE2309" w:rsidP="00CE2309">
      <w:r>
        <w:tab/>
      </w:r>
      <w:r>
        <w:tab/>
        <w:t xml:space="preserve">$model = </w:t>
      </w:r>
      <w:r w:rsidR="00EA34F3">
        <w:t>Team</w:t>
      </w:r>
      <w:r>
        <w:t>::findOne(1);</w:t>
      </w:r>
    </w:p>
    <w:p w:rsidR="00CE2309" w:rsidRDefault="00CE2309" w:rsidP="00CE2309">
      <w:r>
        <w:tab/>
      </w:r>
      <w:r>
        <w:tab/>
        <w:t>V</w:t>
      </w:r>
      <w:r>
        <w:rPr>
          <w:rFonts w:hint="eastAsia"/>
        </w:rPr>
        <w:t>ar_</w:t>
      </w:r>
      <w:r>
        <w:t xml:space="preserve">dump($model -&gt; </w:t>
      </w:r>
      <w:r w:rsidR="00EA34F3">
        <w:t>user</w:t>
      </w:r>
      <w:r>
        <w:t>);</w:t>
      </w:r>
      <w:r>
        <w:tab/>
      </w:r>
      <w:r>
        <w:tab/>
      </w:r>
      <w:r>
        <w:tab/>
        <w:t>//</w:t>
      </w:r>
      <w:r>
        <w:rPr>
          <w:rFonts w:hint="eastAsia"/>
        </w:rPr>
        <w:t>访问</w:t>
      </w:r>
      <w:r>
        <w:rPr>
          <w:rFonts w:hint="eastAsia"/>
        </w:rPr>
        <w:t>team</w:t>
      </w:r>
      <w:r>
        <w:rPr>
          <w:rFonts w:hint="eastAsia"/>
        </w:rPr>
        <w:t>表</w:t>
      </w:r>
      <w:r>
        <w:t>就像访问</w:t>
      </w:r>
      <w:r>
        <w:rPr>
          <w:rFonts w:hint="eastAsia"/>
        </w:rPr>
        <w:t>user</w:t>
      </w:r>
      <w:r>
        <w:rPr>
          <w:rFonts w:hint="eastAsia"/>
        </w:rPr>
        <w:t>表</w:t>
      </w:r>
      <w:r>
        <w:t>的一个属性</w:t>
      </w:r>
    </w:p>
    <w:p w:rsidR="00CE2309" w:rsidRDefault="00CE2309" w:rsidP="00CE2309">
      <w:pPr>
        <w:ind w:left="420" w:firstLine="420"/>
      </w:pPr>
      <w:r>
        <w:t>Echo $model-&gt;</w:t>
      </w:r>
      <w:r w:rsidR="00EA34F3">
        <w:t>user</w:t>
      </w:r>
      <w:r>
        <w:t>-&gt;</w:t>
      </w:r>
      <w:r w:rsidR="00EA34F3">
        <w:t>username</w:t>
      </w:r>
      <w:r>
        <w:t>;</w:t>
      </w:r>
      <w:r>
        <w:tab/>
      </w:r>
      <w:r>
        <w:tab/>
      </w:r>
      <w:r>
        <w:tab/>
      </w:r>
    </w:p>
    <w:p w:rsidR="00CE2309" w:rsidRDefault="00CE2309" w:rsidP="00CE2309">
      <w:r>
        <w:tab/>
        <w:t>}</w:t>
      </w:r>
    </w:p>
    <w:p w:rsidR="00CE2309" w:rsidRDefault="00CE2309" w:rsidP="00CE2309">
      <w:r>
        <w:t>}</w:t>
      </w:r>
    </w:p>
    <w:p w:rsidR="0016205E" w:rsidRDefault="0016205E" w:rsidP="009C03FA"/>
    <w:p w:rsidR="00D80617" w:rsidRDefault="00D80617" w:rsidP="00D80617">
      <w:r>
        <w:rPr>
          <w:rFonts w:hint="eastAsia"/>
        </w:rPr>
        <w:t>注</w:t>
      </w:r>
      <w:r>
        <w:t>：</w:t>
      </w:r>
      <w:r>
        <w:rPr>
          <w:rFonts w:hint="eastAsia"/>
        </w:rPr>
        <w:t>1</w:t>
      </w:r>
      <w:r>
        <w:rPr>
          <w:rFonts w:hint="eastAsia"/>
        </w:rPr>
        <w:t>、在活动</w:t>
      </w:r>
      <w:r>
        <w:t>记录中以</w:t>
      </w:r>
      <w:r>
        <w:rPr>
          <w:rFonts w:hint="eastAsia"/>
        </w:rPr>
        <w:t>has</w:t>
      </w:r>
      <w:r>
        <w:t>Many</w:t>
      </w:r>
      <w:r>
        <w:rPr>
          <w:rFonts w:hint="eastAsia"/>
        </w:rPr>
        <w:t>()</w:t>
      </w:r>
      <w:r>
        <w:rPr>
          <w:rFonts w:hint="eastAsia"/>
        </w:rPr>
        <w:t>表</w:t>
      </w:r>
      <w:r>
        <w:t>示</w:t>
      </w:r>
      <w:r>
        <w:rPr>
          <w:rFonts w:hint="eastAsia"/>
        </w:rPr>
        <w:t>1</w:t>
      </w:r>
      <w:r>
        <w:rPr>
          <w:rFonts w:hint="eastAsia"/>
        </w:rPr>
        <w:t>对多的</w:t>
      </w:r>
      <w:r>
        <w:t>连表查询</w:t>
      </w:r>
    </w:p>
    <w:p w:rsidR="00D80617" w:rsidRDefault="00D80617" w:rsidP="00D80617">
      <w:r>
        <w:tab/>
        <w:t>2</w:t>
      </w:r>
      <w:r>
        <w:rPr>
          <w:rFonts w:hint="eastAsia"/>
        </w:rPr>
        <w:t>、</w:t>
      </w:r>
      <w:r>
        <w:t>必须</w:t>
      </w:r>
      <w:r>
        <w:rPr>
          <w:rFonts w:hint="eastAsia"/>
        </w:rPr>
        <w:t>在</w:t>
      </w:r>
      <w:r>
        <w:rPr>
          <w:rFonts w:hint="eastAsia"/>
        </w:rPr>
        <w:t>team</w:t>
      </w:r>
      <w:r>
        <w:t>表对象的类中定义</w:t>
      </w:r>
      <w:r>
        <w:rPr>
          <w:rFonts w:hint="eastAsia"/>
        </w:rPr>
        <w:t>表与</w:t>
      </w:r>
      <w:r>
        <w:t>表连接之间的关联关系</w:t>
      </w:r>
      <w:r>
        <w:rPr>
          <w:rFonts w:hint="eastAsia"/>
        </w:rPr>
        <w:t>(</w:t>
      </w:r>
      <w:r>
        <w:rPr>
          <w:rFonts w:hint="eastAsia"/>
        </w:rPr>
        <w:t>用</w:t>
      </w:r>
      <w:r>
        <w:rPr>
          <w:rFonts w:hint="eastAsia"/>
        </w:rPr>
        <w:t>getter()</w:t>
      </w:r>
      <w:r>
        <w:rPr>
          <w:rFonts w:hint="eastAsia"/>
        </w:rPr>
        <w:t>方法</w:t>
      </w:r>
      <w:r>
        <w:t>表示</w:t>
      </w:r>
      <w:r>
        <w:rPr>
          <w:rFonts w:hint="eastAsia"/>
        </w:rPr>
        <w:t>)</w:t>
      </w:r>
      <w:r>
        <w:rPr>
          <w:rFonts w:hint="eastAsia"/>
        </w:rPr>
        <w:t>，</w:t>
      </w:r>
      <w:r>
        <w:t>如：</w:t>
      </w:r>
    </w:p>
    <w:p w:rsidR="00D80617" w:rsidRDefault="00D80617" w:rsidP="00D80617">
      <w:r>
        <w:tab/>
      </w:r>
      <w:r>
        <w:tab/>
        <w:t>P</w:t>
      </w:r>
      <w:r>
        <w:rPr>
          <w:rFonts w:hint="eastAsia"/>
        </w:rPr>
        <w:t xml:space="preserve">ublic </w:t>
      </w:r>
      <w:r w:rsidR="00CE2309">
        <w:t>function getUser</w:t>
      </w:r>
      <w:r>
        <w:t>(){</w:t>
      </w:r>
    </w:p>
    <w:p w:rsidR="00D80617" w:rsidRDefault="00CE2309" w:rsidP="00D80617">
      <w:r>
        <w:tab/>
      </w:r>
      <w:r>
        <w:tab/>
      </w:r>
      <w:r>
        <w:tab/>
        <w:t>//user</w:t>
      </w:r>
      <w:r w:rsidR="00D80617">
        <w:rPr>
          <w:rFonts w:hint="eastAsia"/>
        </w:rPr>
        <w:t>表</w:t>
      </w:r>
      <w:r w:rsidR="00D80617">
        <w:t>的</w:t>
      </w:r>
      <w:r>
        <w:rPr>
          <w:rFonts w:hint="eastAsia"/>
        </w:rPr>
        <w:t>team_</w:t>
      </w:r>
      <w:r w:rsidR="00D80617">
        <w:rPr>
          <w:rFonts w:hint="eastAsia"/>
        </w:rPr>
        <w:t xml:space="preserve">id = </w:t>
      </w:r>
      <w:r>
        <w:t>team</w:t>
      </w:r>
      <w:r w:rsidR="00D80617">
        <w:rPr>
          <w:rFonts w:hint="eastAsia"/>
        </w:rPr>
        <w:t>表</w:t>
      </w:r>
      <w:r w:rsidR="00D80617">
        <w:t>的</w:t>
      </w:r>
      <w:r w:rsidR="00D80617">
        <w:rPr>
          <w:rFonts w:hint="eastAsia"/>
        </w:rPr>
        <w:t>di</w:t>
      </w:r>
    </w:p>
    <w:p w:rsidR="00D80617" w:rsidRDefault="00D80617" w:rsidP="00D80617">
      <w:r>
        <w:tab/>
      </w:r>
      <w:r>
        <w:tab/>
      </w:r>
      <w:r>
        <w:tab/>
        <w:t xml:space="preserve">Return </w:t>
      </w:r>
      <w:r w:rsidR="00031587">
        <w:t>$this-&gt;hasMany</w:t>
      </w:r>
      <w:r>
        <w:t>(</w:t>
      </w:r>
      <w:r w:rsidR="00031587">
        <w:t>User</w:t>
      </w:r>
      <w:r>
        <w:t>::className(),[‘</w:t>
      </w:r>
      <w:r w:rsidR="00031587">
        <w:t>team_</w:t>
      </w:r>
      <w:r>
        <w:t>id’=&gt;’</w:t>
      </w:r>
      <w:r w:rsidR="00031587">
        <w:t xml:space="preserve"> </w:t>
      </w:r>
      <w:r>
        <w:t>id’]);</w:t>
      </w:r>
    </w:p>
    <w:p w:rsidR="00D80617" w:rsidRDefault="00D80617" w:rsidP="00D80617">
      <w:pPr>
        <w:ind w:left="420" w:firstLine="420"/>
      </w:pPr>
      <w:r>
        <w:t>}</w:t>
      </w:r>
    </w:p>
    <w:p w:rsidR="00067193" w:rsidRDefault="00067193" w:rsidP="00067193">
      <w:r>
        <w:tab/>
        <w:t>3</w:t>
      </w:r>
      <w:r>
        <w:rPr>
          <w:rFonts w:hint="eastAsia"/>
        </w:rPr>
        <w:t>、</w:t>
      </w:r>
      <w:r>
        <w:rPr>
          <w:rFonts w:hint="eastAsia"/>
        </w:rPr>
        <w:t>hasMany(),hasOne()</w:t>
      </w:r>
      <w:r>
        <w:rPr>
          <w:rFonts w:hint="eastAsia"/>
        </w:rPr>
        <w:t>返回</w:t>
      </w:r>
      <w:r>
        <w:t>的是一个</w:t>
      </w:r>
      <w:r>
        <w:rPr>
          <w:rFonts w:hint="eastAsia"/>
        </w:rPr>
        <w:t>query</w:t>
      </w:r>
      <w:r>
        <w:rPr>
          <w:rFonts w:hint="eastAsia"/>
        </w:rPr>
        <w:t>对象</w:t>
      </w:r>
      <w:r>
        <w:t>，详述</w:t>
      </w:r>
      <w:r>
        <w:rPr>
          <w:rFonts w:hint="eastAsia"/>
        </w:rPr>
        <w:t>如下</w:t>
      </w:r>
      <w:r>
        <w:t>：</w:t>
      </w:r>
    </w:p>
    <w:p w:rsidR="00067193" w:rsidRDefault="00067193" w:rsidP="00067193">
      <w:pPr>
        <w:ind w:left="420" w:firstLine="420"/>
      </w:pPr>
      <w:r>
        <w:rPr>
          <w:rFonts w:hint="eastAsia"/>
        </w:rPr>
        <w:t>在这</w:t>
      </w:r>
      <w:r>
        <w:t>里</w:t>
      </w:r>
      <w:r>
        <w:t>Query</w:t>
      </w:r>
      <w:r>
        <w:rPr>
          <w:rFonts w:hint="eastAsia"/>
        </w:rPr>
        <w:t>类</w:t>
      </w:r>
      <w:r>
        <w:t>的所有</w:t>
      </w:r>
      <w:r>
        <w:rPr>
          <w:rFonts w:hint="eastAsia"/>
        </w:rPr>
        <w:t>方法</w:t>
      </w:r>
      <w:r>
        <w:t>都</w:t>
      </w:r>
      <w:r>
        <w:rPr>
          <w:rFonts w:hint="eastAsia"/>
        </w:rPr>
        <w:t>可</w:t>
      </w:r>
      <w:r>
        <w:t>用</w:t>
      </w:r>
    </w:p>
    <w:p w:rsidR="00582923" w:rsidRDefault="00582923" w:rsidP="00067193">
      <w:pPr>
        <w:ind w:left="420" w:firstLine="420"/>
      </w:pPr>
      <w:r>
        <w:t>Return $this-&gt;hasMany(User::className(),[‘team_id’=&gt;’ id’]) -&gt;count();</w:t>
      </w:r>
      <w:r>
        <w:tab/>
      </w:r>
      <w:r>
        <w:tab/>
        <w:t>//</w:t>
      </w:r>
      <w:r>
        <w:rPr>
          <w:rFonts w:hint="eastAsia"/>
        </w:rPr>
        <w:t>统计</w:t>
      </w:r>
      <w:r>
        <w:t>了有多少</w:t>
      </w:r>
      <w:r>
        <w:rPr>
          <w:rFonts w:hint="eastAsia"/>
        </w:rPr>
        <w:t>人</w:t>
      </w:r>
    </w:p>
    <w:p w:rsidR="005120D7" w:rsidRDefault="005120D7" w:rsidP="00067193">
      <w:pPr>
        <w:ind w:left="420" w:firstLine="420"/>
      </w:pPr>
      <w:r>
        <w:t xml:space="preserve">Return $this-&gt;hasMany(User::className(),[‘team_id’=&gt;’ id’]) </w:t>
      </w:r>
      <w:r>
        <w:rPr>
          <w:rFonts w:hint="eastAsia"/>
        </w:rPr>
        <w:t>-&gt;</w:t>
      </w:r>
      <w:r>
        <w:t xml:space="preserve"> where([‘id’=&gt;16414]); //</w:t>
      </w:r>
      <w:r>
        <w:rPr>
          <w:rFonts w:hint="eastAsia"/>
        </w:rPr>
        <w:t>只</w:t>
      </w:r>
      <w:r>
        <w:t>返回</w:t>
      </w:r>
      <w:r>
        <w:rPr>
          <w:rFonts w:hint="eastAsia"/>
        </w:rPr>
        <w:t>id=6414</w:t>
      </w:r>
      <w:r>
        <w:rPr>
          <w:rFonts w:hint="eastAsia"/>
        </w:rPr>
        <w:t>的</w:t>
      </w:r>
      <w:r>
        <w:t>记录</w:t>
      </w:r>
      <w:r>
        <w:t xml:space="preserve"> </w:t>
      </w:r>
    </w:p>
    <w:p w:rsidR="00743D14" w:rsidRDefault="00743D14" w:rsidP="00067193">
      <w:pPr>
        <w:ind w:left="420" w:firstLine="420"/>
      </w:pPr>
      <w:r>
        <w:rPr>
          <w:rFonts w:hint="eastAsia"/>
        </w:rPr>
        <w:t>其实</w:t>
      </w:r>
      <w:r>
        <w:t>hasMany(User::className(),[‘team_id’=&gt;’ id’])</w:t>
      </w:r>
      <w:r>
        <w:rPr>
          <w:rFonts w:hint="eastAsia"/>
        </w:rPr>
        <w:t>已经</w:t>
      </w:r>
      <w:r>
        <w:t>返回</w:t>
      </w:r>
      <w:r>
        <w:rPr>
          <w:rFonts w:hint="eastAsia"/>
        </w:rPr>
        <w:t>user</w:t>
      </w:r>
      <w:r>
        <w:rPr>
          <w:rFonts w:hint="eastAsia"/>
        </w:rPr>
        <w:t>的</w:t>
      </w:r>
      <w:r>
        <w:t>结果集</w:t>
      </w:r>
      <w:r>
        <w:rPr>
          <w:rFonts w:hint="eastAsia"/>
        </w:rPr>
        <w:t>，</w:t>
      </w:r>
      <w:r>
        <w:t>后面的子查询是对该结果集的</w:t>
      </w:r>
    </w:p>
    <w:p w:rsidR="00743D14" w:rsidRDefault="00743D14" w:rsidP="00067193">
      <w:pPr>
        <w:ind w:left="420" w:firstLine="420"/>
      </w:pPr>
      <w:r>
        <w:rPr>
          <w:rFonts w:hint="eastAsia"/>
        </w:rPr>
        <w:t>进</w:t>
      </w:r>
      <w:r>
        <w:t>一步</w:t>
      </w:r>
      <w:r>
        <w:rPr>
          <w:rFonts w:hint="eastAsia"/>
        </w:rPr>
        <w:t>操作</w:t>
      </w:r>
      <w:r>
        <w:t>。</w:t>
      </w:r>
      <w:r w:rsidR="000954B5">
        <w:rPr>
          <w:rFonts w:hint="eastAsia"/>
        </w:rPr>
        <w:t>同</w:t>
      </w:r>
      <w:r w:rsidR="000954B5">
        <w:t>理</w:t>
      </w:r>
      <w:r w:rsidR="000954B5">
        <w:rPr>
          <w:rFonts w:hint="eastAsia"/>
        </w:rPr>
        <w:t>又</w:t>
      </w:r>
      <w:r w:rsidR="000954B5">
        <w:t>如：</w:t>
      </w:r>
    </w:p>
    <w:p w:rsidR="000954B5" w:rsidRDefault="000954B5" w:rsidP="00067193">
      <w:pPr>
        <w:ind w:left="420" w:firstLine="420"/>
      </w:pPr>
      <w:r>
        <w:t xml:space="preserve">Return $this-&gt;hasMany(User::className(),[‘team_id’=&gt;’ id’]) </w:t>
      </w:r>
      <w:r>
        <w:rPr>
          <w:rFonts w:hint="eastAsia"/>
        </w:rPr>
        <w:t>-&gt;</w:t>
      </w:r>
      <w:r>
        <w:t xml:space="preserve"> orderBy([‘id’=&gt;SORT_DESC]);</w:t>
      </w:r>
      <w:r w:rsidR="003A2D4E">
        <w:tab/>
        <w:t>//</w:t>
      </w:r>
      <w:r w:rsidR="003A2D4E">
        <w:rPr>
          <w:rFonts w:hint="eastAsia"/>
        </w:rPr>
        <w:t>排序</w:t>
      </w:r>
      <w:r w:rsidR="003A2D4E">
        <w:t>后返回</w:t>
      </w:r>
    </w:p>
    <w:p w:rsidR="003A2D4E" w:rsidRDefault="003A2D4E" w:rsidP="003A2D4E">
      <w:pPr>
        <w:ind w:left="420" w:firstLine="420"/>
      </w:pPr>
      <w:r>
        <w:t xml:space="preserve">Return $this-&gt;hasMany(User::className(),[‘team_id’=&gt;’ id’]) </w:t>
      </w:r>
      <w:r>
        <w:rPr>
          <w:rFonts w:hint="eastAsia"/>
        </w:rPr>
        <w:t>-&gt;</w:t>
      </w:r>
      <w:r>
        <w:t xml:space="preserve"> limit(1);</w:t>
      </w:r>
      <w:r>
        <w:tab/>
      </w:r>
      <w:r>
        <w:tab/>
      </w:r>
    </w:p>
    <w:p w:rsidR="003A2D4E" w:rsidRDefault="003A2D4E" w:rsidP="00067193">
      <w:pPr>
        <w:ind w:left="420" w:firstLine="420"/>
      </w:pPr>
    </w:p>
    <w:p w:rsidR="00067193" w:rsidRDefault="00067193" w:rsidP="009C03FA"/>
    <w:p w:rsidR="003A2D4E" w:rsidRDefault="002D6B92" w:rsidP="002D6B92">
      <w:pPr>
        <w:outlineLvl w:val="1"/>
      </w:pPr>
      <w:r>
        <w:rPr>
          <w:rFonts w:hint="eastAsia"/>
          <w:highlight w:val="lightGray"/>
        </w:rPr>
        <w:t>AR</w:t>
      </w:r>
      <w:r>
        <w:rPr>
          <w:rFonts w:hint="eastAsia"/>
          <w:highlight w:val="lightGray"/>
        </w:rPr>
        <w:t>与</w:t>
      </w:r>
      <w:r w:rsidR="003A2D4E" w:rsidRPr="003A2D4E">
        <w:rPr>
          <w:rFonts w:hint="eastAsia"/>
          <w:highlight w:val="lightGray"/>
        </w:rPr>
        <w:t>自</w:t>
      </w:r>
      <w:r w:rsidR="003A2D4E" w:rsidRPr="003A2D4E">
        <w:rPr>
          <w:highlight w:val="lightGray"/>
        </w:rPr>
        <w:t>定义</w:t>
      </w:r>
      <w:r w:rsidR="003A2D4E" w:rsidRPr="003A2D4E">
        <w:rPr>
          <w:rFonts w:hint="eastAsia"/>
          <w:highlight w:val="lightGray"/>
        </w:rPr>
        <w:t>Model</w:t>
      </w:r>
      <w:r>
        <w:rPr>
          <w:rFonts w:hint="eastAsia"/>
        </w:rPr>
        <w:t>的</w:t>
      </w:r>
      <w:r>
        <w:t>关系</w:t>
      </w:r>
    </w:p>
    <w:p w:rsidR="00BB22C9" w:rsidRDefault="003A2D4E" w:rsidP="009C03FA">
      <w:r>
        <w:rPr>
          <w:rFonts w:hint="eastAsia"/>
        </w:rPr>
        <w:t>在</w:t>
      </w:r>
      <w:r>
        <w:t>上述的</w:t>
      </w:r>
      <w:r w:rsidR="00854F2C">
        <w:t>model</w:t>
      </w:r>
      <w:r>
        <w:rPr>
          <w:rFonts w:hint="eastAsia"/>
        </w:rPr>
        <w:t>中</w:t>
      </w:r>
      <w:r>
        <w:t>诸</w:t>
      </w:r>
      <w:r>
        <w:rPr>
          <w:rFonts w:hint="eastAsia"/>
        </w:rPr>
        <w:t>例</w:t>
      </w:r>
      <w:r>
        <w:t>，</w:t>
      </w:r>
      <w:r w:rsidR="00854F2C">
        <w:t>model</w:t>
      </w:r>
      <w:r>
        <w:rPr>
          <w:rFonts w:hint="eastAsia"/>
        </w:rPr>
        <w:t>继承</w:t>
      </w:r>
      <w:r>
        <w:t>了</w:t>
      </w:r>
      <w:r>
        <w:t>AR</w:t>
      </w:r>
      <w:r>
        <w:t>类以实现操作表的能力。在实际</w:t>
      </w:r>
      <w:r>
        <w:rPr>
          <w:rFonts w:hint="eastAsia"/>
        </w:rPr>
        <w:t>开</w:t>
      </w:r>
      <w:r>
        <w:t>发中，</w:t>
      </w:r>
      <w:r>
        <w:rPr>
          <w:rFonts w:hint="eastAsia"/>
        </w:rPr>
        <w:t>很多</w:t>
      </w:r>
      <w:r w:rsidR="00854F2C">
        <w:t>model</w:t>
      </w:r>
      <w:r>
        <w:rPr>
          <w:rFonts w:hint="eastAsia"/>
        </w:rPr>
        <w:t>不需要继承</w:t>
      </w:r>
      <w:r>
        <w:rPr>
          <w:rFonts w:hint="eastAsia"/>
        </w:rPr>
        <w:t>AR,</w:t>
      </w:r>
      <w:r>
        <w:rPr>
          <w:rFonts w:hint="eastAsia"/>
        </w:rPr>
        <w:t>我</w:t>
      </w:r>
      <w:r>
        <w:t>们可以自定义这样的</w:t>
      </w:r>
      <w:r w:rsidR="00854F2C">
        <w:t>model</w:t>
      </w:r>
      <w:r>
        <w:rPr>
          <w:rFonts w:hint="eastAsia"/>
        </w:rPr>
        <w:t>来</w:t>
      </w:r>
      <w:r>
        <w:t>处理</w:t>
      </w:r>
      <w:r>
        <w:rPr>
          <w:rFonts w:hint="eastAsia"/>
        </w:rPr>
        <w:t>逻辑</w:t>
      </w:r>
      <w:r w:rsidR="00793CD0">
        <w:rPr>
          <w:rFonts w:hint="eastAsia"/>
        </w:rPr>
        <w:t>业务，</w:t>
      </w:r>
      <w:r w:rsidR="00793CD0">
        <w:t>这样的</w:t>
      </w:r>
      <w:r w:rsidR="00854F2C">
        <w:t>model</w:t>
      </w:r>
      <w:r w:rsidR="00793CD0">
        <w:rPr>
          <w:rFonts w:hint="eastAsia"/>
        </w:rPr>
        <w:t>我</w:t>
      </w:r>
      <w:r w:rsidR="00793CD0">
        <w:t>们</w:t>
      </w:r>
      <w:r w:rsidR="00793CD0">
        <w:rPr>
          <w:rFonts w:hint="eastAsia"/>
        </w:rPr>
        <w:t>需要</w:t>
      </w:r>
      <w:r w:rsidR="00793CD0">
        <w:t>让它继承</w:t>
      </w:r>
      <w:r w:rsidR="00793CD0">
        <w:rPr>
          <w:rFonts w:hint="eastAsia"/>
        </w:rPr>
        <w:t>yii\base\Model</w:t>
      </w:r>
      <w:r w:rsidR="00793CD0">
        <w:rPr>
          <w:rFonts w:hint="eastAsia"/>
        </w:rPr>
        <w:t>。</w:t>
      </w:r>
    </w:p>
    <w:p w:rsidR="00854F2C" w:rsidRDefault="00854F2C" w:rsidP="009C03FA">
      <w:r>
        <w:rPr>
          <w:rFonts w:hint="eastAsia"/>
        </w:rPr>
        <w:t>总</w:t>
      </w:r>
      <w:r>
        <w:t>述</w:t>
      </w:r>
      <w:r>
        <w:t>:</w:t>
      </w:r>
      <w:r>
        <w:rPr>
          <w:rFonts w:hint="eastAsia"/>
        </w:rPr>
        <w:t>无论是</w:t>
      </w:r>
      <w:r>
        <w:t>自定义</w:t>
      </w:r>
      <w:r>
        <w:rPr>
          <w:rFonts w:hint="eastAsia"/>
        </w:rPr>
        <w:t>model</w:t>
      </w:r>
      <w:r>
        <w:t>类还是继承了</w:t>
      </w:r>
      <w:r>
        <w:rPr>
          <w:rFonts w:hint="eastAsia"/>
        </w:rPr>
        <w:t>AR</w:t>
      </w:r>
      <w:r>
        <w:rPr>
          <w:rFonts w:hint="eastAsia"/>
        </w:rPr>
        <w:t>类</w:t>
      </w:r>
      <w:r>
        <w:t>的</w:t>
      </w:r>
      <w:r>
        <w:rPr>
          <w:rFonts w:hint="eastAsia"/>
        </w:rPr>
        <w:t>model</w:t>
      </w:r>
      <w:r>
        <w:rPr>
          <w:rFonts w:hint="eastAsia"/>
        </w:rPr>
        <w:t>类</w:t>
      </w:r>
      <w:r>
        <w:t>，它们都</w:t>
      </w:r>
      <w:r>
        <w:rPr>
          <w:rFonts w:hint="eastAsia"/>
        </w:rPr>
        <w:t>继承</w:t>
      </w:r>
      <w:r>
        <w:t>了</w:t>
      </w:r>
      <w:r>
        <w:rPr>
          <w:rFonts w:hint="eastAsia"/>
        </w:rPr>
        <w:t>yii\base\Model</w:t>
      </w:r>
      <w:r>
        <w:rPr>
          <w:rFonts w:hint="eastAsia"/>
        </w:rPr>
        <w:t>。</w:t>
      </w:r>
    </w:p>
    <w:p w:rsidR="00854F2C" w:rsidRDefault="00854F2C" w:rsidP="009C03FA"/>
    <w:p w:rsidR="00854F2C" w:rsidRDefault="00854F2C" w:rsidP="009C03FA"/>
    <w:p w:rsidR="00A1280F" w:rsidRDefault="00A1280F" w:rsidP="00672670">
      <w:pPr>
        <w:outlineLvl w:val="0"/>
      </w:pPr>
      <w:r w:rsidRPr="00A1280F">
        <w:rPr>
          <w:rFonts w:hint="eastAsia"/>
          <w:highlight w:val="lightGray"/>
        </w:rPr>
        <w:t>验证</w:t>
      </w:r>
      <w:r w:rsidRPr="00A1280F">
        <w:rPr>
          <w:highlight w:val="lightGray"/>
        </w:rPr>
        <w:t>中的场景</w:t>
      </w:r>
    </w:p>
    <w:p w:rsidR="00915F51" w:rsidRDefault="00915F51" w:rsidP="00672670">
      <w:pPr>
        <w:outlineLvl w:val="1"/>
      </w:pPr>
      <w:r>
        <w:rPr>
          <w:rFonts w:hint="eastAsia"/>
        </w:rPr>
        <w:t>一</w:t>
      </w:r>
      <w:r>
        <w:t>、</w:t>
      </w:r>
      <w:r>
        <w:rPr>
          <w:rFonts w:hint="eastAsia"/>
        </w:rPr>
        <w:t>设置</w:t>
      </w:r>
      <w:r>
        <w:t>场景</w:t>
      </w:r>
    </w:p>
    <w:p w:rsidR="00A1280F" w:rsidRDefault="00A1280F" w:rsidP="009C03FA">
      <w:r>
        <w:t>R</w:t>
      </w:r>
      <w:r>
        <w:rPr>
          <w:rFonts w:hint="eastAsia"/>
        </w:rPr>
        <w:t>ules[]</w:t>
      </w:r>
      <w:r>
        <w:rPr>
          <w:rFonts w:hint="eastAsia"/>
        </w:rPr>
        <w:t>的</w:t>
      </w:r>
      <w:r>
        <w:t>使用，本身是分场景</w:t>
      </w:r>
      <w:r>
        <w:rPr>
          <w:rFonts w:hint="eastAsia"/>
        </w:rPr>
        <w:t>的</w:t>
      </w:r>
      <w:r>
        <w:t>。不同场景下所验证的内容</w:t>
      </w:r>
      <w:r>
        <w:rPr>
          <w:rFonts w:hint="eastAsia"/>
        </w:rPr>
        <w:t>不</w:t>
      </w:r>
      <w:r>
        <w:t>一样</w:t>
      </w:r>
      <w:r w:rsidR="00D034D1">
        <w:rPr>
          <w:rFonts w:hint="eastAsia"/>
        </w:rPr>
        <w:t>。如</w:t>
      </w:r>
      <w:r>
        <w:rPr>
          <w:rFonts w:hint="eastAsia"/>
        </w:rPr>
        <w:t>loginForm model</w:t>
      </w:r>
      <w:r>
        <w:rPr>
          <w:rFonts w:hint="eastAsia"/>
        </w:rPr>
        <w:t>在</w:t>
      </w:r>
      <w:r>
        <w:t>登录</w:t>
      </w:r>
      <w:r>
        <w:rPr>
          <w:rFonts w:hint="eastAsia"/>
        </w:rPr>
        <w:t>和</w:t>
      </w:r>
      <w:r w:rsidR="00617A9D">
        <w:t>注册</w:t>
      </w:r>
      <w:r>
        <w:t>所验证的</w:t>
      </w:r>
      <w:r>
        <w:rPr>
          <w:rFonts w:hint="eastAsia"/>
        </w:rPr>
        <w:t>字</w:t>
      </w:r>
      <w:r>
        <w:t>段内容是不一样的。</w:t>
      </w:r>
    </w:p>
    <w:p w:rsidR="00A1280F" w:rsidRDefault="00A1280F" w:rsidP="009C03FA">
      <w:r>
        <w:t>E</w:t>
      </w:r>
      <w:r>
        <w:rPr>
          <w:rFonts w:hint="eastAsia"/>
        </w:rPr>
        <w:t>xp1</w:t>
      </w:r>
      <w:r>
        <w:t>_1:</w:t>
      </w:r>
      <w:r>
        <w:rPr>
          <w:rFonts w:hint="eastAsia"/>
        </w:rPr>
        <w:t>注册</w:t>
      </w:r>
      <w:r>
        <w:t>时</w:t>
      </w:r>
      <w:r>
        <w:rPr>
          <w:rFonts w:hint="eastAsia"/>
        </w:rPr>
        <w:t>所</w:t>
      </w:r>
      <w:r>
        <w:t>用字段</w:t>
      </w:r>
      <w:r>
        <w:rPr>
          <w:rFonts w:hint="eastAsia"/>
        </w:rPr>
        <w:t>和登录</w:t>
      </w:r>
      <w:r>
        <w:t>时用字段</w:t>
      </w:r>
    </w:p>
    <w:p w:rsidR="00A1280F" w:rsidRDefault="00A1280F" w:rsidP="009C03FA">
      <w:r>
        <w:t>P</w:t>
      </w:r>
      <w:r>
        <w:rPr>
          <w:rFonts w:hint="eastAsia"/>
        </w:rPr>
        <w:t xml:space="preserve">ublic </w:t>
      </w:r>
      <w:r w:rsidR="00D034D1">
        <w:t>function ru</w:t>
      </w:r>
      <w:r>
        <w:t>les(){</w:t>
      </w:r>
    </w:p>
    <w:p w:rsidR="00A1280F" w:rsidRDefault="00A1280F" w:rsidP="009C03FA">
      <w:r>
        <w:tab/>
        <w:t>Return[</w:t>
      </w:r>
    </w:p>
    <w:p w:rsidR="00A1280F" w:rsidRDefault="00A1280F" w:rsidP="009C03FA">
      <w:r>
        <w:tab/>
      </w:r>
      <w:r>
        <w:tab/>
        <w:t>[[‘username’,’password’,’province’],’required]</w:t>
      </w:r>
    </w:p>
    <w:p w:rsidR="00A1280F" w:rsidRDefault="00A1280F" w:rsidP="00A1280F">
      <w:pPr>
        <w:ind w:firstLine="420"/>
      </w:pPr>
      <w:r>
        <w:t>]</w:t>
      </w:r>
    </w:p>
    <w:p w:rsidR="00A1280F" w:rsidRDefault="00A1280F" w:rsidP="009C03FA">
      <w:r>
        <w:t>}</w:t>
      </w:r>
    </w:p>
    <w:p w:rsidR="00A1280F" w:rsidRDefault="00A1280F" w:rsidP="00A1280F">
      <w:r>
        <w:t>E</w:t>
      </w:r>
      <w:r>
        <w:rPr>
          <w:rFonts w:hint="eastAsia"/>
        </w:rPr>
        <w:t>xp1</w:t>
      </w:r>
      <w:r>
        <w:t>_2:</w:t>
      </w:r>
      <w:r>
        <w:rPr>
          <w:rFonts w:hint="eastAsia"/>
        </w:rPr>
        <w:t>登录</w:t>
      </w:r>
      <w:r>
        <w:t>时用字段</w:t>
      </w:r>
    </w:p>
    <w:p w:rsidR="00A1280F" w:rsidRDefault="00A1280F" w:rsidP="00A1280F">
      <w:r>
        <w:t>P</w:t>
      </w:r>
      <w:r>
        <w:rPr>
          <w:rFonts w:hint="eastAsia"/>
        </w:rPr>
        <w:t xml:space="preserve">ublic </w:t>
      </w:r>
      <w:r>
        <w:t>function r</w:t>
      </w:r>
      <w:r w:rsidR="00D034D1">
        <w:t>u</w:t>
      </w:r>
      <w:r>
        <w:t>les(){</w:t>
      </w:r>
    </w:p>
    <w:p w:rsidR="00A1280F" w:rsidRDefault="00A1280F" w:rsidP="00A1280F">
      <w:r>
        <w:tab/>
        <w:t>Return[</w:t>
      </w:r>
    </w:p>
    <w:p w:rsidR="00A1280F" w:rsidRDefault="00A1280F" w:rsidP="00A1280F">
      <w:r>
        <w:tab/>
      </w:r>
      <w:r>
        <w:tab/>
        <w:t>[[‘username’,’password’],’required]</w:t>
      </w:r>
    </w:p>
    <w:p w:rsidR="00A1280F" w:rsidRDefault="00A1280F" w:rsidP="00A1280F">
      <w:pPr>
        <w:ind w:firstLine="420"/>
      </w:pPr>
      <w:r>
        <w:t>]</w:t>
      </w:r>
    </w:p>
    <w:p w:rsidR="00A1280F" w:rsidRDefault="00A1280F" w:rsidP="00A1280F">
      <w:r>
        <w:t>}</w:t>
      </w:r>
    </w:p>
    <w:p w:rsidR="002B0ABA" w:rsidRDefault="002B0ABA" w:rsidP="00A1280F">
      <w:r>
        <w:rPr>
          <w:rFonts w:hint="eastAsia"/>
        </w:rPr>
        <w:t>为</w:t>
      </w:r>
      <w:r>
        <w:t>了将两个</w:t>
      </w:r>
      <w:r>
        <w:rPr>
          <w:rFonts w:hint="eastAsia"/>
        </w:rPr>
        <w:t>类似</w:t>
      </w:r>
      <w:r>
        <w:t>的规则写</w:t>
      </w:r>
      <w:r>
        <w:rPr>
          <w:rFonts w:hint="eastAsia"/>
        </w:rPr>
        <w:t>到一</w:t>
      </w:r>
      <w:r>
        <w:t>个</w:t>
      </w:r>
      <w:r>
        <w:rPr>
          <w:rFonts w:hint="eastAsia"/>
        </w:rPr>
        <w:t>model</w:t>
      </w:r>
      <w:r>
        <w:rPr>
          <w:rFonts w:hint="eastAsia"/>
        </w:rPr>
        <w:t>中</w:t>
      </w:r>
      <w:r>
        <w:t>，</w:t>
      </w:r>
      <w:r>
        <w:rPr>
          <w:rFonts w:hint="eastAsia"/>
        </w:rPr>
        <w:t>需要将</w:t>
      </w:r>
      <w:r>
        <w:t>它们</w:t>
      </w:r>
      <w:r>
        <w:rPr>
          <w:rFonts w:hint="eastAsia"/>
        </w:rPr>
        <w:t>分别对待</w:t>
      </w:r>
      <w:r>
        <w:t>。</w:t>
      </w:r>
      <w:r w:rsidR="000A26E3">
        <w:rPr>
          <w:rFonts w:hint="eastAsia"/>
        </w:rPr>
        <w:t>于</w:t>
      </w:r>
      <w:r w:rsidR="000A26E3">
        <w:t>是引入</w:t>
      </w:r>
      <w:r w:rsidR="000A26E3">
        <w:rPr>
          <w:rFonts w:hint="eastAsia"/>
        </w:rPr>
        <w:t>了</w:t>
      </w:r>
      <w:r w:rsidR="000A26E3">
        <w:t>场景</w:t>
      </w:r>
      <w:r w:rsidR="000A26E3">
        <w:rPr>
          <w:rFonts w:hint="eastAsia"/>
        </w:rPr>
        <w:t>的</w:t>
      </w:r>
      <w:r w:rsidR="000A26E3">
        <w:t>概念</w:t>
      </w:r>
      <w:r w:rsidR="000A26E3">
        <w:rPr>
          <w:rFonts w:hint="eastAsia"/>
        </w:rPr>
        <w:t>s</w:t>
      </w:r>
      <w:r w:rsidR="000A26E3">
        <w:t>ecnarios()</w:t>
      </w:r>
    </w:p>
    <w:p w:rsidR="000A26E3" w:rsidRDefault="000A26E3" w:rsidP="00A1280F">
      <w:r>
        <w:rPr>
          <w:rFonts w:hint="eastAsia"/>
        </w:rPr>
        <w:t>重</w:t>
      </w:r>
      <w:r>
        <w:t>写</w:t>
      </w:r>
      <w:r>
        <w:rPr>
          <w:rFonts w:hint="eastAsia"/>
        </w:rPr>
        <w:t>scenarios()</w:t>
      </w:r>
      <w:r>
        <w:rPr>
          <w:rFonts w:hint="eastAsia"/>
        </w:rPr>
        <w:t>我</w:t>
      </w:r>
      <w:r>
        <w:t>们可以让系统在注册</w:t>
      </w:r>
      <w:r>
        <w:rPr>
          <w:rFonts w:hint="eastAsia"/>
        </w:rPr>
        <w:t>时</w:t>
      </w:r>
      <w:r>
        <w:t>使用</w:t>
      </w:r>
      <w:r>
        <w:t>E</w:t>
      </w:r>
      <w:r>
        <w:rPr>
          <w:rFonts w:hint="eastAsia"/>
        </w:rPr>
        <w:t>xp1</w:t>
      </w:r>
      <w:r>
        <w:t>_1</w:t>
      </w:r>
      <w:r>
        <w:rPr>
          <w:rFonts w:hint="eastAsia"/>
        </w:rPr>
        <w:t>中</w:t>
      </w:r>
      <w:r>
        <w:t>的验证规则，在登录</w:t>
      </w:r>
      <w:r>
        <w:rPr>
          <w:rFonts w:hint="eastAsia"/>
        </w:rPr>
        <w:t>时</w:t>
      </w:r>
      <w:r>
        <w:t>使用</w:t>
      </w:r>
      <w:r>
        <w:t>E</w:t>
      </w:r>
      <w:r>
        <w:rPr>
          <w:rFonts w:hint="eastAsia"/>
        </w:rPr>
        <w:t>xp1</w:t>
      </w:r>
      <w:r>
        <w:t>_2</w:t>
      </w:r>
      <w:r>
        <w:rPr>
          <w:rFonts w:hint="eastAsia"/>
        </w:rPr>
        <w:t>中</w:t>
      </w:r>
      <w:r>
        <w:t>的验证规则</w:t>
      </w:r>
      <w:r>
        <w:rPr>
          <w:rFonts w:hint="eastAsia"/>
        </w:rPr>
        <w:t>。</w:t>
      </w:r>
    </w:p>
    <w:p w:rsidR="000A26E3" w:rsidRDefault="000A26E3" w:rsidP="00A1280F">
      <w:r>
        <w:rPr>
          <w:rFonts w:hint="eastAsia"/>
        </w:rPr>
        <w:t>场景</w:t>
      </w:r>
      <w:r>
        <w:t>的设置</w:t>
      </w:r>
      <w:r>
        <w:rPr>
          <w:rFonts w:hint="eastAsia"/>
        </w:rPr>
        <w:t>我</w:t>
      </w:r>
      <w:r>
        <w:t>们可以通过</w:t>
      </w:r>
      <w:r>
        <w:rPr>
          <w:rFonts w:hint="eastAsia"/>
        </w:rPr>
        <w:t>两</w:t>
      </w:r>
      <w:r>
        <w:t>种方式实现：</w:t>
      </w:r>
    </w:p>
    <w:p w:rsidR="000A26E3" w:rsidRDefault="000A26E3" w:rsidP="00A1280F">
      <w:r>
        <w:rPr>
          <w:rFonts w:hint="eastAsia"/>
        </w:rPr>
        <w:t>方式一</w:t>
      </w:r>
      <w:r>
        <w:t>：</w:t>
      </w:r>
      <w:r w:rsidR="009273F6">
        <w:rPr>
          <w:rFonts w:hint="eastAsia"/>
        </w:rPr>
        <w:t>声明</w:t>
      </w:r>
      <w:r w:rsidR="009273F6">
        <w:t>使用场景</w:t>
      </w:r>
    </w:p>
    <w:p w:rsidR="000A26E3" w:rsidRDefault="000A26E3" w:rsidP="00A1280F">
      <w:r>
        <w:t>P</w:t>
      </w:r>
      <w:r>
        <w:rPr>
          <w:rFonts w:hint="eastAsia"/>
        </w:rPr>
        <w:t xml:space="preserve">ublic </w:t>
      </w:r>
      <w:r>
        <w:t>function rules(){</w:t>
      </w:r>
    </w:p>
    <w:p w:rsidR="000A26E3" w:rsidRDefault="000A26E3" w:rsidP="00A1280F">
      <w:r>
        <w:tab/>
        <w:t>Return[</w:t>
      </w:r>
    </w:p>
    <w:p w:rsidR="000A26E3" w:rsidRDefault="000A26E3" w:rsidP="000A26E3">
      <w:pPr>
        <w:ind w:firstLine="420"/>
      </w:pPr>
      <w:r>
        <w:tab/>
        <w:t>[[‘username’,’password’,’province’],’require’,’on’=&gt;’</w:t>
      </w:r>
      <w:r w:rsidR="00A65097">
        <w:t>reg’</w:t>
      </w:r>
      <w:r>
        <w:t>],</w:t>
      </w:r>
      <w:r w:rsidR="00747481">
        <w:tab/>
      </w:r>
      <w:r w:rsidR="00747481">
        <w:tab/>
        <w:t>//</w:t>
      </w:r>
      <w:r w:rsidR="00A65097">
        <w:t>reg</w:t>
      </w:r>
      <w:r w:rsidR="00747481">
        <w:rPr>
          <w:rFonts w:hint="eastAsia"/>
        </w:rPr>
        <w:t>场景</w:t>
      </w:r>
      <w:r w:rsidR="00747481">
        <w:t>启用</w:t>
      </w:r>
      <w:r w:rsidR="00747481">
        <w:rPr>
          <w:rFonts w:hint="eastAsia"/>
        </w:rPr>
        <w:t>该</w:t>
      </w:r>
      <w:r w:rsidR="00747481">
        <w:t>验证规则</w:t>
      </w:r>
    </w:p>
    <w:p w:rsidR="00BE4965" w:rsidRDefault="00BE4965" w:rsidP="0045592E">
      <w:pPr>
        <w:ind w:left="420" w:firstLine="420"/>
      </w:pPr>
      <w:r>
        <w:t>[[‘username’,’password’],’require’,’on’=&gt;’</w:t>
      </w:r>
      <w:r w:rsidR="00A65097">
        <w:t>login</w:t>
      </w:r>
      <w:r w:rsidR="00CB07F2">
        <w:t>’</w:t>
      </w:r>
      <w:r>
        <w:t>],</w:t>
      </w:r>
      <w:r w:rsidR="00747481">
        <w:tab/>
      </w:r>
      <w:r w:rsidR="00747481">
        <w:tab/>
      </w:r>
      <w:r w:rsidR="00747481">
        <w:tab/>
      </w:r>
      <w:r w:rsidR="00747481">
        <w:tab/>
      </w:r>
      <w:r w:rsidR="00747481">
        <w:rPr>
          <w:rFonts w:hint="eastAsia"/>
        </w:rPr>
        <w:t>//</w:t>
      </w:r>
      <w:r w:rsidR="00A65097">
        <w:t>login</w:t>
      </w:r>
      <w:r w:rsidR="00747481">
        <w:rPr>
          <w:rFonts w:hint="eastAsia"/>
        </w:rPr>
        <w:t>场景启用该</w:t>
      </w:r>
      <w:r w:rsidR="00747481">
        <w:t>验证规则</w:t>
      </w:r>
    </w:p>
    <w:p w:rsidR="000A26E3" w:rsidRDefault="000A26E3" w:rsidP="000A26E3">
      <w:pPr>
        <w:ind w:left="420"/>
      </w:pPr>
      <w:r>
        <w:t>];</w:t>
      </w:r>
    </w:p>
    <w:p w:rsidR="000A26E3" w:rsidRDefault="000A26E3" w:rsidP="00A1280F">
      <w:r>
        <w:t>}</w:t>
      </w:r>
    </w:p>
    <w:p w:rsidR="009273F6" w:rsidRDefault="009273F6" w:rsidP="00A1280F">
      <w:r>
        <w:rPr>
          <w:rFonts w:hint="eastAsia"/>
        </w:rPr>
        <w:t>方式</w:t>
      </w:r>
      <w:r>
        <w:t>二：</w:t>
      </w:r>
      <w:r>
        <w:rPr>
          <w:rFonts w:hint="eastAsia"/>
        </w:rPr>
        <w:t>重</w:t>
      </w:r>
      <w:r w:rsidR="00BD7E24">
        <w:rPr>
          <w:rFonts w:hint="eastAsia"/>
        </w:rPr>
        <w:t>载</w:t>
      </w:r>
      <w:r>
        <w:t>场景方法</w:t>
      </w:r>
    </w:p>
    <w:p w:rsidR="000A26E3" w:rsidRDefault="000A26E3" w:rsidP="00A1280F">
      <w:r>
        <w:t>public function scenarios(){</w:t>
      </w:r>
    </w:p>
    <w:p w:rsidR="009273F6" w:rsidRDefault="009273F6" w:rsidP="00A1280F">
      <w:r>
        <w:tab/>
      </w:r>
      <w:r>
        <w:rPr>
          <w:rFonts w:hint="eastAsia"/>
        </w:rPr>
        <w:t>return[</w:t>
      </w:r>
    </w:p>
    <w:p w:rsidR="009273F6" w:rsidRDefault="009273F6" w:rsidP="009273F6">
      <w:pPr>
        <w:ind w:firstLine="420"/>
      </w:pPr>
      <w:r>
        <w:tab/>
        <w:t>‘login’ =&gt; [‘username’,’password’],</w:t>
      </w:r>
    </w:p>
    <w:p w:rsidR="009273F6" w:rsidRDefault="009273F6" w:rsidP="009273F6">
      <w:pPr>
        <w:ind w:firstLine="420"/>
      </w:pPr>
      <w:r>
        <w:tab/>
        <w:t>‘reg’=&gt;[‘username’,password’,’province’]</w:t>
      </w:r>
    </w:p>
    <w:p w:rsidR="000A26E3" w:rsidRDefault="009273F6" w:rsidP="009273F6">
      <w:pPr>
        <w:ind w:firstLine="420"/>
      </w:pPr>
      <w:r>
        <w:rPr>
          <w:rFonts w:hint="eastAsia"/>
        </w:rPr>
        <w:t>];</w:t>
      </w:r>
    </w:p>
    <w:p w:rsidR="000A26E3" w:rsidRDefault="000A26E3" w:rsidP="00A1280F">
      <w:r>
        <w:t>}</w:t>
      </w:r>
    </w:p>
    <w:p w:rsidR="000A26E3" w:rsidRDefault="00BD7E24" w:rsidP="00A1280F">
      <w:r>
        <w:rPr>
          <w:rFonts w:hint="eastAsia"/>
        </w:rPr>
        <w:t>注</w:t>
      </w:r>
      <w:r>
        <w:t>：当我们重载场景方法时，如果不设置</w:t>
      </w:r>
      <w:r>
        <w:rPr>
          <w:rFonts w:hint="eastAsia"/>
        </w:rPr>
        <w:t>default</w:t>
      </w:r>
      <w:r>
        <w:rPr>
          <w:rFonts w:hint="eastAsia"/>
        </w:rPr>
        <w:t>场景</w:t>
      </w:r>
      <w:r>
        <w:t>，那么</w:t>
      </w:r>
      <w:r>
        <w:rPr>
          <w:rFonts w:hint="eastAsia"/>
        </w:rPr>
        <w:t>会</w:t>
      </w:r>
      <w:r>
        <w:t>因</w:t>
      </w:r>
      <w:r>
        <w:rPr>
          <w:rFonts w:hint="eastAsia"/>
        </w:rPr>
        <w:t>default</w:t>
      </w:r>
      <w:r>
        <w:rPr>
          <w:rFonts w:hint="eastAsia"/>
        </w:rPr>
        <w:t>场景不</w:t>
      </w:r>
      <w:r>
        <w:t>存在而导致系统报错。</w:t>
      </w:r>
    </w:p>
    <w:p w:rsidR="00A1280F" w:rsidRDefault="00915F51" w:rsidP="00672670">
      <w:pPr>
        <w:outlineLvl w:val="1"/>
      </w:pPr>
      <w:r>
        <w:rPr>
          <w:rFonts w:hint="eastAsia"/>
        </w:rPr>
        <w:t>二</w:t>
      </w:r>
      <w:r>
        <w:t>、</w:t>
      </w:r>
      <w:r>
        <w:rPr>
          <w:rFonts w:hint="eastAsia"/>
        </w:rPr>
        <w:t>使用场景</w:t>
      </w:r>
    </w:p>
    <w:p w:rsidR="00915F51" w:rsidRDefault="00915F51" w:rsidP="009C03FA">
      <w:r>
        <w:rPr>
          <w:rFonts w:hint="eastAsia"/>
        </w:rPr>
        <w:t>在控制器</w:t>
      </w:r>
      <w:r>
        <w:t>中使用</w:t>
      </w:r>
      <w:r>
        <w:rPr>
          <w:rFonts w:hint="eastAsia"/>
        </w:rPr>
        <w:t>model</w:t>
      </w:r>
      <w:r>
        <w:rPr>
          <w:rFonts w:hint="eastAsia"/>
        </w:rPr>
        <w:t>中设置的</w:t>
      </w:r>
      <w:r>
        <w:t>场景，需要</w:t>
      </w:r>
      <w:r>
        <w:rPr>
          <w:rFonts w:hint="eastAsia"/>
        </w:rPr>
        <w:t>在</w:t>
      </w:r>
      <w:r>
        <w:t>操作下进行指定</w:t>
      </w:r>
      <w:r>
        <w:rPr>
          <w:rFonts w:hint="eastAsia"/>
        </w:rPr>
        <w:t xml:space="preserve"> </w:t>
      </w:r>
      <w:r>
        <w:rPr>
          <w:rFonts w:hint="eastAsia"/>
        </w:rPr>
        <w:t>：</w:t>
      </w:r>
    </w:p>
    <w:p w:rsidR="00915F51" w:rsidRDefault="00915F51" w:rsidP="009C03FA">
      <w:r>
        <w:t>E</w:t>
      </w:r>
      <w:r>
        <w:rPr>
          <w:rFonts w:hint="eastAsia"/>
        </w:rPr>
        <w:t>xp1</w:t>
      </w:r>
      <w:r>
        <w:t>:</w:t>
      </w:r>
    </w:p>
    <w:p w:rsidR="00915F51" w:rsidRDefault="00915F51" w:rsidP="009C03FA">
      <w:r>
        <w:rPr>
          <w:rFonts w:hint="eastAsia"/>
        </w:rPr>
        <w:t>&lt;?php</w:t>
      </w:r>
    </w:p>
    <w:p w:rsidR="00915F51" w:rsidRDefault="00915F51" w:rsidP="009C03FA">
      <w:r>
        <w:t>Namespace app\controllers;</w:t>
      </w:r>
    </w:p>
    <w:p w:rsidR="00915F51" w:rsidRDefault="00915F51" w:rsidP="009C03FA">
      <w:r>
        <w:t>Use app\models\Loginfrom;</w:t>
      </w:r>
    </w:p>
    <w:p w:rsidR="00915F51" w:rsidRDefault="00915F51" w:rsidP="009C03FA">
      <w:r>
        <w:t>Use yii\web\Controller;</w:t>
      </w:r>
    </w:p>
    <w:p w:rsidR="00915F51" w:rsidRDefault="00915F51" w:rsidP="009C03FA">
      <w:r>
        <w:t>Class Course119Controller extends Controller{</w:t>
      </w:r>
    </w:p>
    <w:p w:rsidR="00915F51" w:rsidRDefault="00915F51" w:rsidP="009C03FA">
      <w:r>
        <w:tab/>
        <w:t>Public function actionIndex(){</w:t>
      </w:r>
    </w:p>
    <w:p w:rsidR="00915F51" w:rsidRDefault="00915F51" w:rsidP="009C03FA">
      <w:r>
        <w:tab/>
      </w:r>
      <w:r>
        <w:tab/>
        <w:t>$model = new Loginform();</w:t>
      </w:r>
    </w:p>
    <w:p w:rsidR="00915F51" w:rsidRDefault="00915F51" w:rsidP="009C03FA">
      <w:r>
        <w:tab/>
      </w:r>
      <w:r>
        <w:tab/>
        <w:t>$model-&gt;secnario = ‘login’;</w:t>
      </w:r>
    </w:p>
    <w:p w:rsidR="00915F51" w:rsidRDefault="00915F51" w:rsidP="009C03FA">
      <w:r>
        <w:tab/>
        <w:t>}</w:t>
      </w:r>
    </w:p>
    <w:p w:rsidR="00915F51" w:rsidRDefault="00915F51" w:rsidP="009C03FA">
      <w:r>
        <w:t>}</w:t>
      </w:r>
    </w:p>
    <w:p w:rsidR="009419EA" w:rsidRDefault="009419EA" w:rsidP="009C03FA">
      <w:r>
        <w:t>?&gt;</w:t>
      </w:r>
    </w:p>
    <w:p w:rsidR="00A1280F" w:rsidRDefault="00A1280F" w:rsidP="009C03FA"/>
    <w:p w:rsidR="00A1280F" w:rsidRDefault="00A1280F" w:rsidP="009C03FA"/>
    <w:p w:rsidR="00672670" w:rsidRDefault="00D726FF" w:rsidP="00672670">
      <w:pPr>
        <w:outlineLvl w:val="0"/>
      </w:pPr>
      <w:r w:rsidRPr="00466D11">
        <w:rPr>
          <w:b/>
        </w:rPr>
        <w:t>ActiveForm</w:t>
      </w:r>
      <w:r w:rsidR="00672670">
        <w:rPr>
          <w:rFonts w:hint="eastAsia"/>
        </w:rPr>
        <w:t>表单</w:t>
      </w:r>
    </w:p>
    <w:p w:rsidR="00672670" w:rsidRDefault="00D726FF" w:rsidP="009C03FA">
      <w:r w:rsidRPr="00672670">
        <w:rPr>
          <w:rFonts w:hint="eastAsia"/>
          <w:u w:val="wave"/>
        </w:rPr>
        <w:t>在</w:t>
      </w:r>
      <w:r w:rsidRPr="00672670">
        <w:rPr>
          <w:u w:val="wave"/>
        </w:rPr>
        <w:t>开发中</w:t>
      </w:r>
      <w:r w:rsidRPr="00672670">
        <w:rPr>
          <w:rFonts w:hint="eastAsia"/>
          <w:u w:val="wave"/>
        </w:rPr>
        <w:t>通常</w:t>
      </w:r>
      <w:r w:rsidRPr="00672670">
        <w:rPr>
          <w:u w:val="wave"/>
        </w:rPr>
        <w:t>需要根据字</w:t>
      </w:r>
      <w:r w:rsidRPr="00672670">
        <w:rPr>
          <w:rFonts w:hint="eastAsia"/>
          <w:u w:val="wave"/>
        </w:rPr>
        <w:t>段</w:t>
      </w:r>
      <w:r w:rsidRPr="00672670">
        <w:rPr>
          <w:u w:val="wave"/>
        </w:rPr>
        <w:t>所属数据</w:t>
      </w:r>
      <w:r w:rsidRPr="00672670">
        <w:rPr>
          <w:rFonts w:hint="eastAsia"/>
          <w:u w:val="wave"/>
        </w:rPr>
        <w:t>库</w:t>
      </w:r>
      <w:r w:rsidRPr="00672670">
        <w:rPr>
          <w:u w:val="wave"/>
        </w:rPr>
        <w:t>表对</w:t>
      </w:r>
      <w:r w:rsidRPr="00672670">
        <w:rPr>
          <w:rFonts w:hint="eastAsia"/>
          <w:u w:val="wave"/>
        </w:rPr>
        <w:t>表单</w:t>
      </w:r>
      <w:r w:rsidRPr="00672670">
        <w:rPr>
          <w:u w:val="wave"/>
        </w:rPr>
        <w:t>数据进行分组</w:t>
      </w:r>
      <w:r w:rsidRPr="00672670">
        <w:rPr>
          <w:rFonts w:hint="eastAsia"/>
          <w:u w:val="wave"/>
        </w:rPr>
        <w:t>，</w:t>
      </w:r>
      <w:r w:rsidRPr="00672670">
        <w:rPr>
          <w:u w:val="wave"/>
        </w:rPr>
        <w:t>以便分组接收数据</w:t>
      </w:r>
      <w:r>
        <w:t>（</w:t>
      </w:r>
      <w:r>
        <w:rPr>
          <w:rFonts w:hint="eastAsia"/>
        </w:rPr>
        <w:t>组</w:t>
      </w:r>
      <w:r>
        <w:t>名与数据表名</w:t>
      </w:r>
      <w:r w:rsidR="00672670">
        <w:rPr>
          <w:rFonts w:hint="eastAsia"/>
        </w:rPr>
        <w:t>的</w:t>
      </w:r>
      <w:r w:rsidR="00672670">
        <w:t>对应关系不是</w:t>
      </w:r>
      <w:r w:rsidR="00672670">
        <w:rPr>
          <w:rFonts w:hint="eastAsia"/>
        </w:rPr>
        <w:t>必然的</w:t>
      </w:r>
      <w:r>
        <w:t>）</w:t>
      </w:r>
      <w:r w:rsidR="00672670">
        <w:rPr>
          <w:rFonts w:hint="eastAsia"/>
        </w:rPr>
        <w:t>。</w:t>
      </w:r>
    </w:p>
    <w:p w:rsidR="00D726FF" w:rsidRDefault="005B09A4" w:rsidP="009C03FA">
      <w:r>
        <w:rPr>
          <w:rFonts w:hint="eastAsia"/>
        </w:rPr>
        <w:t>exp1_1:view</w:t>
      </w:r>
    </w:p>
    <w:p w:rsidR="00D726FF" w:rsidRDefault="00D726FF" w:rsidP="009C03FA">
      <w:r>
        <w:rPr>
          <w:rFonts w:hint="eastAsia"/>
        </w:rPr>
        <w:t>&lt;from action=</w:t>
      </w:r>
      <w:r>
        <w:t>’/index.php?r=course120/create’ method=’post’&gt;</w:t>
      </w:r>
    </w:p>
    <w:p w:rsidR="00D726FF" w:rsidRDefault="00D726FF" w:rsidP="009C03FA">
      <w:r>
        <w:tab/>
        <w:t>&lt;input type=’text’ name=’</w:t>
      </w:r>
      <w:r w:rsidRPr="00672670">
        <w:rPr>
          <w:highlight w:val="lightGray"/>
        </w:rPr>
        <w:t>user</w:t>
      </w:r>
      <w:r w:rsidR="00691B8A">
        <w:t>[username]’ /&gt;</w:t>
      </w:r>
    </w:p>
    <w:p w:rsidR="00691B8A" w:rsidRDefault="00691B8A" w:rsidP="00691B8A">
      <w:r>
        <w:tab/>
        <w:t>&lt;input type=’text’ name=’</w:t>
      </w:r>
      <w:r w:rsidRPr="00672670">
        <w:rPr>
          <w:highlight w:val="lightGray"/>
        </w:rPr>
        <w:t>user</w:t>
      </w:r>
      <w:r>
        <w:t>[province]’ /&gt;</w:t>
      </w:r>
    </w:p>
    <w:p w:rsidR="00691B8A" w:rsidRDefault="00691B8A" w:rsidP="00691B8A">
      <w:r>
        <w:tab/>
        <w:t>&lt;input type=’text’ n</w:t>
      </w:r>
      <w:r w:rsidR="00D64040">
        <w:t>ame=’</w:t>
      </w:r>
      <w:r w:rsidR="00D64040" w:rsidRPr="00672670">
        <w:rPr>
          <w:highlight w:val="lightGray"/>
        </w:rPr>
        <w:t>team</w:t>
      </w:r>
      <w:r>
        <w:t>[</w:t>
      </w:r>
      <w:r w:rsidR="00D64040">
        <w:t>name</w:t>
      </w:r>
      <w:r>
        <w:t>]’ /&gt;</w:t>
      </w:r>
    </w:p>
    <w:p w:rsidR="00D726FF" w:rsidRDefault="00D726FF" w:rsidP="009C03FA">
      <w:r>
        <w:t>&lt;/from&gt;</w:t>
      </w:r>
    </w:p>
    <w:p w:rsidR="00854F2C" w:rsidRDefault="005B09A4" w:rsidP="009C03FA">
      <w:r>
        <w:t>E</w:t>
      </w:r>
      <w:r>
        <w:rPr>
          <w:rFonts w:hint="eastAsia"/>
        </w:rPr>
        <w:t>xp1</w:t>
      </w:r>
      <w:r>
        <w:t>-2:controller</w:t>
      </w:r>
    </w:p>
    <w:p w:rsidR="005B09A4" w:rsidRDefault="005B09A4" w:rsidP="009C03FA">
      <w:r>
        <w:t>Namespace app\controllers;</w:t>
      </w:r>
    </w:p>
    <w:p w:rsidR="005B09A4" w:rsidRDefault="005B09A4" w:rsidP="009C03FA">
      <w:r>
        <w:t>Use yii\web\Controller;</w:t>
      </w:r>
    </w:p>
    <w:p w:rsidR="005B09A4" w:rsidRDefault="005B09A4" w:rsidP="009C03FA">
      <w:r>
        <w:t>Use app</w:t>
      </w:r>
      <w:r w:rsidR="002B589F">
        <w:t>\</w:t>
      </w:r>
      <w:r>
        <w:t>models\User;</w:t>
      </w:r>
    </w:p>
    <w:p w:rsidR="005B09A4" w:rsidRDefault="005B09A4" w:rsidP="009C03FA">
      <w:r>
        <w:t>Ues yii;</w:t>
      </w:r>
    </w:p>
    <w:p w:rsidR="005B09A4" w:rsidRDefault="005B09A4" w:rsidP="009C03FA">
      <w:r>
        <w:t>Class Course120Controller extens Controller{</w:t>
      </w:r>
    </w:p>
    <w:p w:rsidR="005B09A4" w:rsidRDefault="005B09A4" w:rsidP="009C03FA">
      <w:r>
        <w:tab/>
        <w:t>Public $enableCsrfvalidation = false;</w:t>
      </w:r>
      <w:r w:rsidR="00D96E8C">
        <w:tab/>
      </w:r>
      <w:r w:rsidR="00D96E8C">
        <w:tab/>
        <w:t>//</w:t>
      </w:r>
      <w:r w:rsidR="00D96E8C">
        <w:rPr>
          <w:rFonts w:hint="eastAsia"/>
        </w:rPr>
        <w:t>禁用</w:t>
      </w:r>
      <w:r w:rsidR="00D96E8C">
        <w:t>表单验证随机</w:t>
      </w:r>
      <w:r w:rsidR="00D96E8C">
        <w:rPr>
          <w:rFonts w:hint="eastAsia"/>
        </w:rPr>
        <w:t>码</w:t>
      </w:r>
      <w:r w:rsidR="00D96E8C">
        <w:t>（</w:t>
      </w:r>
      <w:r w:rsidR="00D96E8C">
        <w:rPr>
          <w:rFonts w:hint="eastAsia"/>
        </w:rPr>
        <w:t>系统</w:t>
      </w:r>
      <w:r w:rsidR="00D96E8C">
        <w:t>生成</w:t>
      </w:r>
      <w:r w:rsidR="00D96E8C">
        <w:rPr>
          <w:rFonts w:hint="eastAsia"/>
        </w:rPr>
        <w:t xml:space="preserve"> </w:t>
      </w:r>
      <w:r w:rsidR="00D96E8C">
        <w:t>）</w:t>
      </w:r>
    </w:p>
    <w:p w:rsidR="005B09A4" w:rsidRDefault="005B09A4" w:rsidP="009C03FA">
      <w:r>
        <w:tab/>
        <w:t>Public function actionIndex(){</w:t>
      </w:r>
    </w:p>
    <w:p w:rsidR="005B09A4" w:rsidRDefault="005B09A4" w:rsidP="009C03FA">
      <w:r>
        <w:tab/>
      </w:r>
      <w:r>
        <w:tab/>
        <w:t>$model = new User();</w:t>
      </w:r>
    </w:p>
    <w:p w:rsidR="005B09A4" w:rsidRDefault="005B09A4" w:rsidP="009C03FA">
      <w:r>
        <w:tab/>
      </w:r>
      <w:r>
        <w:tab/>
        <w:t>If(Yii::$app -&gt; request -&gt; isPost){</w:t>
      </w:r>
    </w:p>
    <w:p w:rsidR="005B09A4" w:rsidRDefault="005B09A4" w:rsidP="009C03FA">
      <w:r>
        <w:tab/>
      </w:r>
      <w:r>
        <w:tab/>
      </w:r>
      <w:r>
        <w:tab/>
        <w:t>$model -&gt; load(Yii::$app-&gt;request-&gt;post());</w:t>
      </w:r>
      <w:r w:rsidR="001A6F59">
        <w:rPr>
          <w:rFonts w:hint="eastAsia"/>
        </w:rPr>
        <w:t xml:space="preserve"> //</w:t>
      </w:r>
      <w:r w:rsidR="001A6F59">
        <w:rPr>
          <w:rFonts w:hint="eastAsia"/>
        </w:rPr>
        <w:t>可以</w:t>
      </w:r>
      <w:r w:rsidR="001A6F59">
        <w:t>用批量赋值</w:t>
      </w:r>
    </w:p>
    <w:p w:rsidR="00E1631D" w:rsidRDefault="00E1631D" w:rsidP="009C03FA">
      <w:r>
        <w:tab/>
      </w:r>
      <w:r>
        <w:tab/>
      </w:r>
      <w:r>
        <w:tab/>
      </w:r>
      <w:r>
        <w:rPr>
          <w:rFonts w:hint="eastAsia"/>
        </w:rPr>
        <w:t>$model -&gt; create_time = time();</w:t>
      </w:r>
      <w:r>
        <w:rPr>
          <w:rFonts w:hint="eastAsia"/>
        </w:rPr>
        <w:tab/>
      </w:r>
      <w:r>
        <w:rPr>
          <w:rFonts w:hint="eastAsia"/>
        </w:rPr>
        <w:tab/>
      </w:r>
      <w:r>
        <w:rPr>
          <w:rFonts w:hint="eastAsia"/>
        </w:rPr>
        <w:tab/>
        <w:t>//</w:t>
      </w:r>
      <w:r>
        <w:rPr>
          <w:rFonts w:hint="eastAsia"/>
        </w:rPr>
        <w:t>填充</w:t>
      </w:r>
      <w:r>
        <w:t>当前时间</w:t>
      </w:r>
    </w:p>
    <w:p w:rsidR="001A6F59" w:rsidRDefault="001A6F59" w:rsidP="009C03FA">
      <w:r>
        <w:tab/>
      </w:r>
      <w:r>
        <w:tab/>
      </w:r>
      <w:r>
        <w:tab/>
        <w:t>I</w:t>
      </w:r>
      <w:r>
        <w:rPr>
          <w:rFonts w:hint="eastAsia"/>
        </w:rPr>
        <w:t>f(</w:t>
      </w:r>
      <w:r>
        <w:t>$model -&gt; save() == fase){</w:t>
      </w:r>
    </w:p>
    <w:p w:rsidR="001A6F59" w:rsidRDefault="001A6F59" w:rsidP="009C03FA">
      <w:r>
        <w:tab/>
      </w:r>
      <w:r>
        <w:tab/>
      </w:r>
      <w:r>
        <w:tab/>
      </w:r>
      <w:r>
        <w:tab/>
        <w:t>Var_dump($model -&gt; getErrors()</w:t>
      </w:r>
      <w:r w:rsidR="0029051C">
        <w:t>);</w:t>
      </w:r>
    </w:p>
    <w:p w:rsidR="001A6F59" w:rsidRDefault="001A6F59" w:rsidP="009C03FA">
      <w:r>
        <w:tab/>
      </w:r>
      <w:r>
        <w:tab/>
      </w:r>
      <w:r>
        <w:tab/>
        <w:t>}</w:t>
      </w:r>
    </w:p>
    <w:p w:rsidR="005B09A4" w:rsidRDefault="005B09A4" w:rsidP="009C03FA">
      <w:r>
        <w:tab/>
      </w:r>
      <w:r>
        <w:tab/>
        <w:t>}</w:t>
      </w:r>
    </w:p>
    <w:p w:rsidR="00D96E8C" w:rsidRDefault="00D96E8C" w:rsidP="009C03FA">
      <w:r>
        <w:tab/>
      </w:r>
      <w:r>
        <w:tab/>
        <w:t>Return $this-&gt;render(‘view</w:t>
      </w:r>
      <w:r w:rsidR="002B589F">
        <w:t>’,[‘</w:t>
      </w:r>
      <w:r w:rsidR="002B589F">
        <w:rPr>
          <w:rFonts w:hint="eastAsia"/>
        </w:rPr>
        <w:t>model</w:t>
      </w:r>
      <w:r w:rsidR="002B589F">
        <w:t>’=&gt;$model]);</w:t>
      </w:r>
    </w:p>
    <w:p w:rsidR="005B09A4" w:rsidRDefault="005B09A4" w:rsidP="009C03FA">
      <w:r>
        <w:tab/>
        <w:t>}</w:t>
      </w:r>
    </w:p>
    <w:p w:rsidR="005B09A4" w:rsidRDefault="005B09A4" w:rsidP="009C03FA">
      <w:r>
        <w:t>}</w:t>
      </w:r>
    </w:p>
    <w:p w:rsidR="00D726FF" w:rsidRDefault="004A192D" w:rsidP="009C03FA">
      <w:r>
        <w:rPr>
          <w:rFonts w:hint="eastAsia"/>
        </w:rPr>
        <w:t>注</w:t>
      </w:r>
      <w:r>
        <w:t>：如</w:t>
      </w:r>
      <w:r>
        <w:rPr>
          <w:rFonts w:hint="eastAsia"/>
        </w:rPr>
        <w:t>果使用</w:t>
      </w:r>
      <w:r>
        <w:rPr>
          <w:rFonts w:hint="eastAsia"/>
        </w:rPr>
        <w:t>load</w:t>
      </w:r>
      <w:r>
        <w:rPr>
          <w:rFonts w:hint="eastAsia"/>
        </w:rPr>
        <w:t>，</w:t>
      </w:r>
      <w:r>
        <w:rPr>
          <w:rFonts w:hint="eastAsia"/>
        </w:rPr>
        <w:t>view</w:t>
      </w:r>
      <w:r>
        <w:rPr>
          <w:rFonts w:hint="eastAsia"/>
        </w:rPr>
        <w:t>中</w:t>
      </w:r>
      <w:r>
        <w:t>的组名若与数据表名相同</w:t>
      </w:r>
      <w:r>
        <w:rPr>
          <w:rFonts w:hint="eastAsia"/>
        </w:rPr>
        <w:t xml:space="preserve"> </w:t>
      </w:r>
      <w:r>
        <w:rPr>
          <w:rFonts w:hint="eastAsia"/>
        </w:rPr>
        <w:t>，</w:t>
      </w:r>
      <w:r>
        <w:rPr>
          <w:rFonts w:hint="eastAsia"/>
        </w:rPr>
        <w:t>load</w:t>
      </w:r>
      <w:r>
        <w:rPr>
          <w:rFonts w:hint="eastAsia"/>
        </w:rPr>
        <w:t>会将</w:t>
      </w:r>
      <w:r>
        <w:t>分组中的字段与</w:t>
      </w:r>
      <w:r>
        <w:rPr>
          <w:rFonts w:hint="eastAsia"/>
        </w:rPr>
        <w:t>数据表</w:t>
      </w:r>
      <w:r>
        <w:t>中</w:t>
      </w:r>
      <w:r>
        <w:rPr>
          <w:rFonts w:hint="eastAsia"/>
        </w:rPr>
        <w:t>相应</w:t>
      </w:r>
      <w:r>
        <w:t>的字段进行匹配</w:t>
      </w:r>
      <w:r w:rsidR="003A0343">
        <w:rPr>
          <w:rFonts w:hint="eastAsia"/>
        </w:rPr>
        <w:t>。</w:t>
      </w:r>
    </w:p>
    <w:p w:rsidR="00D1305E" w:rsidRDefault="00D1305E" w:rsidP="009C03FA">
      <w:r>
        <w:rPr>
          <w:rFonts w:hint="eastAsia"/>
        </w:rPr>
        <w:tab/>
      </w:r>
      <w:r>
        <w:rPr>
          <w:rFonts w:hint="eastAsia"/>
        </w:rPr>
        <w:t>在</w:t>
      </w:r>
      <w:r>
        <w:rPr>
          <w:rFonts w:hint="eastAsia"/>
        </w:rPr>
        <w:t>exp1_1:view</w:t>
      </w:r>
      <w:r>
        <w:rPr>
          <w:rFonts w:hint="eastAsia"/>
        </w:rPr>
        <w:t>中</w:t>
      </w:r>
      <w:r>
        <w:t>不能使用表单验证随机码</w:t>
      </w:r>
      <w:r>
        <w:rPr>
          <w:rFonts w:hint="eastAsia"/>
        </w:rPr>
        <w:t>，为</w:t>
      </w:r>
      <w:r>
        <w:t>使用</w:t>
      </w:r>
      <w:r>
        <w:rPr>
          <w:rFonts w:hint="eastAsia"/>
        </w:rPr>
        <w:t>ActiveForm</w:t>
      </w:r>
      <w:r>
        <w:rPr>
          <w:rFonts w:hint="eastAsia"/>
        </w:rPr>
        <w:t>的</w:t>
      </w:r>
      <w:r>
        <w:t>随机码进行</w:t>
      </w:r>
      <w:r>
        <w:rPr>
          <w:rFonts w:hint="eastAsia"/>
        </w:rPr>
        <w:t>表单安全</w:t>
      </w:r>
      <w:r>
        <w:t>验证，</w:t>
      </w:r>
      <w:r>
        <w:rPr>
          <w:rFonts w:hint="eastAsia"/>
        </w:rPr>
        <w:t>改</w:t>
      </w:r>
      <w:r>
        <w:t>进如</w:t>
      </w:r>
      <w:r>
        <w:rPr>
          <w:rFonts w:hint="eastAsia"/>
        </w:rPr>
        <w:t>下</w:t>
      </w:r>
      <w:r>
        <w:t>：</w:t>
      </w:r>
    </w:p>
    <w:p w:rsidR="00D1305E" w:rsidRDefault="00D1305E" w:rsidP="009C03FA">
      <w:r>
        <w:tab/>
      </w:r>
      <w:r>
        <w:rPr>
          <w:rFonts w:hint="eastAsia"/>
        </w:rPr>
        <w:t>exp1_1</w:t>
      </w:r>
      <w:r>
        <w:t>_1</w:t>
      </w:r>
      <w:r>
        <w:rPr>
          <w:rFonts w:hint="eastAsia"/>
        </w:rPr>
        <w:t>:view</w:t>
      </w:r>
    </w:p>
    <w:p w:rsidR="00D1305E" w:rsidRDefault="00D1305E" w:rsidP="009C03FA">
      <w:r>
        <w:tab/>
        <w:t>&lt;?php</w:t>
      </w:r>
    </w:p>
    <w:p w:rsidR="00D1305E" w:rsidRDefault="00D1305E" w:rsidP="009C03FA">
      <w:r>
        <w:tab/>
        <w:t>Use yii\widgets\ActiveForm;</w:t>
      </w:r>
    </w:p>
    <w:p w:rsidR="00AE0000" w:rsidRDefault="00AE0000" w:rsidP="009C03FA">
      <w:r>
        <w:tab/>
        <w:t>?&gt;</w:t>
      </w:r>
    </w:p>
    <w:p w:rsidR="00AE0000" w:rsidRDefault="00AE0000" w:rsidP="00AE0000">
      <w:r>
        <w:tab/>
        <w:t>&lt;?php $form = ActiveForm::begin();?&gt;</w:t>
      </w:r>
    </w:p>
    <w:p w:rsidR="00AE0000" w:rsidRDefault="00AE0000" w:rsidP="009C03FA">
      <w:r>
        <w:tab/>
        <w:t>&lt;?php ActiveForm::end();?&gt;</w:t>
      </w:r>
    </w:p>
    <w:p w:rsidR="00DE42C2" w:rsidRDefault="00AE0000" w:rsidP="009C03FA">
      <w:r>
        <w:tab/>
      </w:r>
      <w:r w:rsidR="00DE42C2">
        <w:rPr>
          <w:rFonts w:hint="eastAsia"/>
        </w:rPr>
        <w:t>一</w:t>
      </w:r>
      <w:r w:rsidR="00DE42C2">
        <w:t>个带验证规则的</w:t>
      </w:r>
      <w:r w:rsidR="00DE42C2">
        <w:rPr>
          <w:rFonts w:hint="eastAsia"/>
        </w:rPr>
        <w:t>form</w:t>
      </w:r>
      <w:r w:rsidR="00DE42C2">
        <w:rPr>
          <w:rFonts w:hint="eastAsia"/>
        </w:rPr>
        <w:t>生</w:t>
      </w:r>
      <w:r w:rsidR="00DE42C2">
        <w:t>成了</w:t>
      </w:r>
      <w:r w:rsidR="00DE42C2">
        <w:rPr>
          <w:rFonts w:hint="eastAsia"/>
        </w:rPr>
        <w:t>如</w:t>
      </w:r>
      <w:r w:rsidR="001056AC">
        <w:rPr>
          <w:rFonts w:hint="eastAsia"/>
        </w:rPr>
        <w:t>下</w:t>
      </w:r>
      <w:r w:rsidR="00DE42C2">
        <w:t>随机</w:t>
      </w:r>
      <w:r w:rsidR="00DE42C2">
        <w:rPr>
          <w:rFonts w:hint="eastAsia"/>
        </w:rPr>
        <w:t>验证</w:t>
      </w:r>
      <w:r w:rsidR="00DE42C2">
        <w:t>码</w:t>
      </w:r>
      <w:r w:rsidR="00DE42C2">
        <w:rPr>
          <w:rFonts w:hint="eastAsia"/>
        </w:rPr>
        <w:t>：</w:t>
      </w:r>
    </w:p>
    <w:p w:rsidR="00AE0000" w:rsidRDefault="00AE0000" w:rsidP="009C03FA">
      <w:r>
        <w:rPr>
          <w:noProof/>
        </w:rPr>
        <w:drawing>
          <wp:inline distT="0" distB="0" distL="0" distR="0" wp14:anchorId="09E81F39" wp14:editId="743B1504">
            <wp:extent cx="6645910" cy="2495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6645910" cy="249555"/>
                    </a:xfrm>
                    <a:prstGeom prst="rect">
                      <a:avLst/>
                    </a:prstGeom>
                  </pic:spPr>
                </pic:pic>
              </a:graphicData>
            </a:graphic>
          </wp:inline>
        </w:drawing>
      </w:r>
    </w:p>
    <w:p w:rsidR="00D1305E" w:rsidRDefault="00D1305E" w:rsidP="009C03FA"/>
    <w:p w:rsidR="00EE6A1C" w:rsidRDefault="00EE6A1C" w:rsidP="009C03FA"/>
    <w:p w:rsidR="00D1305E" w:rsidRDefault="00EE6A1C" w:rsidP="00330AD4">
      <w:pPr>
        <w:outlineLvl w:val="0"/>
      </w:pPr>
      <w:r w:rsidRPr="00EE6A1C">
        <w:rPr>
          <w:highlight w:val="lightGray"/>
        </w:rPr>
        <w:t>ActiveForm</w:t>
      </w:r>
      <w:r w:rsidRPr="00EE6A1C">
        <w:rPr>
          <w:rFonts w:hint="eastAsia"/>
          <w:highlight w:val="lightGray"/>
        </w:rPr>
        <w:t>与</w:t>
      </w:r>
      <w:r w:rsidRPr="00EE6A1C">
        <w:rPr>
          <w:rFonts w:hint="eastAsia"/>
          <w:highlight w:val="lightGray"/>
        </w:rPr>
        <w:t>Active</w:t>
      </w:r>
      <w:r w:rsidRPr="00EE6A1C">
        <w:rPr>
          <w:highlight w:val="lightGray"/>
        </w:rPr>
        <w:t>Reco</w:t>
      </w:r>
      <w:r w:rsidRPr="00EE6A1C">
        <w:rPr>
          <w:rFonts w:hint="eastAsia"/>
          <w:highlight w:val="lightGray"/>
        </w:rPr>
        <w:t>rd</w:t>
      </w:r>
      <w:r w:rsidRPr="00EE6A1C">
        <w:rPr>
          <w:rFonts w:hint="eastAsia"/>
          <w:highlight w:val="lightGray"/>
        </w:rPr>
        <w:t>的</w:t>
      </w:r>
      <w:r w:rsidRPr="00EE6A1C">
        <w:rPr>
          <w:highlight w:val="lightGray"/>
        </w:rPr>
        <w:t>配合使用</w:t>
      </w:r>
    </w:p>
    <w:p w:rsidR="00EE6A1C" w:rsidRDefault="00EE6A1C" w:rsidP="009C03FA">
      <w:r>
        <w:t>E</w:t>
      </w:r>
      <w:r>
        <w:rPr>
          <w:rFonts w:hint="eastAsia"/>
        </w:rPr>
        <w:t>xp1</w:t>
      </w:r>
      <w:r w:rsidR="00636491">
        <w:t>_1</w:t>
      </w:r>
      <w:r>
        <w:t>:</w:t>
      </w:r>
      <w:r w:rsidR="00636491">
        <w:t>controller</w:t>
      </w:r>
    </w:p>
    <w:p w:rsidR="00D1305E" w:rsidRDefault="00EE6A1C" w:rsidP="009C03FA">
      <w:r>
        <w:rPr>
          <w:rFonts w:hint="eastAsia"/>
        </w:rPr>
        <w:t>&lt;?php</w:t>
      </w:r>
    </w:p>
    <w:p w:rsidR="00EE6A1C" w:rsidRDefault="00EE6A1C" w:rsidP="009C03FA">
      <w:r>
        <w:t>N</w:t>
      </w:r>
      <w:r>
        <w:rPr>
          <w:rFonts w:hint="eastAsia"/>
        </w:rPr>
        <w:t xml:space="preserve">amespace </w:t>
      </w:r>
      <w:r>
        <w:t>app\controllers;</w:t>
      </w:r>
    </w:p>
    <w:p w:rsidR="00EE6A1C" w:rsidRDefault="00EE6A1C" w:rsidP="009C03FA">
      <w:r>
        <w:t>Use yii</w:t>
      </w:r>
      <w:r>
        <w:rPr>
          <w:rFonts w:hint="eastAsia"/>
        </w:rPr>
        <w:t>\web\Controller;</w:t>
      </w:r>
    </w:p>
    <w:p w:rsidR="00EE6A1C" w:rsidRDefault="00EE6A1C" w:rsidP="009C03FA">
      <w:r>
        <w:t>Use yii;</w:t>
      </w:r>
    </w:p>
    <w:p w:rsidR="00EE6A1C" w:rsidRDefault="00EE6A1C" w:rsidP="009C03FA">
      <w:r>
        <w:t>Use app\models\User;</w:t>
      </w:r>
    </w:p>
    <w:p w:rsidR="00EE6A1C" w:rsidRDefault="00EE6A1C" w:rsidP="009C03FA">
      <w:r>
        <w:t>Class Course121Controller extends Controller{</w:t>
      </w:r>
    </w:p>
    <w:p w:rsidR="00EE6A1C" w:rsidRDefault="007562D4" w:rsidP="009C03FA">
      <w:r>
        <w:tab/>
        <w:t>$model = new User();</w:t>
      </w:r>
    </w:p>
    <w:p w:rsidR="00784F0D" w:rsidRDefault="00784F0D" w:rsidP="009C03FA">
      <w:r>
        <w:tab/>
        <w:t>I</w:t>
      </w:r>
      <w:r>
        <w:rPr>
          <w:rFonts w:hint="eastAsia"/>
        </w:rPr>
        <w:t>f(</w:t>
      </w:r>
      <w:r>
        <w:t>Yii::$app-&gt;request-&gt;isPost){</w:t>
      </w:r>
    </w:p>
    <w:p w:rsidR="00784F0D" w:rsidRDefault="00784F0D" w:rsidP="009C03FA">
      <w:r>
        <w:tab/>
      </w:r>
      <w:r>
        <w:tab/>
        <w:t>$model -&gt; load(Yii::$app -&gt; request -&gt; post());</w:t>
      </w:r>
    </w:p>
    <w:p w:rsidR="00784F0D" w:rsidRDefault="00784F0D" w:rsidP="009C03FA">
      <w:r>
        <w:tab/>
      </w:r>
      <w:r>
        <w:tab/>
        <w:t>$model -&gt; create_time = time();</w:t>
      </w:r>
    </w:p>
    <w:p w:rsidR="00784F0D" w:rsidRDefault="00784F0D" w:rsidP="009C03FA">
      <w:r>
        <w:tab/>
      </w:r>
      <w:r>
        <w:tab/>
        <w:t>If($model -&gt; save(){</w:t>
      </w:r>
    </w:p>
    <w:p w:rsidR="00784F0D" w:rsidRDefault="00784F0D" w:rsidP="009C03FA">
      <w:r>
        <w:tab/>
      </w:r>
      <w:r>
        <w:tab/>
      </w:r>
      <w:r>
        <w:tab/>
        <w:t>Die(‘ok’);</w:t>
      </w:r>
    </w:p>
    <w:p w:rsidR="00784F0D" w:rsidRDefault="00784F0D" w:rsidP="009C03FA">
      <w:r>
        <w:tab/>
      </w:r>
      <w:r>
        <w:tab/>
        <w:t>}</w:t>
      </w:r>
    </w:p>
    <w:p w:rsidR="00784F0D" w:rsidRDefault="00784F0D" w:rsidP="009C03FA">
      <w:r>
        <w:tab/>
        <w:t>}</w:t>
      </w:r>
    </w:p>
    <w:p w:rsidR="007562D4" w:rsidRDefault="007562D4" w:rsidP="009C03FA">
      <w:r>
        <w:tab/>
        <w:t>Return $this-&gt;render(‘create’</w:t>
      </w:r>
      <w:r w:rsidR="00724ACC">
        <w:t>,[‘model’=&gt;$model]</w:t>
      </w:r>
      <w:r>
        <w:t>);</w:t>
      </w:r>
    </w:p>
    <w:p w:rsidR="00EE6A1C" w:rsidRDefault="00EE6A1C" w:rsidP="009C03FA">
      <w:r>
        <w:t>}</w:t>
      </w:r>
    </w:p>
    <w:p w:rsidR="00AD3FA7" w:rsidRDefault="00AD3FA7" w:rsidP="009C03FA">
      <w:r>
        <w:t>?&gt;</w:t>
      </w:r>
    </w:p>
    <w:p w:rsidR="00636491" w:rsidRDefault="00636491" w:rsidP="00636491">
      <w:r>
        <w:t>E</w:t>
      </w:r>
      <w:r>
        <w:rPr>
          <w:rFonts w:hint="eastAsia"/>
        </w:rPr>
        <w:t>xp1</w:t>
      </w:r>
      <w:r>
        <w:t>_2:view</w:t>
      </w:r>
    </w:p>
    <w:p w:rsidR="00D1305E" w:rsidRDefault="00636491" w:rsidP="009C03FA">
      <w:r>
        <w:rPr>
          <w:rFonts w:hint="eastAsia"/>
        </w:rPr>
        <w:t>&lt;?php</w:t>
      </w:r>
    </w:p>
    <w:p w:rsidR="00636491" w:rsidRDefault="00636491" w:rsidP="009C03FA">
      <w:r>
        <w:t>Use yii\helpers\Html;</w:t>
      </w:r>
    </w:p>
    <w:p w:rsidR="00636491" w:rsidRDefault="00636491" w:rsidP="009C03FA">
      <w:r>
        <w:t>Use yii\widgets\ActiveForm;</w:t>
      </w:r>
    </w:p>
    <w:p w:rsidR="00636491" w:rsidRDefault="00636491" w:rsidP="009C03FA">
      <w:r>
        <w:t>?&gt;</w:t>
      </w:r>
    </w:p>
    <w:p w:rsidR="00636491" w:rsidRDefault="00636491" w:rsidP="009C03FA">
      <w:r>
        <w:t>&lt;div style=”margin:100px auto;width:500px;”&gt;</w:t>
      </w:r>
    </w:p>
    <w:p w:rsidR="00636491" w:rsidRDefault="00636491" w:rsidP="009C03FA">
      <w:r>
        <w:tab/>
        <w:t>&lt;?php $form = ActiveForm::begin() ?&gt;</w:t>
      </w:r>
    </w:p>
    <w:p w:rsidR="00636491" w:rsidRDefault="002F7502" w:rsidP="009C03FA">
      <w:r>
        <w:tab/>
      </w:r>
      <w:r>
        <w:tab/>
      </w:r>
      <w:r w:rsidR="00147496">
        <w:rPr>
          <w:rFonts w:hint="eastAsia"/>
        </w:rPr>
        <w:t>&lt;?= $form-&gt;field($model,attribut</w:t>
      </w:r>
      <w:r>
        <w:rPr>
          <w:rFonts w:hint="eastAsia"/>
        </w:rPr>
        <w:t>e:</w:t>
      </w:r>
      <w:r>
        <w:t>’username’)</w:t>
      </w:r>
      <w:r w:rsidR="007304DD">
        <w:t xml:space="preserve"> </w:t>
      </w:r>
      <w:r>
        <w:t>?&gt;</w:t>
      </w:r>
    </w:p>
    <w:p w:rsidR="00147496" w:rsidRDefault="00147496" w:rsidP="009C03FA">
      <w:r>
        <w:tab/>
      </w:r>
      <w:r>
        <w:tab/>
        <w:t>&lt;?= $form-&gt;field($model,attribute:’province’) ?&gt;</w:t>
      </w:r>
    </w:p>
    <w:p w:rsidR="003640E4" w:rsidRDefault="003640E4" w:rsidP="003640E4">
      <w:pPr>
        <w:ind w:left="420" w:firstLine="420"/>
      </w:pPr>
      <w:r>
        <w:rPr>
          <w:rFonts w:hint="eastAsia"/>
        </w:rPr>
        <w:t>&lt;?= $form-&gt;fie($model,attribule:</w:t>
      </w:r>
      <w:r>
        <w:t>’</w:t>
      </w:r>
      <w:r w:rsidR="00147496">
        <w:t>team_id</w:t>
      </w:r>
      <w:r>
        <w:t xml:space="preserve">) </w:t>
      </w:r>
      <w:r w:rsidR="00656806">
        <w:t>-&gt; dropDownList(</w:t>
      </w:r>
      <w:r w:rsidR="00147496">
        <w:t>[</w:t>
      </w:r>
      <w:r w:rsidR="0042145F">
        <w:t>1=&gt;’A</w:t>
      </w:r>
      <w:r w:rsidR="0042145F">
        <w:t>组</w:t>
      </w:r>
      <w:r w:rsidR="0042145F">
        <w:t>’,</w:t>
      </w:r>
      <w:r w:rsidR="0042145F" w:rsidRPr="0042145F">
        <w:t xml:space="preserve"> </w:t>
      </w:r>
      <w:r w:rsidR="0042145F">
        <w:t>2=&gt;’</w:t>
      </w:r>
      <w:r w:rsidR="0042145F">
        <w:rPr>
          <w:rFonts w:hint="eastAsia"/>
        </w:rPr>
        <w:t>B</w:t>
      </w:r>
      <w:r w:rsidR="0042145F">
        <w:t>组</w:t>
      </w:r>
      <w:r w:rsidR="0042145F">
        <w:t>’</w:t>
      </w:r>
      <w:r w:rsidR="00147496">
        <w:t>]</w:t>
      </w:r>
      <w:r w:rsidR="00656806">
        <w:t xml:space="preserve">) </w:t>
      </w:r>
      <w:r>
        <w:t>?&gt;</w:t>
      </w:r>
      <w:r w:rsidR="00147496">
        <w:t xml:space="preserve"> &lt;</w:t>
      </w:r>
      <w:r w:rsidR="008216B0">
        <w:t>!--</w:t>
      </w:r>
      <w:r w:rsidR="008216B0">
        <w:rPr>
          <w:rFonts w:hint="eastAsia"/>
        </w:rPr>
        <w:t>下拉</w:t>
      </w:r>
      <w:r w:rsidR="008216B0">
        <w:t>框</w:t>
      </w:r>
      <w:r w:rsidR="00147496">
        <w:t xml:space="preserve"> --&gt;</w:t>
      </w:r>
    </w:p>
    <w:p w:rsidR="0008106F" w:rsidRDefault="00636491" w:rsidP="009C03FA">
      <w:r>
        <w:tab/>
      </w:r>
      <w:r w:rsidR="0008106F">
        <w:tab/>
      </w:r>
      <w:r w:rsidR="0008106F">
        <w:rPr>
          <w:rFonts w:hint="eastAsia"/>
        </w:rPr>
        <w:t>&lt;div&gt;</w:t>
      </w:r>
    </w:p>
    <w:p w:rsidR="0008106F" w:rsidRDefault="0008106F" w:rsidP="009C03FA">
      <w:r>
        <w:tab/>
      </w:r>
      <w:r>
        <w:tab/>
      </w:r>
      <w:r>
        <w:tab/>
        <w:t>&lt;?= Html::submitButton() ?&gt;</w:t>
      </w:r>
    </w:p>
    <w:p w:rsidR="0008106F" w:rsidRDefault="0008106F" w:rsidP="009C03FA">
      <w:r>
        <w:tab/>
      </w:r>
      <w:r>
        <w:tab/>
        <w:t>&lt;/div&gt;</w:t>
      </w:r>
    </w:p>
    <w:p w:rsidR="00636491" w:rsidRDefault="00636491" w:rsidP="0008106F">
      <w:pPr>
        <w:ind w:firstLine="420"/>
      </w:pPr>
      <w:r>
        <w:t>&lt;?php ActionForm::end() ?&gt;</w:t>
      </w:r>
    </w:p>
    <w:p w:rsidR="00636491" w:rsidRDefault="00636491" w:rsidP="009C03FA">
      <w:r>
        <w:t>&lt;/div&gt;</w:t>
      </w:r>
    </w:p>
    <w:p w:rsidR="00B82646" w:rsidRDefault="006C0504" w:rsidP="009C03FA">
      <w:r>
        <w:rPr>
          <w:rFonts w:hint="eastAsia"/>
        </w:rPr>
        <w:t>注：</w:t>
      </w:r>
      <w:r w:rsidR="00147496">
        <w:rPr>
          <w:rFonts w:hint="eastAsia"/>
        </w:rPr>
        <w:t>1</w:t>
      </w:r>
      <w:r w:rsidR="00147496">
        <w:rPr>
          <w:rFonts w:hint="eastAsia"/>
        </w:rPr>
        <w:t>、</w:t>
      </w:r>
      <w:r w:rsidR="00B82646">
        <w:rPr>
          <w:rFonts w:hint="eastAsia"/>
        </w:rPr>
        <w:t>ActiveForm</w:t>
      </w:r>
      <w:r w:rsidR="00B82646">
        <w:rPr>
          <w:rFonts w:hint="eastAsia"/>
        </w:rPr>
        <w:t>自动将</w:t>
      </w:r>
      <w:r w:rsidR="00B82646">
        <w:t>表单项的</w:t>
      </w:r>
      <w:r w:rsidR="00B82646">
        <w:rPr>
          <w:rFonts w:hint="eastAsia"/>
        </w:rPr>
        <w:t>name</w:t>
      </w:r>
      <w:r w:rsidR="00B82646">
        <w:rPr>
          <w:rFonts w:hint="eastAsia"/>
        </w:rPr>
        <w:t>属性</w:t>
      </w:r>
      <w:r w:rsidR="00B82646">
        <w:t>分组处理。</w:t>
      </w:r>
    </w:p>
    <w:p w:rsidR="006C0504" w:rsidRDefault="00B82646" w:rsidP="00B82646">
      <w:pPr>
        <w:ind w:firstLine="420"/>
      </w:pPr>
      <w:r>
        <w:rPr>
          <w:rFonts w:hint="eastAsia"/>
        </w:rPr>
        <w:t>2</w:t>
      </w:r>
      <w:r>
        <w:rPr>
          <w:rFonts w:hint="eastAsia"/>
        </w:rPr>
        <w:t>、</w:t>
      </w:r>
      <w:r w:rsidR="006C0504">
        <w:t>如果</w:t>
      </w:r>
      <w:r w:rsidR="006C0504">
        <w:rPr>
          <w:rFonts w:hint="eastAsia"/>
        </w:rPr>
        <w:t>使用</w:t>
      </w:r>
      <w:r w:rsidR="006C0504">
        <w:rPr>
          <w:rFonts w:hint="eastAsia"/>
        </w:rPr>
        <w:t>ActiveFrom</w:t>
      </w:r>
      <w:r w:rsidR="006C0504">
        <w:rPr>
          <w:rFonts w:hint="eastAsia"/>
        </w:rPr>
        <w:t>不</w:t>
      </w:r>
      <w:r w:rsidR="006C0504">
        <w:t>建议</w:t>
      </w:r>
      <w:r w:rsidR="006C0504">
        <w:rPr>
          <w:rFonts w:hint="eastAsia"/>
        </w:rPr>
        <w:t>在</w:t>
      </w:r>
      <w:r w:rsidR="006C0504">
        <w:rPr>
          <w:rFonts w:hint="eastAsia"/>
        </w:rPr>
        <w:t>form</w:t>
      </w:r>
      <w:r w:rsidR="006C0504">
        <w:rPr>
          <w:rFonts w:hint="eastAsia"/>
        </w:rPr>
        <w:t>标签</w:t>
      </w:r>
      <w:r w:rsidR="006C0504">
        <w:t>直接使用</w:t>
      </w:r>
      <w:r w:rsidR="006C0504">
        <w:rPr>
          <w:rFonts w:hint="eastAsia"/>
        </w:rPr>
        <w:t>html</w:t>
      </w:r>
      <w:r w:rsidR="006C0504">
        <w:rPr>
          <w:rFonts w:hint="eastAsia"/>
        </w:rPr>
        <w:t>代码</w:t>
      </w:r>
      <w:r w:rsidR="006C0504">
        <w:t>，这样会</w:t>
      </w:r>
      <w:r w:rsidR="006C0504">
        <w:rPr>
          <w:rFonts w:hint="eastAsia"/>
        </w:rPr>
        <w:t>造成一</w:t>
      </w:r>
      <w:r w:rsidR="006C0504">
        <w:t>些后期</w:t>
      </w:r>
      <w:r w:rsidR="006C0504">
        <w:rPr>
          <w:rFonts w:hint="eastAsia"/>
        </w:rPr>
        <w:t>问题</w:t>
      </w:r>
      <w:r w:rsidR="006C0504">
        <w:t>。</w:t>
      </w:r>
    </w:p>
    <w:p w:rsidR="00147496" w:rsidRDefault="00B82646" w:rsidP="009C03FA">
      <w:r>
        <w:tab/>
        <w:t>3</w:t>
      </w:r>
      <w:r w:rsidR="00147496">
        <w:rPr>
          <w:rFonts w:hint="eastAsia"/>
        </w:rPr>
        <w:t>、</w:t>
      </w:r>
      <w:r w:rsidR="00147496">
        <w:t>表单中输入框</w:t>
      </w:r>
      <w:r w:rsidR="00147496">
        <w:rPr>
          <w:rFonts w:hint="eastAsia"/>
        </w:rPr>
        <w:t>默认是</w:t>
      </w:r>
      <w:r w:rsidR="00147496">
        <w:rPr>
          <w:rFonts w:hint="eastAsia"/>
        </w:rPr>
        <w:t>textInput();</w:t>
      </w:r>
    </w:p>
    <w:p w:rsidR="00360F8A" w:rsidRDefault="00B82646" w:rsidP="009C03FA">
      <w:r>
        <w:tab/>
        <w:t>4</w:t>
      </w:r>
      <w:r w:rsidR="00360F8A">
        <w:rPr>
          <w:rFonts w:hint="eastAsia"/>
        </w:rPr>
        <w:t>、</w:t>
      </w:r>
      <w:r w:rsidR="00360F8A">
        <w:rPr>
          <w:rFonts w:hint="eastAsia"/>
        </w:rPr>
        <w:t>ActiveForm</w:t>
      </w:r>
      <w:r w:rsidR="00360F8A">
        <w:rPr>
          <w:rFonts w:hint="eastAsia"/>
        </w:rPr>
        <w:t>默认开启</w:t>
      </w:r>
      <w:r w:rsidR="00360F8A">
        <w:t>客户端</w:t>
      </w:r>
      <w:r w:rsidR="00360F8A">
        <w:rPr>
          <w:rFonts w:hint="eastAsia"/>
        </w:rPr>
        <w:t>认证</w:t>
      </w:r>
      <w:r w:rsidR="00360F8A">
        <w:rPr>
          <w:rFonts w:hint="eastAsia"/>
        </w:rPr>
        <w:t>:</w:t>
      </w:r>
    </w:p>
    <w:p w:rsidR="00535EDB" w:rsidRDefault="00360F8A" w:rsidP="009C03FA">
      <w:r>
        <w:tab/>
      </w:r>
      <w:r>
        <w:tab/>
        <w:t>&lt;?php $form = ActiveForm::begin([</w:t>
      </w:r>
    </w:p>
    <w:p w:rsidR="00535EDB" w:rsidRDefault="00535EDB" w:rsidP="009C03FA">
      <w:r>
        <w:tab/>
      </w:r>
      <w:r>
        <w:tab/>
      </w:r>
      <w:r>
        <w:tab/>
        <w:t>‘enableClientScript’ =&gt; true</w:t>
      </w:r>
      <w:r w:rsidR="00D015E1">
        <w:t>,</w:t>
      </w:r>
      <w:r w:rsidR="00D015E1">
        <w:tab/>
      </w:r>
      <w:r w:rsidR="00D015E1">
        <w:tab/>
      </w:r>
      <w:r w:rsidR="00D015E1">
        <w:tab/>
        <w:t>//</w:t>
      </w:r>
      <w:r w:rsidR="00D015E1">
        <w:rPr>
          <w:rFonts w:hint="eastAsia"/>
        </w:rPr>
        <w:t>加载</w:t>
      </w:r>
      <w:r w:rsidR="00D015E1">
        <w:t>验证</w:t>
      </w:r>
      <w:r w:rsidR="00D015E1">
        <w:rPr>
          <w:rFonts w:hint="eastAsia"/>
        </w:rPr>
        <w:t>js</w:t>
      </w:r>
    </w:p>
    <w:p w:rsidR="00535EDB" w:rsidRDefault="00360F8A" w:rsidP="00535EDB">
      <w:pPr>
        <w:ind w:left="1260"/>
      </w:pPr>
      <w:r>
        <w:t>‘enableClientValidation’=&gt;true</w:t>
      </w:r>
      <w:r w:rsidR="00D015E1">
        <w:tab/>
      </w:r>
      <w:r w:rsidR="00D015E1">
        <w:tab/>
        <w:t>//</w:t>
      </w:r>
      <w:r w:rsidR="00D015E1">
        <w:rPr>
          <w:rFonts w:hint="eastAsia"/>
        </w:rPr>
        <w:t>开</w:t>
      </w:r>
      <w:r w:rsidR="00D015E1">
        <w:t>启验证</w:t>
      </w:r>
    </w:p>
    <w:p w:rsidR="00360F8A" w:rsidRDefault="00360F8A" w:rsidP="00535EDB">
      <w:pPr>
        <w:ind w:left="840"/>
      </w:pPr>
      <w:r>
        <w:t>]) ?&gt;</w:t>
      </w:r>
    </w:p>
    <w:p w:rsidR="00360F8A" w:rsidRDefault="00360F8A" w:rsidP="009C03FA">
      <w:r>
        <w:tab/>
      </w:r>
      <w:r>
        <w:tab/>
      </w:r>
      <w:r>
        <w:rPr>
          <w:rFonts w:hint="eastAsia"/>
        </w:rPr>
        <w:t>若</w:t>
      </w:r>
      <w:r>
        <w:t>需要关闭，将其值</w:t>
      </w:r>
      <w:r>
        <w:rPr>
          <w:rFonts w:hint="eastAsia"/>
        </w:rPr>
        <w:t>设为</w:t>
      </w:r>
      <w:r>
        <w:rPr>
          <w:rFonts w:hint="eastAsia"/>
        </w:rPr>
        <w:t>false;</w:t>
      </w:r>
    </w:p>
    <w:p w:rsidR="00D1305E" w:rsidRDefault="00B82646" w:rsidP="009C03FA">
      <w:r>
        <w:tab/>
        <w:t>5</w:t>
      </w:r>
      <w:r w:rsidR="00D015E1">
        <w:rPr>
          <w:rFonts w:hint="eastAsia"/>
        </w:rPr>
        <w:t>、</w:t>
      </w:r>
      <w:r w:rsidR="00D015E1">
        <w:t>关于</w:t>
      </w:r>
      <w:r w:rsidR="00D015E1">
        <w:rPr>
          <w:rFonts w:hint="eastAsia"/>
        </w:rPr>
        <w:t>from</w:t>
      </w:r>
      <w:r w:rsidR="00D015E1">
        <w:rPr>
          <w:rFonts w:hint="eastAsia"/>
        </w:rPr>
        <w:t>标签自</w:t>
      </w:r>
      <w:r w:rsidR="00D015E1">
        <w:t>身的属性，</w:t>
      </w:r>
      <w:r w:rsidR="00D015E1">
        <w:rPr>
          <w:rFonts w:hint="eastAsia"/>
        </w:rPr>
        <w:t>统一</w:t>
      </w:r>
      <w:r w:rsidR="00D015E1">
        <w:t>在</w:t>
      </w:r>
      <w:r w:rsidR="00D015E1">
        <w:rPr>
          <w:rFonts w:hint="eastAsia"/>
        </w:rPr>
        <w:t>ActiveForm::begin(</w:t>
      </w:r>
      <w:r w:rsidR="00D015E1">
        <w:t>[]</w:t>
      </w:r>
      <w:r w:rsidR="00D015E1">
        <w:rPr>
          <w:rFonts w:hint="eastAsia"/>
        </w:rPr>
        <w:t>)</w:t>
      </w:r>
      <w:r w:rsidR="00D015E1">
        <w:rPr>
          <w:rFonts w:hint="eastAsia"/>
        </w:rPr>
        <w:t>里面</w:t>
      </w:r>
      <w:r w:rsidR="00D015E1">
        <w:t>写</w:t>
      </w:r>
      <w:r w:rsidR="00D015E1">
        <w:rPr>
          <w:rFonts w:hint="eastAsia"/>
        </w:rPr>
        <w:t>，</w:t>
      </w:r>
      <w:r w:rsidR="00D015E1">
        <w:t>如：</w:t>
      </w:r>
    </w:p>
    <w:p w:rsidR="00D015E1" w:rsidRDefault="00D015E1" w:rsidP="009C03FA">
      <w:r>
        <w:tab/>
      </w:r>
      <w:r>
        <w:tab/>
      </w:r>
      <w:r>
        <w:rPr>
          <w:rFonts w:hint="eastAsia"/>
        </w:rPr>
        <w:t>&lt;?php $from = ActiveForm::begin(</w:t>
      </w:r>
      <w:r>
        <w:t>[</w:t>
      </w:r>
    </w:p>
    <w:p w:rsidR="00D015E1" w:rsidRDefault="00D015E1" w:rsidP="00D015E1">
      <w:pPr>
        <w:ind w:left="420" w:firstLine="420"/>
      </w:pPr>
      <w:r>
        <w:tab/>
        <w:t>‘options’ =&gt; [</w:t>
      </w:r>
    </w:p>
    <w:p w:rsidR="00D015E1" w:rsidRDefault="00D015E1" w:rsidP="00D015E1">
      <w:pPr>
        <w:ind w:left="1260" w:firstLine="420"/>
      </w:pPr>
      <w:r>
        <w:t>‘class’ =&gt; ‘a’,</w:t>
      </w:r>
    </w:p>
    <w:p w:rsidR="00D015E1" w:rsidRDefault="00D015E1" w:rsidP="00D015E1">
      <w:pPr>
        <w:ind w:left="1260" w:firstLine="420"/>
      </w:pPr>
      <w:r>
        <w:t>‘id’ =&gt; ‘id’</w:t>
      </w:r>
    </w:p>
    <w:p w:rsidR="00D015E1" w:rsidRDefault="00D015E1" w:rsidP="00D015E1">
      <w:pPr>
        <w:ind w:left="840" w:firstLine="420"/>
      </w:pPr>
      <w:r>
        <w:t>]</w:t>
      </w:r>
    </w:p>
    <w:p w:rsidR="00D015E1" w:rsidRDefault="00D015E1" w:rsidP="00D015E1">
      <w:pPr>
        <w:ind w:left="840"/>
      </w:pPr>
      <w:r>
        <w:t>]</w:t>
      </w:r>
      <w:r>
        <w:rPr>
          <w:rFonts w:hint="eastAsia"/>
        </w:rPr>
        <w:t>) ?&gt;</w:t>
      </w:r>
    </w:p>
    <w:p w:rsidR="00405250" w:rsidRDefault="00B82646" w:rsidP="00405250">
      <w:r>
        <w:tab/>
        <w:t>6</w:t>
      </w:r>
      <w:r w:rsidR="00405250">
        <w:rPr>
          <w:rFonts w:hint="eastAsia"/>
        </w:rPr>
        <w:t>、关</w:t>
      </w:r>
      <w:r w:rsidR="00405250">
        <w:t>于</w:t>
      </w:r>
      <w:r>
        <w:rPr>
          <w:rFonts w:hint="eastAsia"/>
        </w:rPr>
        <w:t>子</w:t>
      </w:r>
      <w:r>
        <w:t>项的标签属性</w:t>
      </w:r>
      <w:r>
        <w:rPr>
          <w:rFonts w:hint="eastAsia"/>
        </w:rPr>
        <w:t>都</w:t>
      </w:r>
      <w:r>
        <w:t>在相应方法中写如：</w:t>
      </w:r>
      <w:r>
        <w:rPr>
          <w:rFonts w:hint="eastAsia"/>
        </w:rPr>
        <w:t>textInput();</w:t>
      </w:r>
    </w:p>
    <w:p w:rsidR="00D230E2" w:rsidRDefault="00D230E2" w:rsidP="00405250">
      <w:r>
        <w:tab/>
        <w:t>7</w:t>
      </w:r>
      <w:r>
        <w:rPr>
          <w:rFonts w:hint="eastAsia"/>
        </w:rPr>
        <w:t>、</w:t>
      </w:r>
      <w:r>
        <w:rPr>
          <w:rFonts w:hint="eastAsia"/>
        </w:rPr>
        <w:t>label(</w:t>
      </w:r>
      <w:r>
        <w:t>label:’</w:t>
      </w:r>
      <w:r>
        <w:rPr>
          <w:rFonts w:hint="eastAsia"/>
        </w:rPr>
        <w:t>用户</w:t>
      </w:r>
      <w:r>
        <w:t>名</w:t>
      </w:r>
      <w:r>
        <w:rPr>
          <w:rFonts w:hint="eastAsia"/>
        </w:rPr>
        <w:t>1</w:t>
      </w:r>
      <w:r>
        <w:t>’</w:t>
      </w:r>
      <w:r>
        <w:rPr>
          <w:rFonts w:hint="eastAsia"/>
        </w:rPr>
        <w:t>)</w:t>
      </w:r>
      <w:r>
        <w:rPr>
          <w:rFonts w:hint="eastAsia"/>
        </w:rPr>
        <w:t>方法</w:t>
      </w:r>
      <w:r>
        <w:t>能够改变</w:t>
      </w:r>
      <w:r>
        <w:rPr>
          <w:rFonts w:hint="eastAsia"/>
        </w:rPr>
        <w:t>项目</w:t>
      </w:r>
      <w:r>
        <w:t>名称：如：</w:t>
      </w:r>
    </w:p>
    <w:p w:rsidR="00D230E2" w:rsidRDefault="00D230E2" w:rsidP="00405250">
      <w:r>
        <w:tab/>
      </w:r>
      <w:r>
        <w:tab/>
      </w:r>
      <w:r>
        <w:rPr>
          <w:rFonts w:hint="eastAsia"/>
        </w:rPr>
        <w:t>&lt;?= $form-&gt;field($model,attribute:</w:t>
      </w:r>
      <w:r>
        <w:t xml:space="preserve">’username’) </w:t>
      </w:r>
      <w:r>
        <w:rPr>
          <w:rFonts w:hint="eastAsia"/>
        </w:rPr>
        <w:t>-&gt; textInput() -&gt; label(</w:t>
      </w:r>
      <w:r>
        <w:t>lebel:’</w:t>
      </w:r>
      <w:r>
        <w:rPr>
          <w:rFonts w:hint="eastAsia"/>
        </w:rPr>
        <w:t>用户</w:t>
      </w:r>
      <w:r>
        <w:t>名</w:t>
      </w:r>
      <w:r>
        <w:rPr>
          <w:rFonts w:hint="eastAsia"/>
        </w:rPr>
        <w:t>1</w:t>
      </w:r>
      <w:r>
        <w:t>’</w:t>
      </w:r>
      <w:r>
        <w:rPr>
          <w:rFonts w:hint="eastAsia"/>
        </w:rPr>
        <w:t>)</w:t>
      </w:r>
      <w:r>
        <w:t xml:space="preserve"> ?&gt;</w:t>
      </w:r>
    </w:p>
    <w:p w:rsidR="00D230E2" w:rsidRDefault="00D230E2" w:rsidP="00405250">
      <w:r>
        <w:tab/>
      </w:r>
      <w:r>
        <w:tab/>
      </w:r>
      <w:r>
        <w:rPr>
          <w:rFonts w:hint="eastAsia"/>
        </w:rPr>
        <w:t>将‘</w:t>
      </w:r>
      <w:r>
        <w:t>用户名</w:t>
      </w:r>
      <w:r>
        <w:rPr>
          <w:rFonts w:hint="eastAsia"/>
        </w:rPr>
        <w:t>’</w:t>
      </w:r>
      <w:r>
        <w:t>变为</w:t>
      </w:r>
      <w:r>
        <w:rPr>
          <w:rFonts w:hint="eastAsia"/>
        </w:rPr>
        <w:t>‘用户</w:t>
      </w:r>
      <w:r>
        <w:t>名</w:t>
      </w:r>
      <w:r>
        <w:rPr>
          <w:rFonts w:hint="eastAsia"/>
        </w:rPr>
        <w:t>1</w:t>
      </w:r>
      <w:r>
        <w:rPr>
          <w:rFonts w:hint="eastAsia"/>
        </w:rPr>
        <w:t>’</w:t>
      </w:r>
      <w:r w:rsidR="00ED5B1E">
        <w:rPr>
          <w:rFonts w:hint="eastAsia"/>
        </w:rPr>
        <w:t>。</w:t>
      </w:r>
    </w:p>
    <w:p w:rsidR="00ED5B1E" w:rsidRDefault="00ED5B1E" w:rsidP="00405250">
      <w:r>
        <w:tab/>
        <w:t>8</w:t>
      </w:r>
      <w:r>
        <w:rPr>
          <w:rFonts w:hint="eastAsia"/>
        </w:rPr>
        <w:t>、</w:t>
      </w:r>
      <w:r>
        <w:t>通过</w:t>
      </w:r>
      <w:r>
        <w:rPr>
          <w:rFonts w:hint="eastAsia"/>
        </w:rPr>
        <w:t>hint(</w:t>
      </w:r>
      <w:r>
        <w:t>content:‘</w:t>
      </w:r>
      <w:r>
        <w:rPr>
          <w:rFonts w:hint="eastAsia"/>
        </w:rPr>
        <w:t>用户</w:t>
      </w:r>
      <w:r>
        <w:t>名不能为空</w:t>
      </w:r>
      <w:r>
        <w:t>’</w:t>
      </w:r>
      <w:r>
        <w:rPr>
          <w:rFonts w:hint="eastAsia"/>
        </w:rPr>
        <w:t>)</w:t>
      </w:r>
      <w:r>
        <w:rPr>
          <w:rFonts w:hint="eastAsia"/>
        </w:rPr>
        <w:t>，</w:t>
      </w:r>
      <w:r>
        <w:t>添加</w:t>
      </w:r>
      <w:r>
        <w:rPr>
          <w:rFonts w:hint="eastAsia"/>
        </w:rPr>
        <w:t>表单项</w:t>
      </w:r>
      <w:r>
        <w:t>注释</w:t>
      </w:r>
      <w:r>
        <w:rPr>
          <w:rFonts w:hint="eastAsia"/>
        </w:rPr>
        <w:t>。</w:t>
      </w:r>
    </w:p>
    <w:p w:rsidR="00854F2C" w:rsidRDefault="00854F2C" w:rsidP="009C03FA"/>
    <w:p w:rsidR="00784F0D" w:rsidRDefault="00784F0D" w:rsidP="009C03FA"/>
    <w:p w:rsidR="00992562" w:rsidRDefault="006B3F33" w:rsidP="00581153">
      <w:pPr>
        <w:outlineLvl w:val="0"/>
      </w:pPr>
      <w:r>
        <w:rPr>
          <w:rFonts w:hint="eastAsia"/>
        </w:rPr>
        <w:t>Asset</w:t>
      </w:r>
      <w:r w:rsidR="00581153">
        <w:rPr>
          <w:rFonts w:hint="eastAsia"/>
        </w:rPr>
        <w:t>资源</w:t>
      </w:r>
    </w:p>
    <w:p w:rsidR="002B7AF9" w:rsidRDefault="002B7AF9" w:rsidP="002B7AF9">
      <w:r>
        <w:rPr>
          <w:rFonts w:hint="eastAsia"/>
        </w:rPr>
        <w:t>资源</w:t>
      </w:r>
      <w:r>
        <w:t>包</w:t>
      </w:r>
      <w:r>
        <w:rPr>
          <w:rFonts w:hint="eastAsia"/>
        </w:rPr>
        <w:t>指</w:t>
      </w:r>
      <w:r>
        <w:t>继承</w:t>
      </w:r>
      <w:r>
        <w:rPr>
          <w:rFonts w:hint="eastAsia"/>
        </w:rPr>
        <w:t>yii\webAssetBundle</w:t>
      </w:r>
      <w:r>
        <w:rPr>
          <w:rFonts w:hint="eastAsia"/>
        </w:rPr>
        <w:t>的</w:t>
      </w:r>
      <w:r>
        <w:rPr>
          <w:rFonts w:hint="eastAsia"/>
        </w:rPr>
        <w:t>PHP</w:t>
      </w:r>
      <w:r>
        <w:rPr>
          <w:rFonts w:hint="eastAsia"/>
        </w:rPr>
        <w:t>类</w:t>
      </w:r>
      <w:r>
        <w:t>，</w:t>
      </w:r>
      <w:r>
        <w:rPr>
          <w:rFonts w:hint="eastAsia"/>
        </w:rPr>
        <w:t>包</w:t>
      </w:r>
      <w:r>
        <w:t>名为可自动加载的</w:t>
      </w:r>
      <w:r>
        <w:rPr>
          <w:rFonts w:hint="eastAsia"/>
        </w:rPr>
        <w:t>PHP</w:t>
      </w:r>
      <w:r>
        <w:rPr>
          <w:rFonts w:hint="eastAsia"/>
        </w:rPr>
        <w:t>类名</w:t>
      </w:r>
      <w:r w:rsidRPr="002B7AF9">
        <w:t>，</w:t>
      </w:r>
      <w:r w:rsidRPr="002B7AF9">
        <w:t xml:space="preserve"> </w:t>
      </w:r>
      <w:r w:rsidRPr="002B7AF9">
        <w:t>在资源包类中，要指定资源所在位置，</w:t>
      </w:r>
      <w:r w:rsidRPr="002B7AF9">
        <w:t xml:space="preserve"> </w:t>
      </w:r>
      <w:r w:rsidRPr="002B7AF9">
        <w:t>包含哪些</w:t>
      </w:r>
      <w:r w:rsidRPr="002B7AF9">
        <w:t>CSS</w:t>
      </w:r>
      <w:r w:rsidRPr="002B7AF9">
        <w:t>和</w:t>
      </w:r>
      <w:r w:rsidRPr="002B7AF9">
        <w:t>JavaScript</w:t>
      </w:r>
      <w:r w:rsidRPr="002B7AF9">
        <w:t>文件以及和其他包的依赖关系。</w:t>
      </w:r>
    </w:p>
    <w:p w:rsidR="002B7AF9" w:rsidRDefault="002B7AF9" w:rsidP="002B7AF9">
      <w:r>
        <w:rPr>
          <w:rFonts w:hint="eastAsia"/>
        </w:rPr>
        <w:t>资源</w:t>
      </w:r>
      <w:r>
        <w:t>根据它们</w:t>
      </w:r>
      <w:r>
        <w:rPr>
          <w:rFonts w:hint="eastAsia"/>
        </w:rPr>
        <w:t>的</w:t>
      </w:r>
      <w:r>
        <w:t>位置可分为：</w:t>
      </w:r>
    </w:p>
    <w:p w:rsidR="002B7AF9" w:rsidRPr="002B7AF9" w:rsidRDefault="002B7AF9" w:rsidP="002B7AF9">
      <w:pPr>
        <w:widowControl/>
        <w:numPr>
          <w:ilvl w:val="0"/>
          <w:numId w:val="11"/>
        </w:numPr>
        <w:shd w:val="clear" w:color="auto" w:fill="FFFFFF"/>
        <w:spacing w:before="100" w:beforeAutospacing="1" w:after="100" w:afterAutospacing="1"/>
        <w:jc w:val="left"/>
        <w:rPr>
          <w:rFonts w:ascii="Helvetica" w:eastAsia="宋体" w:hAnsi="Helvetica" w:cs="Helvetica"/>
          <w:color w:val="333333"/>
          <w:kern w:val="0"/>
          <w:szCs w:val="21"/>
        </w:rPr>
      </w:pPr>
      <w:r w:rsidRPr="002B7AF9">
        <w:rPr>
          <w:rFonts w:ascii="Helvetica" w:eastAsia="宋体" w:hAnsi="Helvetica" w:cs="Helvetica"/>
          <w:color w:val="333333"/>
          <w:kern w:val="0"/>
          <w:szCs w:val="21"/>
        </w:rPr>
        <w:t>源资源</w:t>
      </w:r>
      <w:r w:rsidRPr="002B7AF9">
        <w:rPr>
          <w:rFonts w:ascii="Helvetica" w:eastAsia="宋体" w:hAnsi="Helvetica" w:cs="Helvetica"/>
          <w:color w:val="333333"/>
          <w:kern w:val="0"/>
          <w:szCs w:val="21"/>
        </w:rPr>
        <w:t xml:space="preserve">: </w:t>
      </w:r>
      <w:r w:rsidRPr="002B7AF9">
        <w:rPr>
          <w:rFonts w:ascii="Helvetica" w:eastAsia="宋体" w:hAnsi="Helvetica" w:cs="Helvetica"/>
          <w:color w:val="333333"/>
          <w:kern w:val="0"/>
          <w:szCs w:val="21"/>
        </w:rPr>
        <w:t>资源文件和</w:t>
      </w:r>
      <w:r w:rsidRPr="002B7AF9">
        <w:rPr>
          <w:rFonts w:ascii="Helvetica" w:eastAsia="宋体" w:hAnsi="Helvetica" w:cs="Helvetica"/>
          <w:color w:val="333333"/>
          <w:kern w:val="0"/>
          <w:szCs w:val="21"/>
        </w:rPr>
        <w:t>PHP</w:t>
      </w:r>
      <w:r w:rsidRPr="002B7AF9">
        <w:rPr>
          <w:rFonts w:ascii="Helvetica" w:eastAsia="宋体" w:hAnsi="Helvetica" w:cs="Helvetica"/>
          <w:color w:val="333333"/>
          <w:kern w:val="0"/>
          <w:szCs w:val="21"/>
        </w:rPr>
        <w:t>源代码放在一起，不能被</w:t>
      </w:r>
      <w:r w:rsidRPr="002B7AF9">
        <w:rPr>
          <w:rFonts w:ascii="Helvetica" w:eastAsia="宋体" w:hAnsi="Helvetica" w:cs="Helvetica"/>
          <w:color w:val="333333"/>
          <w:kern w:val="0"/>
          <w:szCs w:val="21"/>
        </w:rPr>
        <w:t>Web</w:t>
      </w:r>
      <w:r w:rsidRPr="002B7AF9">
        <w:rPr>
          <w:rFonts w:ascii="Helvetica" w:eastAsia="宋体" w:hAnsi="Helvetica" w:cs="Helvetica"/>
          <w:color w:val="333333"/>
          <w:kern w:val="0"/>
          <w:szCs w:val="21"/>
        </w:rPr>
        <w:t>直接访问，为了使用这些源资源，</w:t>
      </w:r>
      <w:r w:rsidRPr="002B7AF9">
        <w:rPr>
          <w:rFonts w:ascii="Helvetica" w:eastAsia="宋体" w:hAnsi="Helvetica" w:cs="Helvetica"/>
          <w:color w:val="333333"/>
          <w:kern w:val="0"/>
          <w:szCs w:val="21"/>
        </w:rPr>
        <w:t xml:space="preserve"> </w:t>
      </w:r>
      <w:r w:rsidRPr="002B7AF9">
        <w:rPr>
          <w:rFonts w:ascii="Helvetica" w:eastAsia="宋体" w:hAnsi="Helvetica" w:cs="Helvetica"/>
          <w:color w:val="333333"/>
          <w:kern w:val="0"/>
          <w:szCs w:val="21"/>
        </w:rPr>
        <w:t>它们要拷贝到一个可</w:t>
      </w:r>
      <w:r w:rsidRPr="002B7AF9">
        <w:rPr>
          <w:rFonts w:ascii="Helvetica" w:eastAsia="宋体" w:hAnsi="Helvetica" w:cs="Helvetica"/>
          <w:color w:val="333333"/>
          <w:kern w:val="0"/>
          <w:szCs w:val="21"/>
        </w:rPr>
        <w:t>Web</w:t>
      </w:r>
      <w:r w:rsidRPr="002B7AF9">
        <w:rPr>
          <w:rFonts w:ascii="Helvetica" w:eastAsia="宋体" w:hAnsi="Helvetica" w:cs="Helvetica"/>
          <w:color w:val="333333"/>
          <w:kern w:val="0"/>
          <w:szCs w:val="21"/>
        </w:rPr>
        <w:t>访问的</w:t>
      </w:r>
      <w:r w:rsidRPr="002B7AF9">
        <w:rPr>
          <w:rFonts w:ascii="Helvetica" w:eastAsia="宋体" w:hAnsi="Helvetica" w:cs="Helvetica"/>
          <w:color w:val="333333"/>
          <w:kern w:val="0"/>
          <w:szCs w:val="21"/>
        </w:rPr>
        <w:t>Web</w:t>
      </w:r>
      <w:r w:rsidRPr="002B7AF9">
        <w:rPr>
          <w:rFonts w:ascii="Helvetica" w:eastAsia="宋体" w:hAnsi="Helvetica" w:cs="Helvetica"/>
          <w:color w:val="333333"/>
          <w:kern w:val="0"/>
          <w:szCs w:val="21"/>
        </w:rPr>
        <w:t>目录中</w:t>
      </w:r>
      <w:r w:rsidRPr="002B7AF9">
        <w:rPr>
          <w:rFonts w:ascii="Helvetica" w:eastAsia="宋体" w:hAnsi="Helvetica" w:cs="Helvetica"/>
          <w:color w:val="333333"/>
          <w:kern w:val="0"/>
          <w:szCs w:val="21"/>
        </w:rPr>
        <w:t xml:space="preserve"> </w:t>
      </w:r>
      <w:r w:rsidRPr="002B7AF9">
        <w:rPr>
          <w:rFonts w:ascii="Helvetica" w:eastAsia="宋体" w:hAnsi="Helvetica" w:cs="Helvetica"/>
          <w:color w:val="333333"/>
          <w:kern w:val="0"/>
          <w:szCs w:val="21"/>
        </w:rPr>
        <w:t>成为发布的资源，这个过程称为</w:t>
      </w:r>
      <w:r w:rsidRPr="002B7AF9">
        <w:rPr>
          <w:rFonts w:ascii="Helvetica" w:eastAsia="宋体" w:hAnsi="Helvetica" w:cs="Helvetica"/>
          <w:i/>
          <w:iCs/>
          <w:color w:val="333333"/>
          <w:kern w:val="0"/>
          <w:szCs w:val="21"/>
        </w:rPr>
        <w:t>发布资源</w:t>
      </w:r>
      <w:r w:rsidRPr="002B7AF9">
        <w:rPr>
          <w:rFonts w:ascii="Helvetica" w:eastAsia="宋体" w:hAnsi="Helvetica" w:cs="Helvetica"/>
          <w:color w:val="333333"/>
          <w:kern w:val="0"/>
          <w:szCs w:val="21"/>
        </w:rPr>
        <w:t>，随后会详细介绍。</w:t>
      </w:r>
    </w:p>
    <w:p w:rsidR="002B7AF9" w:rsidRPr="002B7AF9" w:rsidRDefault="002B7AF9" w:rsidP="002B7AF9">
      <w:pPr>
        <w:widowControl/>
        <w:numPr>
          <w:ilvl w:val="0"/>
          <w:numId w:val="11"/>
        </w:numPr>
        <w:shd w:val="clear" w:color="auto" w:fill="FFFFFF"/>
        <w:spacing w:before="100" w:beforeAutospacing="1" w:after="100" w:afterAutospacing="1"/>
        <w:jc w:val="left"/>
        <w:rPr>
          <w:rFonts w:ascii="Helvetica" w:eastAsia="宋体" w:hAnsi="Helvetica" w:cs="Helvetica"/>
          <w:color w:val="333333"/>
          <w:kern w:val="0"/>
          <w:szCs w:val="21"/>
        </w:rPr>
      </w:pPr>
      <w:r w:rsidRPr="002B7AF9">
        <w:rPr>
          <w:rFonts w:ascii="Helvetica" w:eastAsia="宋体" w:hAnsi="Helvetica" w:cs="Helvetica"/>
          <w:color w:val="333333"/>
          <w:kern w:val="0"/>
          <w:szCs w:val="21"/>
        </w:rPr>
        <w:t>发布资源</w:t>
      </w:r>
      <w:r w:rsidRPr="002B7AF9">
        <w:rPr>
          <w:rFonts w:ascii="Helvetica" w:eastAsia="宋体" w:hAnsi="Helvetica" w:cs="Helvetica"/>
          <w:color w:val="333333"/>
          <w:kern w:val="0"/>
          <w:szCs w:val="21"/>
        </w:rPr>
        <w:t xml:space="preserve">: </w:t>
      </w:r>
      <w:r w:rsidRPr="002B7AF9">
        <w:rPr>
          <w:rFonts w:ascii="Helvetica" w:eastAsia="宋体" w:hAnsi="Helvetica" w:cs="Helvetica"/>
          <w:color w:val="333333"/>
          <w:kern w:val="0"/>
          <w:szCs w:val="21"/>
        </w:rPr>
        <w:t>资源文件放在可通过</w:t>
      </w:r>
      <w:r w:rsidRPr="002B7AF9">
        <w:rPr>
          <w:rFonts w:ascii="Helvetica" w:eastAsia="宋体" w:hAnsi="Helvetica" w:cs="Helvetica"/>
          <w:color w:val="333333"/>
          <w:kern w:val="0"/>
          <w:szCs w:val="21"/>
        </w:rPr>
        <w:t>Web</w:t>
      </w:r>
      <w:r w:rsidRPr="002B7AF9">
        <w:rPr>
          <w:rFonts w:ascii="Helvetica" w:eastAsia="宋体" w:hAnsi="Helvetica" w:cs="Helvetica"/>
          <w:color w:val="333333"/>
          <w:kern w:val="0"/>
          <w:szCs w:val="21"/>
        </w:rPr>
        <w:t>直接访问的</w:t>
      </w:r>
      <w:r w:rsidRPr="002B7AF9">
        <w:rPr>
          <w:rFonts w:ascii="Helvetica" w:eastAsia="宋体" w:hAnsi="Helvetica" w:cs="Helvetica"/>
          <w:color w:val="333333"/>
          <w:kern w:val="0"/>
          <w:szCs w:val="21"/>
        </w:rPr>
        <w:t>Web</w:t>
      </w:r>
      <w:r w:rsidRPr="002B7AF9">
        <w:rPr>
          <w:rFonts w:ascii="Helvetica" w:eastAsia="宋体" w:hAnsi="Helvetica" w:cs="Helvetica"/>
          <w:color w:val="333333"/>
          <w:kern w:val="0"/>
          <w:szCs w:val="21"/>
        </w:rPr>
        <w:t>目录中；</w:t>
      </w:r>
    </w:p>
    <w:p w:rsidR="002B7AF9" w:rsidRPr="002B7AF9" w:rsidRDefault="002B7AF9" w:rsidP="002B7AF9">
      <w:pPr>
        <w:widowControl/>
        <w:numPr>
          <w:ilvl w:val="0"/>
          <w:numId w:val="11"/>
        </w:numPr>
        <w:shd w:val="clear" w:color="auto" w:fill="FFFFFF"/>
        <w:spacing w:before="100" w:beforeAutospacing="1" w:after="100" w:afterAutospacing="1"/>
        <w:jc w:val="left"/>
        <w:rPr>
          <w:rFonts w:ascii="Helvetica" w:eastAsia="宋体" w:hAnsi="Helvetica" w:cs="Helvetica"/>
          <w:color w:val="333333"/>
          <w:kern w:val="0"/>
          <w:szCs w:val="21"/>
        </w:rPr>
      </w:pPr>
      <w:r w:rsidRPr="002B7AF9">
        <w:rPr>
          <w:rFonts w:ascii="Helvetica" w:eastAsia="宋体" w:hAnsi="Helvetica" w:cs="Helvetica"/>
          <w:color w:val="333333"/>
          <w:kern w:val="0"/>
          <w:szCs w:val="21"/>
        </w:rPr>
        <w:t>外部资源</w:t>
      </w:r>
      <w:r w:rsidRPr="002B7AF9">
        <w:rPr>
          <w:rFonts w:ascii="Helvetica" w:eastAsia="宋体" w:hAnsi="Helvetica" w:cs="Helvetica"/>
          <w:color w:val="333333"/>
          <w:kern w:val="0"/>
          <w:szCs w:val="21"/>
        </w:rPr>
        <w:t xml:space="preserve">: </w:t>
      </w:r>
      <w:r w:rsidRPr="002B7AF9">
        <w:rPr>
          <w:rFonts w:ascii="Helvetica" w:eastAsia="宋体" w:hAnsi="Helvetica" w:cs="Helvetica"/>
          <w:color w:val="333333"/>
          <w:kern w:val="0"/>
          <w:szCs w:val="21"/>
        </w:rPr>
        <w:t>资源文件放在与你的</w:t>
      </w:r>
      <w:r w:rsidRPr="002B7AF9">
        <w:rPr>
          <w:rFonts w:ascii="Helvetica" w:eastAsia="宋体" w:hAnsi="Helvetica" w:cs="Helvetica"/>
          <w:color w:val="333333"/>
          <w:kern w:val="0"/>
          <w:szCs w:val="21"/>
        </w:rPr>
        <w:t>Web</w:t>
      </w:r>
      <w:r w:rsidRPr="002B7AF9">
        <w:rPr>
          <w:rFonts w:ascii="Helvetica" w:eastAsia="宋体" w:hAnsi="Helvetica" w:cs="Helvetica"/>
          <w:color w:val="333333"/>
          <w:kern w:val="0"/>
          <w:szCs w:val="21"/>
        </w:rPr>
        <w:t>应用不同</w:t>
      </w:r>
      <w:r w:rsidRPr="002B7AF9">
        <w:rPr>
          <w:rFonts w:ascii="Helvetica" w:eastAsia="宋体" w:hAnsi="Helvetica" w:cs="Helvetica"/>
          <w:color w:val="333333"/>
          <w:kern w:val="0"/>
          <w:szCs w:val="21"/>
        </w:rPr>
        <w:t xml:space="preserve"> </w:t>
      </w:r>
      <w:r w:rsidRPr="002B7AF9">
        <w:rPr>
          <w:rFonts w:ascii="Helvetica" w:eastAsia="宋体" w:hAnsi="Helvetica" w:cs="Helvetica"/>
          <w:color w:val="333333"/>
          <w:kern w:val="0"/>
          <w:szCs w:val="21"/>
        </w:rPr>
        <w:t>的</w:t>
      </w:r>
      <w:r w:rsidRPr="002B7AF9">
        <w:rPr>
          <w:rFonts w:ascii="Helvetica" w:eastAsia="宋体" w:hAnsi="Helvetica" w:cs="Helvetica"/>
          <w:color w:val="333333"/>
          <w:kern w:val="0"/>
          <w:szCs w:val="21"/>
        </w:rPr>
        <w:t>Web</w:t>
      </w:r>
      <w:r w:rsidRPr="002B7AF9">
        <w:rPr>
          <w:rFonts w:ascii="Helvetica" w:eastAsia="宋体" w:hAnsi="Helvetica" w:cs="Helvetica"/>
          <w:color w:val="333333"/>
          <w:kern w:val="0"/>
          <w:szCs w:val="21"/>
        </w:rPr>
        <w:t>服务器上；</w:t>
      </w:r>
    </w:p>
    <w:p w:rsidR="002B7AF9" w:rsidRDefault="002B7AF9" w:rsidP="002B7AF9"/>
    <w:p w:rsidR="00D35829" w:rsidRDefault="00D35829" w:rsidP="00581153">
      <w:pPr>
        <w:outlineLvl w:val="1"/>
      </w:pPr>
      <w:r>
        <w:rPr>
          <w:rFonts w:hint="eastAsia"/>
        </w:rPr>
        <w:t>配置</w:t>
      </w:r>
    </w:p>
    <w:p w:rsidR="00D35829" w:rsidRDefault="00D35829" w:rsidP="009C03FA">
      <w:r>
        <w:rPr>
          <w:rFonts w:hint="eastAsia"/>
        </w:rPr>
        <w:t>通常</w:t>
      </w:r>
      <w:r>
        <w:t>不需要对资源配置，但</w:t>
      </w:r>
      <w:r>
        <w:rPr>
          <w:rFonts w:hint="eastAsia"/>
        </w:rPr>
        <w:t>资源</w:t>
      </w:r>
      <w:r>
        <w:t>提供了一些配置</w:t>
      </w:r>
      <w:r>
        <w:rPr>
          <w:rFonts w:hint="eastAsia"/>
        </w:rPr>
        <w:t>项</w:t>
      </w:r>
      <w:r>
        <w:t>：</w:t>
      </w:r>
    </w:p>
    <w:p w:rsidR="00D35829" w:rsidRDefault="00D35829" w:rsidP="009C03FA">
      <w:r>
        <w:t>E</w:t>
      </w:r>
      <w:r>
        <w:rPr>
          <w:rFonts w:hint="eastAsia"/>
        </w:rPr>
        <w:t>xp</w:t>
      </w:r>
      <w:r>
        <w:t>1:</w:t>
      </w:r>
    </w:p>
    <w:p w:rsidR="00D35829" w:rsidRDefault="00D35829" w:rsidP="009C03FA">
      <w:r>
        <w:t>$config = [</w:t>
      </w:r>
    </w:p>
    <w:p w:rsidR="00D35829" w:rsidRDefault="00D35829" w:rsidP="009C03FA">
      <w:r>
        <w:tab/>
        <w:t>‘components’ =&gt;[</w:t>
      </w:r>
    </w:p>
    <w:p w:rsidR="00FF07BE" w:rsidRDefault="00D35829" w:rsidP="00D35829">
      <w:pPr>
        <w:ind w:firstLine="420"/>
      </w:pPr>
      <w:r>
        <w:tab/>
      </w:r>
      <w:r w:rsidR="00FF07BE">
        <w:t>‘assetManager’ =&gt; [</w:t>
      </w:r>
    </w:p>
    <w:p w:rsidR="00FF07BE" w:rsidRDefault="00FF07BE" w:rsidP="00FF07BE">
      <w:pPr>
        <w:ind w:left="420" w:firstLine="420"/>
      </w:pPr>
      <w:r>
        <w:tab/>
        <w:t>‘appendTimestamp’ =&gt; true</w:t>
      </w:r>
      <w:r>
        <w:tab/>
        <w:t>//</w:t>
      </w:r>
      <w:r>
        <w:rPr>
          <w:rFonts w:hint="eastAsia"/>
        </w:rPr>
        <w:t>为</w:t>
      </w:r>
      <w:r>
        <w:t>资源添加版本号</w:t>
      </w:r>
    </w:p>
    <w:p w:rsidR="00765F85" w:rsidRDefault="00765F85" w:rsidP="00765F85">
      <w:r>
        <w:tab/>
      </w:r>
      <w:r>
        <w:tab/>
      </w:r>
      <w:r>
        <w:tab/>
        <w:t>//</w:t>
      </w:r>
      <w:r>
        <w:rPr>
          <w:rFonts w:hint="eastAsia"/>
        </w:rPr>
        <w:t>系统</w:t>
      </w:r>
      <w:r>
        <w:t>中的资源文件可以通过</w:t>
      </w:r>
      <w:r>
        <w:rPr>
          <w:rFonts w:hint="eastAsia"/>
        </w:rPr>
        <w:t>配置</w:t>
      </w:r>
      <w:r>
        <w:t>进行</w:t>
      </w:r>
      <w:r>
        <w:rPr>
          <w:rFonts w:hint="eastAsia"/>
        </w:rPr>
        <w:t>替换</w:t>
      </w:r>
      <w:r>
        <w:t>，如：</w:t>
      </w:r>
    </w:p>
    <w:p w:rsidR="00765F85" w:rsidRDefault="00765F85" w:rsidP="00FF07BE">
      <w:pPr>
        <w:ind w:left="420" w:firstLine="420"/>
      </w:pPr>
    </w:p>
    <w:p w:rsidR="00765F85" w:rsidRDefault="00765F85" w:rsidP="00765F85">
      <w:pPr>
        <w:ind w:left="840" w:firstLine="420"/>
      </w:pPr>
      <w:r>
        <w:t>‘bundles ‘ =&gt; [</w:t>
      </w:r>
    </w:p>
    <w:p w:rsidR="00765F85" w:rsidRDefault="00765F85" w:rsidP="00765F85">
      <w:pPr>
        <w:ind w:left="840" w:firstLine="420"/>
      </w:pPr>
      <w:r>
        <w:tab/>
        <w:t>‘yii\web\JqueryAsset’ =&gt; [</w:t>
      </w:r>
    </w:p>
    <w:p w:rsidR="00765F85" w:rsidRDefault="00765F85" w:rsidP="00765F85">
      <w:pPr>
        <w:ind w:left="1680" w:firstLine="420"/>
      </w:pPr>
      <w:r>
        <w:t>‘js’ =&gt; [</w:t>
      </w:r>
    </w:p>
    <w:p w:rsidR="00581153" w:rsidRDefault="00581153" w:rsidP="00765F85">
      <w:pPr>
        <w:ind w:left="1680" w:firstLine="420"/>
      </w:pPr>
      <w:r>
        <w:tab/>
      </w:r>
      <w:r>
        <w:rPr>
          <w:rFonts w:hint="eastAsia"/>
        </w:rPr>
        <w:t>//</w:t>
      </w:r>
      <w:r>
        <w:rPr>
          <w:rFonts w:hint="eastAsia"/>
        </w:rPr>
        <w:t>替换系统</w:t>
      </w:r>
      <w:r>
        <w:t>默认资源文件</w:t>
      </w:r>
    </w:p>
    <w:p w:rsidR="00765F85" w:rsidRDefault="00765F85" w:rsidP="00765F85">
      <w:pPr>
        <w:ind w:left="1260" w:firstLine="420"/>
      </w:pPr>
      <w:r>
        <w:tab/>
      </w:r>
      <w:r>
        <w:tab/>
        <w:t>‘</w:t>
      </w:r>
      <w:r w:rsidR="0046141D">
        <w:t>http://baidu.com/jquery/1.8.3.js</w:t>
      </w:r>
      <w:r>
        <w:t>’</w:t>
      </w:r>
    </w:p>
    <w:p w:rsidR="00765F85" w:rsidRDefault="00765F85" w:rsidP="00765F85">
      <w:pPr>
        <w:ind w:left="1680" w:firstLine="420"/>
      </w:pPr>
      <w:r>
        <w:t>];</w:t>
      </w:r>
    </w:p>
    <w:p w:rsidR="00765F85" w:rsidRDefault="00765F85" w:rsidP="00765F85">
      <w:pPr>
        <w:ind w:left="1260" w:firstLine="420"/>
      </w:pPr>
      <w:r>
        <w:t>]</w:t>
      </w:r>
    </w:p>
    <w:p w:rsidR="00765F85" w:rsidRDefault="00765F85" w:rsidP="00765F85">
      <w:pPr>
        <w:ind w:left="840" w:firstLine="420"/>
      </w:pPr>
      <w:r>
        <w:t>]</w:t>
      </w:r>
      <w:r w:rsidR="004778FC">
        <w:t>,</w:t>
      </w:r>
    </w:p>
    <w:p w:rsidR="004778FC" w:rsidRDefault="004778FC" w:rsidP="00765F85">
      <w:pPr>
        <w:ind w:left="840" w:firstLine="420"/>
      </w:pPr>
      <w:r>
        <w:t>//</w:t>
      </w:r>
      <w:r>
        <w:rPr>
          <w:rFonts w:hint="eastAsia"/>
        </w:rPr>
        <w:t>符号</w:t>
      </w:r>
      <w:r>
        <w:t>连接默</w:t>
      </w:r>
      <w:r>
        <w:rPr>
          <w:rFonts w:hint="eastAsia"/>
        </w:rPr>
        <w:t>认关闭</w:t>
      </w:r>
      <w:r>
        <w:t>，不支持</w:t>
      </w:r>
      <w:r>
        <w:rPr>
          <w:rFonts w:hint="eastAsia"/>
        </w:rPr>
        <w:t>windows</w:t>
      </w:r>
      <w:r>
        <w:rPr>
          <w:rFonts w:hint="eastAsia"/>
        </w:rPr>
        <w:t>系统。</w:t>
      </w:r>
      <w:r>
        <w:t>启用后，当下一</w:t>
      </w:r>
      <w:r>
        <w:rPr>
          <w:rFonts w:hint="eastAsia"/>
        </w:rPr>
        <w:t>次</w:t>
      </w:r>
      <w:r>
        <w:t>资源文件有变化</w:t>
      </w:r>
      <w:r>
        <w:rPr>
          <w:rFonts w:hint="eastAsia"/>
        </w:rPr>
        <w:t>的时候不</w:t>
      </w:r>
      <w:r>
        <w:t>需要再发布，</w:t>
      </w:r>
      <w:r>
        <w:rPr>
          <w:rFonts w:hint="eastAsia"/>
        </w:rPr>
        <w:t>而</w:t>
      </w:r>
      <w:r>
        <w:t>是直接</w:t>
      </w:r>
      <w:r>
        <w:rPr>
          <w:rFonts w:hint="eastAsia"/>
        </w:rPr>
        <w:t>改变</w:t>
      </w:r>
      <w:r>
        <w:rPr>
          <w:rFonts w:hint="eastAsia"/>
        </w:rPr>
        <w:t>web</w:t>
      </w:r>
      <w:r>
        <w:rPr>
          <w:rFonts w:hint="eastAsia"/>
        </w:rPr>
        <w:t>下</w:t>
      </w:r>
      <w:r>
        <w:t>的资源</w:t>
      </w:r>
    </w:p>
    <w:p w:rsidR="004778FC" w:rsidRDefault="004778FC" w:rsidP="00765F85">
      <w:pPr>
        <w:ind w:left="840" w:firstLine="420"/>
      </w:pPr>
      <w:r>
        <w:t>‘link</w:t>
      </w:r>
      <w:r w:rsidR="00FA30A6">
        <w:rPr>
          <w:rFonts w:hint="eastAsia"/>
        </w:rPr>
        <w:t>A</w:t>
      </w:r>
      <w:r>
        <w:t>ssets’ =&gt; true,</w:t>
      </w:r>
    </w:p>
    <w:p w:rsidR="00D35829" w:rsidRDefault="00FF07BE" w:rsidP="00FF07BE">
      <w:pPr>
        <w:ind w:left="420" w:firstLine="420"/>
      </w:pPr>
      <w:r>
        <w:t>]</w:t>
      </w:r>
    </w:p>
    <w:p w:rsidR="00D35829" w:rsidRDefault="00D35829" w:rsidP="00D35829">
      <w:pPr>
        <w:ind w:firstLine="420"/>
      </w:pPr>
      <w:r>
        <w:t>]</w:t>
      </w:r>
    </w:p>
    <w:p w:rsidR="00D35829" w:rsidRDefault="00D35829" w:rsidP="009C03FA">
      <w:r>
        <w:t>]</w:t>
      </w:r>
    </w:p>
    <w:p w:rsidR="00992562" w:rsidRDefault="00992562" w:rsidP="00002024">
      <w:pPr>
        <w:outlineLvl w:val="1"/>
      </w:pPr>
      <w:r>
        <w:rPr>
          <w:rFonts w:hint="eastAsia"/>
        </w:rPr>
        <w:t>参数</w:t>
      </w:r>
      <w:r>
        <w:t>说明</w:t>
      </w:r>
    </w:p>
    <w:p w:rsidR="002A58F5" w:rsidRDefault="002A58F5" w:rsidP="009C03FA">
      <w:r>
        <w:rPr>
          <w:rFonts w:hint="eastAsia"/>
        </w:rPr>
        <w:t>namespace app\assets;</w:t>
      </w:r>
    </w:p>
    <w:p w:rsidR="002A58F5" w:rsidRDefault="002A58F5" w:rsidP="009C03FA">
      <w:r>
        <w:t>use yii\web\AssetBundle;</w:t>
      </w:r>
    </w:p>
    <w:p w:rsidR="00992562" w:rsidRDefault="00992562" w:rsidP="009C03FA">
      <w:r>
        <w:t>C</w:t>
      </w:r>
      <w:r>
        <w:rPr>
          <w:rFonts w:hint="eastAsia"/>
        </w:rPr>
        <w:t xml:space="preserve">lass </w:t>
      </w:r>
      <w:r>
        <w:t>AppAsset extends AssetBundle</w:t>
      </w:r>
    </w:p>
    <w:p w:rsidR="00992562" w:rsidRDefault="00992562" w:rsidP="009C03FA">
      <w:r>
        <w:t>{</w:t>
      </w:r>
    </w:p>
    <w:p w:rsidR="00351AB8" w:rsidRDefault="00351AB8" w:rsidP="00351AB8">
      <w:r>
        <w:tab/>
        <w:t>//</w:t>
      </w:r>
      <w:r>
        <w:rPr>
          <w:rFonts w:hint="eastAsia"/>
        </w:rPr>
        <w:t>资源</w:t>
      </w:r>
      <w:r>
        <w:t>文件所在的路径</w:t>
      </w:r>
    </w:p>
    <w:p w:rsidR="00351AB8" w:rsidRDefault="00992562" w:rsidP="009C03FA">
      <w:r>
        <w:tab/>
        <w:t>Public $basePath= ‘@webroot’;</w:t>
      </w:r>
      <w:r w:rsidR="00351AB8">
        <w:tab/>
      </w:r>
      <w:r w:rsidR="00351AB8">
        <w:tab/>
        <w:t>//</w:t>
      </w:r>
      <w:r w:rsidR="00351AB8">
        <w:rPr>
          <w:rFonts w:hint="eastAsia"/>
        </w:rPr>
        <w:t>@webroot</w:t>
      </w:r>
      <w:r w:rsidR="00351AB8">
        <w:rPr>
          <w:rFonts w:hint="eastAsia"/>
        </w:rPr>
        <w:t>表</w:t>
      </w:r>
      <w:r w:rsidR="00351AB8">
        <w:t>示</w:t>
      </w:r>
      <w:r w:rsidR="00351AB8">
        <w:rPr>
          <w:rFonts w:hint="eastAsia"/>
        </w:rPr>
        <w:t>web</w:t>
      </w:r>
      <w:r w:rsidR="00351AB8">
        <w:rPr>
          <w:rFonts w:hint="eastAsia"/>
        </w:rPr>
        <w:t>目录的</w:t>
      </w:r>
      <w:r w:rsidR="00351AB8">
        <w:t>物理路径</w:t>
      </w:r>
    </w:p>
    <w:p w:rsidR="00992562" w:rsidRDefault="00992562" w:rsidP="009C03FA">
      <w:r>
        <w:tab/>
        <w:t>Public $baseUrl= ‘@web’;</w:t>
      </w:r>
      <w:r w:rsidR="00351AB8">
        <w:tab/>
      </w:r>
      <w:r w:rsidR="00351AB8">
        <w:tab/>
      </w:r>
      <w:r w:rsidR="00D503AF">
        <w:tab/>
      </w:r>
      <w:r w:rsidR="00351AB8">
        <w:rPr>
          <w:rFonts w:hint="eastAsia"/>
        </w:rPr>
        <w:t>//</w:t>
      </w:r>
      <w:r w:rsidR="00351AB8">
        <w:t>url</w:t>
      </w:r>
      <w:r w:rsidR="00351AB8">
        <w:rPr>
          <w:rFonts w:hint="eastAsia"/>
        </w:rPr>
        <w:t>指向的</w:t>
      </w:r>
      <w:r w:rsidR="00351AB8">
        <w:t>根目录</w:t>
      </w:r>
      <w:r w:rsidR="00351AB8">
        <w:rPr>
          <w:rFonts w:hint="eastAsia"/>
        </w:rPr>
        <w:t xml:space="preserve"> </w:t>
      </w:r>
    </w:p>
    <w:p w:rsidR="00992562" w:rsidRDefault="00992562" w:rsidP="009C03FA">
      <w:r>
        <w:tab/>
        <w:t>Public</w:t>
      </w:r>
      <w:r w:rsidR="00311FF0">
        <w:t xml:space="preserve"> $css = </w:t>
      </w:r>
      <w:r w:rsidR="00311FF0">
        <w:rPr>
          <w:rFonts w:hint="eastAsia"/>
        </w:rPr>
        <w:t>[</w:t>
      </w:r>
    </w:p>
    <w:p w:rsidR="00992562" w:rsidRDefault="00992562" w:rsidP="009C03FA">
      <w:r>
        <w:tab/>
      </w:r>
      <w:r>
        <w:tab/>
        <w:t>‘css/site.ss’,</w:t>
      </w:r>
    </w:p>
    <w:p w:rsidR="00992562" w:rsidRDefault="00311FF0" w:rsidP="009C03FA">
      <w:r>
        <w:tab/>
        <w:t>];</w:t>
      </w:r>
    </w:p>
    <w:p w:rsidR="00992562" w:rsidRDefault="00992562" w:rsidP="00311FF0">
      <w:pPr>
        <w:ind w:leftChars="100" w:left="210" w:firstLine="210"/>
      </w:pPr>
      <w:r>
        <w:t>Public</w:t>
      </w:r>
      <w:r w:rsidR="00311FF0">
        <w:t xml:space="preserve"> $js = [</w:t>
      </w:r>
    </w:p>
    <w:p w:rsidR="00992562" w:rsidRDefault="00992562" w:rsidP="00992562">
      <w:pPr>
        <w:ind w:leftChars="100" w:left="210"/>
      </w:pPr>
      <w:r>
        <w:tab/>
        <w:t>],</w:t>
      </w:r>
    </w:p>
    <w:p w:rsidR="00992562" w:rsidRDefault="00992562" w:rsidP="00311FF0">
      <w:pPr>
        <w:ind w:firstLine="420"/>
      </w:pPr>
      <w:r>
        <w:t>Public $depends = [</w:t>
      </w:r>
    </w:p>
    <w:p w:rsidR="00992562" w:rsidRDefault="00992562" w:rsidP="00311FF0">
      <w:pPr>
        <w:ind w:left="420" w:firstLine="420"/>
      </w:pPr>
      <w:r>
        <w:t>‘yii\web\YiiAsset’,</w:t>
      </w:r>
    </w:p>
    <w:p w:rsidR="00992562" w:rsidRDefault="00992562" w:rsidP="00992562">
      <w:pPr>
        <w:ind w:leftChars="100" w:left="210"/>
      </w:pPr>
      <w:r>
        <w:tab/>
      </w:r>
      <w:r w:rsidR="00311FF0">
        <w:tab/>
      </w:r>
      <w:r>
        <w:t>‘yii\bootstrap\BootstrapAsset’</w:t>
      </w:r>
    </w:p>
    <w:p w:rsidR="00992562" w:rsidRDefault="00992562" w:rsidP="00311FF0">
      <w:pPr>
        <w:ind w:firstLine="420"/>
      </w:pPr>
      <w:r>
        <w:t xml:space="preserve">]; </w:t>
      </w:r>
    </w:p>
    <w:p w:rsidR="00FF07BE" w:rsidRDefault="00FF07BE" w:rsidP="00311FF0">
      <w:pPr>
        <w:ind w:firstLine="420"/>
      </w:pPr>
      <w:r>
        <w:t>P</w:t>
      </w:r>
      <w:r>
        <w:rPr>
          <w:rFonts w:hint="eastAsia"/>
        </w:rPr>
        <w:t xml:space="preserve">ublic </w:t>
      </w:r>
      <w:r>
        <w:t>$jsOptions = [</w:t>
      </w:r>
    </w:p>
    <w:p w:rsidR="00FF07BE" w:rsidRDefault="00FF07BE" w:rsidP="00311FF0">
      <w:pPr>
        <w:ind w:left="210" w:firstLine="420"/>
      </w:pPr>
      <w:r>
        <w:t>‘position’ =&gt; View::POS_HEAD;</w:t>
      </w:r>
      <w:r>
        <w:tab/>
      </w:r>
      <w:r>
        <w:rPr>
          <w:rFonts w:hint="eastAsia"/>
        </w:rPr>
        <w:t>//</w:t>
      </w:r>
      <w:r>
        <w:rPr>
          <w:rFonts w:hint="eastAsia"/>
        </w:rPr>
        <w:t>资源</w:t>
      </w:r>
      <w:r>
        <w:t>放置在页面的</w:t>
      </w:r>
      <w:r>
        <w:rPr>
          <w:rFonts w:hint="eastAsia"/>
        </w:rPr>
        <w:t>位置</w:t>
      </w:r>
    </w:p>
    <w:p w:rsidR="00FF07BE" w:rsidRDefault="00FF07BE" w:rsidP="00311FF0">
      <w:pPr>
        <w:ind w:firstLine="420"/>
      </w:pPr>
      <w:r>
        <w:t>]</w:t>
      </w:r>
    </w:p>
    <w:p w:rsidR="00992562" w:rsidRDefault="00992562" w:rsidP="00992562">
      <w:pPr>
        <w:ind w:leftChars="100" w:left="210"/>
      </w:pPr>
      <w:r>
        <w:t>}</w:t>
      </w:r>
    </w:p>
    <w:p w:rsidR="00992562" w:rsidRDefault="00992562" w:rsidP="009C03FA">
      <w:r>
        <w:rPr>
          <w:rFonts w:hint="eastAsia"/>
        </w:rPr>
        <w:t>}</w:t>
      </w:r>
    </w:p>
    <w:p w:rsidR="00351AB8" w:rsidRDefault="00351AB8" w:rsidP="00832D0B">
      <w:pPr>
        <w:outlineLvl w:val="1"/>
      </w:pPr>
      <w:r>
        <w:rPr>
          <w:rFonts w:hint="eastAsia"/>
        </w:rPr>
        <w:t>使用</w:t>
      </w:r>
      <w:r>
        <w:t>资源</w:t>
      </w:r>
    </w:p>
    <w:p w:rsidR="00351AB8" w:rsidRDefault="00351AB8" w:rsidP="009C03FA">
      <w:r>
        <w:rPr>
          <w:rFonts w:hint="eastAsia"/>
        </w:rPr>
        <w:t>在</w:t>
      </w:r>
      <w:r>
        <w:t>布局文</w:t>
      </w:r>
      <w:r>
        <w:rPr>
          <w:rFonts w:hint="eastAsia"/>
        </w:rPr>
        <w:t>件</w:t>
      </w:r>
      <w:r>
        <w:t>或者视图文件引入并注册。</w:t>
      </w:r>
    </w:p>
    <w:p w:rsidR="00351AB8" w:rsidRDefault="00351AB8" w:rsidP="009C03FA">
      <w:r>
        <w:t>E</w:t>
      </w:r>
      <w:r>
        <w:rPr>
          <w:rFonts w:hint="eastAsia"/>
        </w:rPr>
        <w:t>xp</w:t>
      </w:r>
      <w:r>
        <w:t>1:</w:t>
      </w:r>
    </w:p>
    <w:p w:rsidR="00351AB8" w:rsidRDefault="00351AB8" w:rsidP="009C03FA">
      <w:r>
        <w:t>&lt;?php</w:t>
      </w:r>
    </w:p>
    <w:p w:rsidR="00351AB8" w:rsidRDefault="00351AB8" w:rsidP="009C03FA">
      <w:r>
        <w:t>Use yii\helpers\Html;</w:t>
      </w:r>
    </w:p>
    <w:p w:rsidR="00351AB8" w:rsidRDefault="00351AB8" w:rsidP="009C03FA">
      <w:r>
        <w:t>Use app\assets\AppAsset;</w:t>
      </w:r>
    </w:p>
    <w:p w:rsidR="00351AB8" w:rsidRDefault="00351AB8" w:rsidP="009C03FA">
      <w:r>
        <w:t>AppAsset::register($this);</w:t>
      </w:r>
      <w:r w:rsidR="00FE1FD1">
        <w:tab/>
        <w:t>//</w:t>
      </w:r>
      <w:r w:rsidR="00FE1FD1">
        <w:rPr>
          <w:rFonts w:hint="eastAsia"/>
        </w:rPr>
        <w:t>用</w:t>
      </w:r>
      <w:r w:rsidR="00FE1FD1">
        <w:t>资源注册</w:t>
      </w:r>
      <w:r w:rsidR="00FE1FD1">
        <w:rPr>
          <w:rFonts w:hint="eastAsia"/>
        </w:rPr>
        <w:t>当</w:t>
      </w:r>
      <w:r w:rsidR="00FE1FD1">
        <w:t>前对象</w:t>
      </w:r>
      <w:r w:rsidR="00FE1FD1">
        <w:rPr>
          <w:rFonts w:hint="eastAsia"/>
        </w:rPr>
        <w:t xml:space="preserve"> </w:t>
      </w:r>
    </w:p>
    <w:p w:rsidR="00351AB8" w:rsidRDefault="00351AB8" w:rsidP="009C03FA">
      <w:r>
        <w:t>?&gt;</w:t>
      </w:r>
    </w:p>
    <w:p w:rsidR="00351AB8" w:rsidRDefault="00351AB8" w:rsidP="009C03FA">
      <w:r>
        <w:t>&lt;?php $this-&gt;beginPage() ?&gt;</w:t>
      </w:r>
    </w:p>
    <w:p w:rsidR="00351AB8" w:rsidRDefault="00FE1FD1" w:rsidP="009C03FA">
      <w:r>
        <w:t>&lt;!DOCTYPE html&gt;</w:t>
      </w:r>
    </w:p>
    <w:p w:rsidR="00FE1FD1" w:rsidRDefault="00FE1FD1" w:rsidP="009C03FA">
      <w:r>
        <w:t>&lt;html lang=”&lt;?= Yii::$app-&gt;charset ?&gt; “&gt;</w:t>
      </w:r>
    </w:p>
    <w:p w:rsidR="00FE1FD1" w:rsidRDefault="00FE1FD1" w:rsidP="009C03FA">
      <w:r>
        <w:t>&lt;?= Htm</w:t>
      </w:r>
      <w:r>
        <w:rPr>
          <w:rFonts w:hint="eastAsia"/>
        </w:rPr>
        <w:t>l::</w:t>
      </w:r>
      <w:r>
        <w:t>csrfMetaTags()</w:t>
      </w:r>
      <w:r>
        <w:rPr>
          <w:rFonts w:hint="eastAsia"/>
        </w:rPr>
        <w:t xml:space="preserve"> ?&gt;</w:t>
      </w:r>
    </w:p>
    <w:p w:rsidR="00FE1FD1" w:rsidRDefault="00FE1FD1" w:rsidP="009C03FA">
      <w:r>
        <w:t>&lt;title&gt;&lt;?= Htm</w:t>
      </w:r>
      <w:r>
        <w:rPr>
          <w:rFonts w:hint="eastAsia"/>
        </w:rPr>
        <w:t>l::encode($this-&gt;title) ?&gt;</w:t>
      </w:r>
      <w:r>
        <w:t>&lt;/title&gt;</w:t>
      </w:r>
    </w:p>
    <w:p w:rsidR="006B3F33" w:rsidRDefault="006B3F33" w:rsidP="009C03FA"/>
    <w:p w:rsidR="00D028D5" w:rsidRDefault="00832D0B" w:rsidP="00832D0B">
      <w:pPr>
        <w:outlineLvl w:val="1"/>
      </w:pPr>
      <w:r>
        <w:rPr>
          <w:rFonts w:hint="eastAsia"/>
        </w:rPr>
        <w:t>创建</w:t>
      </w:r>
      <w:r w:rsidR="000E6EAB">
        <w:rPr>
          <w:rFonts w:hint="eastAsia"/>
        </w:rPr>
        <w:t>外</w:t>
      </w:r>
      <w:r>
        <w:t>面可访问</w:t>
      </w:r>
      <w:r>
        <w:rPr>
          <w:rFonts w:hint="eastAsia"/>
        </w:rPr>
        <w:t>的</w:t>
      </w:r>
      <w:r w:rsidR="00D028D5">
        <w:rPr>
          <w:rFonts w:hint="eastAsia"/>
        </w:rPr>
        <w:t>asset</w:t>
      </w:r>
    </w:p>
    <w:p w:rsidR="00685462" w:rsidRDefault="00685462" w:rsidP="009C03FA">
      <w:r>
        <w:t>Exp1:</w:t>
      </w:r>
      <w:r w:rsidR="005D633B">
        <w:rPr>
          <w:rFonts w:hint="eastAsia"/>
        </w:rPr>
        <w:t>新</w:t>
      </w:r>
      <w:r w:rsidR="005D633B">
        <w:t>建一个</w:t>
      </w:r>
      <w:r w:rsidR="005D633B">
        <w:rPr>
          <w:rFonts w:hint="eastAsia"/>
        </w:rPr>
        <w:t>外</w:t>
      </w:r>
      <w:r w:rsidR="005D633B">
        <w:t>面可以访问的</w:t>
      </w:r>
      <w:r w:rsidR="005D633B">
        <w:rPr>
          <w:rFonts w:hint="eastAsia"/>
        </w:rPr>
        <w:t>asset</w:t>
      </w:r>
    </w:p>
    <w:p w:rsidR="005D633B" w:rsidRDefault="005D633B" w:rsidP="009C03FA">
      <w:r>
        <w:rPr>
          <w:rFonts w:hint="eastAsia"/>
        </w:rPr>
        <w:t>于</w:t>
      </w:r>
      <w:r>
        <w:t>系统根目录</w:t>
      </w:r>
      <w:r>
        <w:rPr>
          <w:rFonts w:hint="eastAsia"/>
        </w:rPr>
        <w:t>\assets\</w:t>
      </w:r>
      <w:r>
        <w:rPr>
          <w:rFonts w:hint="eastAsia"/>
        </w:rPr>
        <w:t>新</w:t>
      </w:r>
      <w:r>
        <w:t>建</w:t>
      </w:r>
      <w:r>
        <w:rPr>
          <w:rFonts w:hint="eastAsia"/>
        </w:rPr>
        <w:t>WxAsset.php</w:t>
      </w:r>
    </w:p>
    <w:p w:rsidR="00685462" w:rsidRDefault="00685462" w:rsidP="009C03FA">
      <w:r>
        <w:t>&lt;?php</w:t>
      </w:r>
    </w:p>
    <w:p w:rsidR="00685462" w:rsidRDefault="00685462" w:rsidP="009C03FA">
      <w:r>
        <w:t>Namespace app\assets;</w:t>
      </w:r>
    </w:p>
    <w:p w:rsidR="00685462" w:rsidRDefault="00685462" w:rsidP="009C03FA">
      <w:r>
        <w:t>Use yii\web\AssetBundle;</w:t>
      </w:r>
    </w:p>
    <w:p w:rsidR="00685462" w:rsidRDefault="00685462" w:rsidP="009C03FA">
      <w:r>
        <w:t>Class WxAsset extends AssetBundle{</w:t>
      </w:r>
    </w:p>
    <w:p w:rsidR="00685462" w:rsidRDefault="00232434" w:rsidP="009C03FA">
      <w:r>
        <w:tab/>
      </w:r>
      <w:r w:rsidR="00743DB8">
        <w:rPr>
          <w:highlight w:val="yellow"/>
        </w:rPr>
        <w:t>p</w:t>
      </w:r>
      <w:r w:rsidRPr="00EB499F">
        <w:rPr>
          <w:highlight w:val="yellow"/>
        </w:rPr>
        <w:t>ublic $basePath = ‘@webroot’;</w:t>
      </w:r>
    </w:p>
    <w:p w:rsidR="00232434" w:rsidRDefault="00232434" w:rsidP="009C03FA">
      <w:r>
        <w:tab/>
      </w:r>
      <w:r w:rsidR="00EB499F">
        <w:rPr>
          <w:rFonts w:hint="eastAsia"/>
        </w:rPr>
        <w:t>p</w:t>
      </w:r>
      <w:r w:rsidR="00EB499F">
        <w:t>u</w:t>
      </w:r>
      <w:r w:rsidRPr="00EB499F">
        <w:rPr>
          <w:highlight w:val="yellow"/>
        </w:rPr>
        <w:t>blic $baseUrl = ‘@web’;</w:t>
      </w:r>
      <w:r>
        <w:tab/>
        <w:t>//http://xxx.com/</w:t>
      </w:r>
    </w:p>
    <w:p w:rsidR="00232434" w:rsidRDefault="00232434" w:rsidP="009C03FA">
      <w:r>
        <w:tab/>
      </w:r>
      <w:r w:rsidR="00743DB8">
        <w:t>p</w:t>
      </w:r>
      <w:r>
        <w:t>ublic $js = [</w:t>
      </w:r>
    </w:p>
    <w:p w:rsidR="00232434" w:rsidRDefault="00232434" w:rsidP="00232434">
      <w:pPr>
        <w:ind w:firstLine="420"/>
      </w:pPr>
      <w:r>
        <w:tab/>
        <w:t>‘js/a.js’,</w:t>
      </w:r>
    </w:p>
    <w:p w:rsidR="00232434" w:rsidRDefault="00232434" w:rsidP="00232434">
      <w:pPr>
        <w:ind w:firstLine="420"/>
      </w:pPr>
      <w:r>
        <w:tab/>
        <w:t>‘http://baidu.com/a.js’</w:t>
      </w:r>
      <w:r>
        <w:tab/>
      </w:r>
      <w:r>
        <w:tab/>
        <w:t>//</w:t>
      </w:r>
      <w:r>
        <w:rPr>
          <w:rFonts w:hint="eastAsia"/>
        </w:rPr>
        <w:t>指定</w:t>
      </w:r>
      <w:r w:rsidR="005D633B">
        <w:rPr>
          <w:rFonts w:hint="eastAsia"/>
        </w:rPr>
        <w:t>可以</w:t>
      </w:r>
      <w:r>
        <w:t>访问</w:t>
      </w:r>
      <w:r>
        <w:rPr>
          <w:rFonts w:hint="eastAsia"/>
        </w:rPr>
        <w:t>的</w:t>
      </w:r>
      <w:r>
        <w:rPr>
          <w:rFonts w:hint="eastAsia"/>
        </w:rPr>
        <w:t>url</w:t>
      </w:r>
      <w:r w:rsidR="005D633B">
        <w:rPr>
          <w:rFonts w:hint="eastAsia"/>
        </w:rPr>
        <w:t>，</w:t>
      </w:r>
      <w:r w:rsidR="005D633B">
        <w:t>引用外部</w:t>
      </w:r>
      <w:r w:rsidR="005D633B">
        <w:rPr>
          <w:rFonts w:hint="eastAsia"/>
        </w:rPr>
        <w:t>资源</w:t>
      </w:r>
    </w:p>
    <w:p w:rsidR="00232434" w:rsidRDefault="00232434" w:rsidP="00232434">
      <w:pPr>
        <w:ind w:firstLine="420"/>
      </w:pPr>
      <w:r>
        <w:t>];</w:t>
      </w:r>
    </w:p>
    <w:p w:rsidR="00232434" w:rsidRDefault="00232434" w:rsidP="009C03FA">
      <w:r>
        <w:tab/>
        <w:t>Public $css = [];</w:t>
      </w:r>
    </w:p>
    <w:p w:rsidR="00685462" w:rsidRDefault="00685462" w:rsidP="009C03FA">
      <w:r>
        <w:t>}</w:t>
      </w:r>
    </w:p>
    <w:p w:rsidR="00685462" w:rsidRDefault="002D46ED" w:rsidP="009C03FA">
      <w:r>
        <w:rPr>
          <w:rFonts w:hint="eastAsia"/>
        </w:rPr>
        <w:t>注</w:t>
      </w:r>
      <w:r>
        <w:t>：</w:t>
      </w:r>
      <w:r w:rsidR="00311FF0">
        <w:rPr>
          <w:rFonts w:hint="eastAsia"/>
        </w:rPr>
        <w:t>1</w:t>
      </w:r>
      <w:r w:rsidR="00311FF0">
        <w:rPr>
          <w:rFonts w:hint="eastAsia"/>
        </w:rPr>
        <w:t>、</w:t>
      </w:r>
      <w:r>
        <w:rPr>
          <w:rFonts w:hint="eastAsia"/>
        </w:rPr>
        <w:t>建立</w:t>
      </w:r>
      <w:r>
        <w:t>一个外部可以访问</w:t>
      </w:r>
      <w:r>
        <w:rPr>
          <w:rFonts w:hint="eastAsia"/>
        </w:rPr>
        <w:t>的</w:t>
      </w:r>
      <w:r>
        <w:t>资源，需要必须的属性</w:t>
      </w:r>
      <w:r w:rsidRPr="00EB499F">
        <w:rPr>
          <w:rFonts w:hint="eastAsia"/>
          <w:highlight w:val="yellow"/>
        </w:rPr>
        <w:t>$basePath,</w:t>
      </w:r>
      <w:r w:rsidRPr="00EB499F">
        <w:rPr>
          <w:highlight w:val="yellow"/>
        </w:rPr>
        <w:t>$baseUrl</w:t>
      </w:r>
      <w:r w:rsidRPr="00EB499F">
        <w:rPr>
          <w:rFonts w:hint="eastAsia"/>
          <w:highlight w:val="yellow"/>
        </w:rPr>
        <w:t>和可</w:t>
      </w:r>
      <w:r w:rsidRPr="00EB499F">
        <w:rPr>
          <w:highlight w:val="yellow"/>
        </w:rPr>
        <w:t>访问</w:t>
      </w:r>
      <w:r w:rsidRPr="00EB499F">
        <w:rPr>
          <w:rFonts w:hint="eastAsia"/>
          <w:highlight w:val="yellow"/>
        </w:rPr>
        <w:t>的</w:t>
      </w:r>
      <w:r w:rsidRPr="00EB499F">
        <w:rPr>
          <w:highlight w:val="yellow"/>
        </w:rPr>
        <w:t>资源（</w:t>
      </w:r>
      <w:r w:rsidRPr="00EB499F">
        <w:rPr>
          <w:rFonts w:hint="eastAsia"/>
          <w:highlight w:val="yellow"/>
        </w:rPr>
        <w:t>$js/$css</w:t>
      </w:r>
      <w:r w:rsidRPr="00EB499F">
        <w:rPr>
          <w:highlight w:val="yellow"/>
        </w:rPr>
        <w:t>）</w:t>
      </w:r>
    </w:p>
    <w:p w:rsidR="006B3F33" w:rsidRDefault="00311FF0" w:rsidP="009C03FA">
      <w:r>
        <w:tab/>
        <w:t>2</w:t>
      </w:r>
      <w:r>
        <w:rPr>
          <w:rFonts w:hint="eastAsia"/>
        </w:rPr>
        <w:t>、</w:t>
      </w:r>
      <w:r>
        <w:t>被依赖的资源会</w:t>
      </w:r>
      <w:r w:rsidR="00832D0B">
        <w:rPr>
          <w:rFonts w:hint="eastAsia"/>
        </w:rPr>
        <w:t>在</w:t>
      </w:r>
      <w:r>
        <w:t>当前资源加载之前加载</w:t>
      </w:r>
      <w:r w:rsidR="00765F85">
        <w:rPr>
          <w:rFonts w:hint="eastAsia"/>
        </w:rPr>
        <w:t>。</w:t>
      </w:r>
    </w:p>
    <w:p w:rsidR="00765F85" w:rsidRDefault="00765F85" w:rsidP="009C03FA">
      <w:r>
        <w:tab/>
      </w:r>
      <w:r>
        <w:tab/>
      </w:r>
    </w:p>
    <w:p w:rsidR="006C3B1E" w:rsidRDefault="00832D0B" w:rsidP="00832D0B">
      <w:pPr>
        <w:outlineLvl w:val="1"/>
      </w:pPr>
      <w:r>
        <w:rPr>
          <w:rFonts w:hint="eastAsia"/>
        </w:rPr>
        <w:t>创建</w:t>
      </w:r>
      <w:r>
        <w:t>一个可以发布的</w:t>
      </w:r>
      <w:r>
        <w:rPr>
          <w:rFonts w:hint="eastAsia"/>
        </w:rPr>
        <w:t>asset</w:t>
      </w:r>
    </w:p>
    <w:p w:rsidR="006C3B1E" w:rsidRDefault="006C3B1E" w:rsidP="009C03FA">
      <w:r>
        <w:t>E</w:t>
      </w:r>
      <w:r>
        <w:rPr>
          <w:rFonts w:hint="eastAsia"/>
        </w:rPr>
        <w:t>xp2</w:t>
      </w:r>
      <w:r>
        <w:t>:</w:t>
      </w:r>
      <w:r>
        <w:rPr>
          <w:rFonts w:hint="eastAsia"/>
        </w:rPr>
        <w:t>创建</w:t>
      </w:r>
      <w:r>
        <w:t>一个可以发布的</w:t>
      </w:r>
      <w:r>
        <w:rPr>
          <w:rFonts w:hint="eastAsia"/>
        </w:rPr>
        <w:t>asset</w:t>
      </w:r>
    </w:p>
    <w:p w:rsidR="006C3B1E" w:rsidRDefault="006C3B1E" w:rsidP="006C3B1E">
      <w:r>
        <w:rPr>
          <w:rFonts w:hint="eastAsia"/>
        </w:rPr>
        <w:t>于</w:t>
      </w:r>
      <w:r>
        <w:t>系统根目录</w:t>
      </w:r>
      <w:r>
        <w:rPr>
          <w:rFonts w:hint="eastAsia"/>
        </w:rPr>
        <w:t>\assets\</w:t>
      </w:r>
      <w:r>
        <w:rPr>
          <w:rFonts w:hint="eastAsia"/>
        </w:rPr>
        <w:t>新</w:t>
      </w:r>
      <w:r>
        <w:t>建</w:t>
      </w:r>
      <w:r>
        <w:rPr>
          <w:rFonts w:hint="eastAsia"/>
        </w:rPr>
        <w:t>AAsset.php</w:t>
      </w:r>
    </w:p>
    <w:p w:rsidR="006C3B1E" w:rsidRDefault="006C3B1E" w:rsidP="006C3B1E">
      <w:r>
        <w:t>&lt;?php</w:t>
      </w:r>
    </w:p>
    <w:p w:rsidR="006C3B1E" w:rsidRDefault="006C3B1E" w:rsidP="006C3B1E">
      <w:r>
        <w:t>Namespace app\assets;</w:t>
      </w:r>
    </w:p>
    <w:p w:rsidR="006C3B1E" w:rsidRDefault="006C3B1E" w:rsidP="006C3B1E">
      <w:r>
        <w:t>Use yii\web\AssetBundle;</w:t>
      </w:r>
    </w:p>
    <w:p w:rsidR="006C3B1E" w:rsidRDefault="006C3B1E" w:rsidP="006C3B1E">
      <w:r>
        <w:t>Class AAsset extends AssetBundle{</w:t>
      </w:r>
    </w:p>
    <w:p w:rsidR="006C3B1E" w:rsidRDefault="006C3B1E" w:rsidP="002F4755">
      <w:r>
        <w:tab/>
      </w:r>
      <w:r w:rsidRPr="00C672D3">
        <w:rPr>
          <w:highlight w:val="yellow"/>
        </w:rPr>
        <w:t>public $sourcePach =</w:t>
      </w:r>
      <w:r w:rsidR="002F4755" w:rsidRPr="00C672D3">
        <w:rPr>
          <w:highlight w:val="yellow"/>
        </w:rPr>
        <w:t xml:space="preserve"> “@</w:t>
      </w:r>
      <w:r w:rsidR="002F4755" w:rsidRPr="00C672D3">
        <w:rPr>
          <w:rFonts w:hint="eastAsia"/>
          <w:highlight w:val="yellow"/>
        </w:rPr>
        <w:t>app/res/test</w:t>
      </w:r>
      <w:r w:rsidR="002F4755" w:rsidRPr="00C672D3">
        <w:rPr>
          <w:highlight w:val="yellow"/>
        </w:rPr>
        <w:t>”;</w:t>
      </w:r>
      <w:r w:rsidR="002F4755">
        <w:tab/>
      </w:r>
      <w:r w:rsidR="002F4755">
        <w:tab/>
        <w:t>//</w:t>
      </w:r>
      <w:r w:rsidR="002F4755">
        <w:rPr>
          <w:rFonts w:hint="eastAsia"/>
        </w:rPr>
        <w:t>资源</w:t>
      </w:r>
      <w:r w:rsidR="002F4755">
        <w:t>文件所在的路径</w:t>
      </w:r>
    </w:p>
    <w:p w:rsidR="006C3B1E" w:rsidRDefault="006C3B1E" w:rsidP="006C3B1E">
      <w:pPr>
        <w:ind w:firstLine="420"/>
      </w:pPr>
      <w:r>
        <w:t>Public $js = []</w:t>
      </w:r>
    </w:p>
    <w:p w:rsidR="006C3B1E" w:rsidRDefault="006C3B1E" w:rsidP="006C3B1E">
      <w:pPr>
        <w:ind w:firstLine="420"/>
      </w:pPr>
      <w:r>
        <w:t>Public $css = [];</w:t>
      </w:r>
    </w:p>
    <w:p w:rsidR="00313366" w:rsidRDefault="00313366" w:rsidP="006C3B1E">
      <w:pPr>
        <w:ind w:firstLine="420"/>
      </w:pPr>
      <w:r w:rsidRPr="00C672D3">
        <w:rPr>
          <w:highlight w:val="yellow"/>
        </w:rPr>
        <w:t>P</w:t>
      </w:r>
      <w:r w:rsidRPr="00C672D3">
        <w:rPr>
          <w:rFonts w:hint="eastAsia"/>
          <w:highlight w:val="yellow"/>
        </w:rPr>
        <w:t xml:space="preserve">ublic </w:t>
      </w:r>
      <w:r w:rsidRPr="00C672D3">
        <w:rPr>
          <w:highlight w:val="yellow"/>
        </w:rPr>
        <w:t>$publshOptions = [</w:t>
      </w:r>
      <w:r w:rsidRPr="00C672D3">
        <w:rPr>
          <w:highlight w:val="yellow"/>
        </w:rPr>
        <w:tab/>
      </w:r>
      <w:r w:rsidRPr="00C672D3">
        <w:rPr>
          <w:highlight w:val="yellow"/>
        </w:rPr>
        <w:tab/>
        <w:t>//</w:t>
      </w:r>
      <w:r w:rsidRPr="00C672D3">
        <w:rPr>
          <w:rFonts w:hint="eastAsia"/>
          <w:highlight w:val="yellow"/>
        </w:rPr>
        <w:t>发</w:t>
      </w:r>
      <w:r w:rsidRPr="00C672D3">
        <w:rPr>
          <w:highlight w:val="yellow"/>
        </w:rPr>
        <w:t>布控制</w:t>
      </w:r>
      <w:r>
        <w:rPr>
          <w:rFonts w:hint="eastAsia"/>
        </w:rPr>
        <w:t xml:space="preserve"> </w:t>
      </w:r>
    </w:p>
    <w:p w:rsidR="00313366" w:rsidRDefault="00313366" w:rsidP="006C3B1E">
      <w:pPr>
        <w:ind w:firstLine="420"/>
      </w:pPr>
      <w:r>
        <w:tab/>
        <w:t>‘</w:t>
      </w:r>
      <w:r>
        <w:rPr>
          <w:rFonts w:hint="eastAsia"/>
        </w:rPr>
        <w:t>only</w:t>
      </w:r>
      <w:r>
        <w:t>’ =&gt; [</w:t>
      </w:r>
    </w:p>
    <w:p w:rsidR="00313366" w:rsidRDefault="00313366" w:rsidP="00313366">
      <w:pPr>
        <w:ind w:left="420" w:firstLine="420"/>
      </w:pPr>
      <w:r>
        <w:tab/>
        <w:t>‘css/*’,</w:t>
      </w:r>
      <w:r>
        <w:tab/>
      </w:r>
      <w:r>
        <w:tab/>
        <w:t>//</w:t>
      </w:r>
      <w:r>
        <w:rPr>
          <w:rFonts w:hint="eastAsia"/>
        </w:rPr>
        <w:t>*</w:t>
      </w:r>
      <w:r>
        <w:t>表示所</w:t>
      </w:r>
      <w:r>
        <w:rPr>
          <w:rFonts w:hint="eastAsia"/>
        </w:rPr>
        <w:t>有</w:t>
      </w:r>
      <w:r>
        <w:t>文件</w:t>
      </w:r>
    </w:p>
    <w:p w:rsidR="00313366" w:rsidRDefault="00313366" w:rsidP="00313366">
      <w:pPr>
        <w:ind w:left="420" w:firstLine="420"/>
      </w:pPr>
      <w:r>
        <w:tab/>
        <w:t>‘fonts/*’,</w:t>
      </w:r>
    </w:p>
    <w:p w:rsidR="00313366" w:rsidRDefault="00313366" w:rsidP="00313366">
      <w:pPr>
        <w:ind w:left="420" w:firstLine="420"/>
      </w:pPr>
      <w:r>
        <w:tab/>
        <w:t>‘test.js’</w:t>
      </w:r>
    </w:p>
    <w:p w:rsidR="00313366" w:rsidRDefault="00313366" w:rsidP="00313366">
      <w:pPr>
        <w:ind w:left="420" w:firstLine="420"/>
      </w:pPr>
      <w:r>
        <w:t>]</w:t>
      </w:r>
      <w:r w:rsidR="00CD7D19">
        <w:t>;</w:t>
      </w:r>
    </w:p>
    <w:p w:rsidR="00CD7D19" w:rsidRDefault="00CD7D19" w:rsidP="00313366">
      <w:pPr>
        <w:ind w:left="420" w:firstLine="420"/>
      </w:pPr>
      <w:r>
        <w:t>’</w:t>
      </w:r>
      <w:r>
        <w:rPr>
          <w:rFonts w:hint="eastAsia"/>
        </w:rPr>
        <w:t>except</w:t>
      </w:r>
      <w:r>
        <w:t>’ =&gt; [</w:t>
      </w:r>
    </w:p>
    <w:p w:rsidR="00CD7D19" w:rsidRDefault="00CD7D19" w:rsidP="00313366">
      <w:pPr>
        <w:ind w:left="420" w:firstLine="420"/>
      </w:pPr>
      <w:r>
        <w:tab/>
        <w:t>‘img’</w:t>
      </w:r>
      <w:r>
        <w:tab/>
        <w:t>//</w:t>
      </w:r>
      <w:r>
        <w:rPr>
          <w:rFonts w:hint="eastAsia"/>
        </w:rPr>
        <w:t>屏蔽</w:t>
      </w:r>
      <w:r>
        <w:t>的资源目录</w:t>
      </w:r>
    </w:p>
    <w:p w:rsidR="00CD7D19" w:rsidRDefault="00CD7D19" w:rsidP="00313366">
      <w:pPr>
        <w:ind w:left="420" w:firstLine="420"/>
      </w:pPr>
      <w:r>
        <w:t>];</w:t>
      </w:r>
    </w:p>
    <w:p w:rsidR="00313366" w:rsidRDefault="00313366" w:rsidP="006C3B1E">
      <w:pPr>
        <w:ind w:firstLine="420"/>
      </w:pPr>
      <w:r>
        <w:t>]</w:t>
      </w:r>
    </w:p>
    <w:p w:rsidR="006C3B1E" w:rsidRDefault="006C3B1E" w:rsidP="006C3B1E">
      <w:r>
        <w:t>}</w:t>
      </w:r>
    </w:p>
    <w:p w:rsidR="006C3B1E" w:rsidRDefault="002F4755" w:rsidP="009C03FA">
      <w:r>
        <w:rPr>
          <w:rFonts w:hint="eastAsia"/>
        </w:rPr>
        <w:t>注：</w:t>
      </w:r>
      <w:r w:rsidR="005E2799">
        <w:rPr>
          <w:rFonts w:hint="eastAsia"/>
        </w:rPr>
        <w:t>1</w:t>
      </w:r>
      <w:r w:rsidR="005E2799" w:rsidRPr="00C672D3">
        <w:rPr>
          <w:rFonts w:hint="eastAsia"/>
          <w:highlight w:val="yellow"/>
        </w:rPr>
        <w:t>、</w:t>
      </w:r>
      <w:r w:rsidRPr="00C672D3">
        <w:rPr>
          <w:rFonts w:hint="eastAsia"/>
          <w:highlight w:val="yellow"/>
        </w:rPr>
        <w:t>一</w:t>
      </w:r>
      <w:r w:rsidRPr="00C672D3">
        <w:rPr>
          <w:highlight w:val="yellow"/>
        </w:rPr>
        <w:t>个发布</w:t>
      </w:r>
      <w:r w:rsidRPr="00C672D3">
        <w:rPr>
          <w:rFonts w:hint="eastAsia"/>
          <w:highlight w:val="yellow"/>
        </w:rPr>
        <w:t>的</w:t>
      </w:r>
      <w:r w:rsidRPr="00C672D3">
        <w:rPr>
          <w:highlight w:val="yellow"/>
        </w:rPr>
        <w:t>资源需要指定</w:t>
      </w:r>
      <w:r w:rsidRPr="00C672D3">
        <w:rPr>
          <w:rFonts w:hint="eastAsia"/>
          <w:highlight w:val="yellow"/>
        </w:rPr>
        <w:t>$ourcePath</w:t>
      </w:r>
      <w:r w:rsidR="005E2799" w:rsidRPr="00C672D3">
        <w:rPr>
          <w:highlight w:val="yellow"/>
        </w:rPr>
        <w:t xml:space="preserve"> </w:t>
      </w:r>
      <w:r w:rsidR="005E2799" w:rsidRPr="00C672D3">
        <w:rPr>
          <w:rFonts w:hint="eastAsia"/>
          <w:highlight w:val="yellow"/>
        </w:rPr>
        <w:t>和</w:t>
      </w:r>
      <w:r w:rsidR="005E2799" w:rsidRPr="00C672D3">
        <w:rPr>
          <w:highlight w:val="yellow"/>
        </w:rPr>
        <w:t>$publshOptions</w:t>
      </w:r>
      <w:r w:rsidRPr="00C672D3">
        <w:rPr>
          <w:rFonts w:hint="eastAsia"/>
          <w:highlight w:val="yellow"/>
        </w:rPr>
        <w:t>属性</w:t>
      </w:r>
    </w:p>
    <w:p w:rsidR="005E2799" w:rsidRDefault="005E2799" w:rsidP="005E2799">
      <w:pPr>
        <w:ind w:left="420"/>
      </w:pPr>
      <w:r>
        <w:rPr>
          <w:rFonts w:hint="eastAsia"/>
        </w:rPr>
        <w:t>2</w:t>
      </w:r>
      <w:r>
        <w:rPr>
          <w:rFonts w:hint="eastAsia"/>
        </w:rPr>
        <w:t>、</w:t>
      </w:r>
      <w:r>
        <w:t>如果在</w:t>
      </w:r>
      <w:r>
        <w:rPr>
          <w:rFonts w:hint="eastAsia"/>
        </w:rPr>
        <w:t>only</w:t>
      </w:r>
      <w:r>
        <w:rPr>
          <w:rFonts w:hint="eastAsia"/>
        </w:rPr>
        <w:t>项</w:t>
      </w:r>
      <w:r>
        <w:t>中没有指定发布某一</w:t>
      </w:r>
      <w:r>
        <w:rPr>
          <w:rFonts w:hint="eastAsia"/>
        </w:rPr>
        <w:t>类</w:t>
      </w:r>
      <w:r>
        <w:t>文件，在</w:t>
      </w:r>
      <w:r>
        <w:rPr>
          <w:rFonts w:hint="eastAsia"/>
        </w:rPr>
        <w:t>except</w:t>
      </w:r>
      <w:r>
        <w:rPr>
          <w:rFonts w:hint="eastAsia"/>
        </w:rPr>
        <w:t>项</w:t>
      </w:r>
      <w:r>
        <w:t>中没有指定该类文件</w:t>
      </w:r>
      <w:r>
        <w:rPr>
          <w:rFonts w:hint="eastAsia"/>
        </w:rPr>
        <w:t>的</w:t>
      </w:r>
      <w:r>
        <w:t>目录</w:t>
      </w:r>
      <w:r>
        <w:rPr>
          <w:rFonts w:hint="eastAsia"/>
        </w:rPr>
        <w:t>。</w:t>
      </w:r>
      <w:r>
        <w:t>那么</w:t>
      </w:r>
      <w:r>
        <w:rPr>
          <w:rFonts w:hint="eastAsia"/>
        </w:rPr>
        <w:t>该</w:t>
      </w:r>
      <w:r>
        <w:t>类目录会</w:t>
      </w:r>
      <w:r>
        <w:rPr>
          <w:rFonts w:hint="eastAsia"/>
        </w:rPr>
        <w:t>被</w:t>
      </w:r>
      <w:r>
        <w:t>发布。</w:t>
      </w:r>
    </w:p>
    <w:p w:rsidR="00311FF0" w:rsidRDefault="00311FF0" w:rsidP="005E2799">
      <w:pPr>
        <w:ind w:left="420"/>
      </w:pPr>
    </w:p>
    <w:p w:rsidR="006B3F33" w:rsidRDefault="006B3F33" w:rsidP="009C03FA"/>
    <w:p w:rsidR="00BB22C9" w:rsidRDefault="00BB22C9" w:rsidP="009C03FA">
      <w:r>
        <w:rPr>
          <w:rFonts w:hint="eastAsia"/>
        </w:rPr>
        <w:t>小</w:t>
      </w:r>
      <w:r>
        <w:t>技巧：配置错误提示信息为中文</w:t>
      </w:r>
    </w:p>
    <w:p w:rsidR="00BB22C9" w:rsidRDefault="00BB22C9" w:rsidP="009C03FA">
      <w:r>
        <w:rPr>
          <w:rFonts w:hint="eastAsia"/>
        </w:rPr>
        <w:t>$config = [</w:t>
      </w:r>
    </w:p>
    <w:p w:rsidR="00BB22C9" w:rsidRDefault="00BB22C9" w:rsidP="009C03FA">
      <w:r>
        <w:tab/>
        <w:t>‘language’ =&gt; “zh-CN”</w:t>
      </w:r>
    </w:p>
    <w:p w:rsidR="00BB22C9" w:rsidRDefault="00BB22C9" w:rsidP="009C03FA">
      <w:r>
        <w:t>]</w:t>
      </w:r>
    </w:p>
    <w:p w:rsidR="00E96220" w:rsidRDefault="00E96220" w:rsidP="009C03FA"/>
    <w:p w:rsidR="00E96220" w:rsidRDefault="00E96220" w:rsidP="00E96220">
      <w:pPr>
        <w:pStyle w:val="2"/>
        <w:shd w:val="clear" w:color="auto" w:fill="FFFFFF"/>
        <w:spacing w:before="300" w:after="150"/>
        <w:rPr>
          <w:rFonts w:ascii="Helvetica" w:hAnsi="Helvetica" w:cs="Helvetica"/>
          <w:b w:val="0"/>
          <w:bCs w:val="0"/>
          <w:color w:val="333333"/>
          <w:sz w:val="30"/>
          <w:szCs w:val="30"/>
        </w:rPr>
      </w:pPr>
      <w:r>
        <w:rPr>
          <w:rFonts w:ascii="Helvetica" w:hAnsi="Helvetica" w:cs="Helvetica"/>
          <w:b w:val="0"/>
          <w:bCs w:val="0"/>
          <w:color w:val="333333"/>
          <w:sz w:val="30"/>
          <w:szCs w:val="30"/>
        </w:rPr>
        <w:t xml:space="preserve">Bower </w:t>
      </w:r>
      <w:r>
        <w:rPr>
          <w:rFonts w:ascii="Helvetica" w:hAnsi="Helvetica" w:cs="Helvetica"/>
          <w:b w:val="0"/>
          <w:bCs w:val="0"/>
          <w:color w:val="333333"/>
          <w:sz w:val="30"/>
          <w:szCs w:val="30"/>
        </w:rPr>
        <w:t>和</w:t>
      </w:r>
      <w:r>
        <w:rPr>
          <w:rFonts w:ascii="Helvetica" w:hAnsi="Helvetica" w:cs="Helvetica"/>
          <w:b w:val="0"/>
          <w:bCs w:val="0"/>
          <w:color w:val="333333"/>
          <w:sz w:val="30"/>
          <w:szCs w:val="30"/>
        </w:rPr>
        <w:t xml:space="preserve"> NPM </w:t>
      </w:r>
      <w:r>
        <w:rPr>
          <w:rFonts w:ascii="Helvetica" w:hAnsi="Helvetica" w:cs="Helvetica"/>
          <w:b w:val="0"/>
          <w:bCs w:val="0"/>
          <w:color w:val="333333"/>
          <w:sz w:val="30"/>
          <w:szCs w:val="30"/>
        </w:rPr>
        <w:t>资源</w:t>
      </w:r>
    </w:p>
    <w:p w:rsidR="00E96220" w:rsidRDefault="00E96220" w:rsidP="00E96220">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大多数</w:t>
      </w:r>
      <w:r>
        <w:rPr>
          <w:rFonts w:ascii="Helvetica" w:hAnsi="Helvetica" w:cs="Helvetica"/>
          <w:color w:val="333333"/>
          <w:sz w:val="21"/>
          <w:szCs w:val="21"/>
        </w:rPr>
        <w:t xml:space="preserve"> JavaScript/CSS </w:t>
      </w:r>
      <w:r>
        <w:rPr>
          <w:rFonts w:ascii="Helvetica" w:hAnsi="Helvetica" w:cs="Helvetica"/>
          <w:color w:val="333333"/>
          <w:sz w:val="21"/>
          <w:szCs w:val="21"/>
        </w:rPr>
        <w:t>包通过</w:t>
      </w:r>
      <w:hyperlink r:id="rId384" w:history="1">
        <w:r>
          <w:rPr>
            <w:rStyle w:val="a4"/>
            <w:rFonts w:ascii="Helvetica" w:hAnsi="Helvetica" w:cs="Helvetica"/>
            <w:color w:val="337AB7"/>
            <w:sz w:val="21"/>
            <w:szCs w:val="21"/>
          </w:rPr>
          <w:t>Bower</w:t>
        </w:r>
      </w:hyperlink>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w:t>
      </w:r>
      <w:r>
        <w:rPr>
          <w:rFonts w:ascii="Helvetica" w:hAnsi="Helvetica" w:cs="Helvetica"/>
          <w:color w:val="333333"/>
          <w:sz w:val="21"/>
          <w:szCs w:val="21"/>
        </w:rPr>
        <w:t>或</w:t>
      </w:r>
      <w:r>
        <w:rPr>
          <w:rFonts w:ascii="Helvetica" w:hAnsi="Helvetica" w:cs="Helvetica"/>
          <w:color w:val="333333"/>
          <w:sz w:val="21"/>
          <w:szCs w:val="21"/>
        </w:rPr>
        <w:t> </w:t>
      </w:r>
      <w:hyperlink r:id="rId385" w:history="1">
        <w:r>
          <w:rPr>
            <w:rStyle w:val="a4"/>
            <w:rFonts w:ascii="Helvetica" w:hAnsi="Helvetica" w:cs="Helvetica"/>
            <w:color w:val="337AB7"/>
            <w:sz w:val="21"/>
            <w:szCs w:val="21"/>
          </w:rPr>
          <w:t>NPM</w:t>
        </w:r>
      </w:hyperlink>
      <w:r>
        <w:rPr>
          <w:rFonts w:ascii="Helvetica" w:hAnsi="Helvetica" w:cs="Helvetica"/>
          <w:color w:val="333333"/>
          <w:sz w:val="21"/>
          <w:szCs w:val="21"/>
        </w:rPr>
        <w:t>管理，</w:t>
      </w:r>
      <w:r>
        <w:rPr>
          <w:rFonts w:ascii="Helvetica" w:hAnsi="Helvetica" w:cs="Helvetica"/>
          <w:color w:val="333333"/>
          <w:sz w:val="21"/>
          <w:szCs w:val="21"/>
        </w:rPr>
        <w:t xml:space="preserve"> </w:t>
      </w:r>
      <w:r>
        <w:rPr>
          <w:rFonts w:ascii="Helvetica" w:hAnsi="Helvetica" w:cs="Helvetica"/>
          <w:color w:val="333333"/>
          <w:sz w:val="21"/>
          <w:szCs w:val="21"/>
        </w:rPr>
        <w:t>如果你的应用或扩展使用这些包，推荐你遵循以下步骤来管理库中的资源：</w:t>
      </w:r>
    </w:p>
    <w:p w:rsidR="00E96220" w:rsidRDefault="00E96220" w:rsidP="00E96220">
      <w:pPr>
        <w:widowControl/>
        <w:numPr>
          <w:ilvl w:val="0"/>
          <w:numId w:val="12"/>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修改应用或扩展的</w:t>
      </w:r>
      <w:r>
        <w:rPr>
          <w:rFonts w:ascii="Helvetica" w:hAnsi="Helvetica" w:cs="Helvetica"/>
          <w:color w:val="333333"/>
          <w:szCs w:val="21"/>
        </w:rPr>
        <w:t> </w:t>
      </w:r>
      <w:r>
        <w:rPr>
          <w:rStyle w:val="HTML"/>
          <w:rFonts w:ascii="Consolas" w:hAnsi="Consolas" w:cs="Consolas"/>
          <w:color w:val="C7254E"/>
          <w:sz w:val="19"/>
          <w:szCs w:val="19"/>
          <w:shd w:val="clear" w:color="auto" w:fill="F9F2F4"/>
        </w:rPr>
        <w:t>composer.json</w:t>
      </w:r>
      <w:r>
        <w:rPr>
          <w:rFonts w:ascii="Helvetica" w:hAnsi="Helvetica" w:cs="Helvetica"/>
          <w:color w:val="333333"/>
          <w:szCs w:val="21"/>
        </w:rPr>
        <w:t> </w:t>
      </w:r>
      <w:r>
        <w:rPr>
          <w:rFonts w:ascii="Helvetica" w:hAnsi="Helvetica" w:cs="Helvetica"/>
          <w:color w:val="333333"/>
          <w:szCs w:val="21"/>
        </w:rPr>
        <w:t>文件将包列入</w:t>
      </w:r>
      <w:r>
        <w:rPr>
          <w:rStyle w:val="HTML"/>
          <w:rFonts w:ascii="Consolas" w:hAnsi="Consolas" w:cs="Consolas"/>
          <w:color w:val="C7254E"/>
          <w:sz w:val="19"/>
          <w:szCs w:val="19"/>
          <w:shd w:val="clear" w:color="auto" w:fill="F9F2F4"/>
        </w:rPr>
        <w:t>require</w:t>
      </w:r>
      <w:r>
        <w:rPr>
          <w:rFonts w:ascii="Helvetica" w:hAnsi="Helvetica" w:cs="Helvetica"/>
          <w:color w:val="333333"/>
          <w:szCs w:val="21"/>
        </w:rPr>
        <w:t> </w:t>
      </w:r>
      <w:r>
        <w:rPr>
          <w:rFonts w:ascii="Helvetica" w:hAnsi="Helvetica" w:cs="Helvetica"/>
          <w:color w:val="333333"/>
          <w:szCs w:val="21"/>
        </w:rPr>
        <w:t>中，</w:t>
      </w:r>
      <w:r>
        <w:rPr>
          <w:rFonts w:ascii="Helvetica" w:hAnsi="Helvetica" w:cs="Helvetica"/>
          <w:color w:val="333333"/>
          <w:szCs w:val="21"/>
        </w:rPr>
        <w:t xml:space="preserve"> </w:t>
      </w:r>
      <w:r>
        <w:rPr>
          <w:rFonts w:ascii="Helvetica" w:hAnsi="Helvetica" w:cs="Helvetica"/>
          <w:color w:val="333333"/>
          <w:szCs w:val="21"/>
        </w:rPr>
        <w:t>应使用</w:t>
      </w:r>
      <w:r>
        <w:rPr>
          <w:rStyle w:val="HTML"/>
          <w:rFonts w:ascii="Consolas" w:hAnsi="Consolas" w:cs="Consolas"/>
          <w:color w:val="C7254E"/>
          <w:sz w:val="19"/>
          <w:szCs w:val="19"/>
          <w:shd w:val="clear" w:color="auto" w:fill="F9F2F4"/>
        </w:rPr>
        <w:t>bower-asset/PackageName</w:t>
      </w:r>
      <w:r>
        <w:rPr>
          <w:rFonts w:ascii="Helvetica" w:hAnsi="Helvetica" w:cs="Helvetica"/>
          <w:color w:val="333333"/>
          <w:szCs w:val="21"/>
        </w:rPr>
        <w:t> (Bower</w:t>
      </w:r>
      <w:r>
        <w:rPr>
          <w:rFonts w:ascii="Helvetica" w:hAnsi="Helvetica" w:cs="Helvetica"/>
          <w:color w:val="333333"/>
          <w:szCs w:val="21"/>
        </w:rPr>
        <w:t>包</w:t>
      </w:r>
      <w:r>
        <w:rPr>
          <w:rFonts w:ascii="Helvetica" w:hAnsi="Helvetica" w:cs="Helvetica"/>
          <w:color w:val="333333"/>
          <w:szCs w:val="21"/>
        </w:rPr>
        <w:t xml:space="preserve">) </w:t>
      </w:r>
      <w:r>
        <w:rPr>
          <w:rFonts w:ascii="Helvetica" w:hAnsi="Helvetica" w:cs="Helvetica"/>
          <w:color w:val="333333"/>
          <w:szCs w:val="21"/>
        </w:rPr>
        <w:t>或</w:t>
      </w:r>
      <w:r>
        <w:rPr>
          <w:rFonts w:ascii="Helvetica" w:hAnsi="Helvetica" w:cs="Helvetica"/>
          <w:color w:val="333333"/>
          <w:szCs w:val="21"/>
        </w:rPr>
        <w:t> </w:t>
      </w:r>
      <w:r>
        <w:rPr>
          <w:rStyle w:val="HTML"/>
          <w:rFonts w:ascii="Consolas" w:hAnsi="Consolas" w:cs="Consolas"/>
          <w:color w:val="C7254E"/>
          <w:sz w:val="19"/>
          <w:szCs w:val="19"/>
          <w:shd w:val="clear" w:color="auto" w:fill="F9F2F4"/>
        </w:rPr>
        <w:t>npm-asset/PackageName</w:t>
      </w:r>
      <w:r>
        <w:rPr>
          <w:rFonts w:ascii="Helvetica" w:hAnsi="Helvetica" w:cs="Helvetica"/>
          <w:color w:val="333333"/>
          <w:szCs w:val="21"/>
        </w:rPr>
        <w:t> (NPM</w:t>
      </w:r>
      <w:r>
        <w:rPr>
          <w:rFonts w:ascii="Helvetica" w:hAnsi="Helvetica" w:cs="Helvetica"/>
          <w:color w:val="333333"/>
          <w:szCs w:val="21"/>
        </w:rPr>
        <w:t>包</w:t>
      </w:r>
      <w:r>
        <w:rPr>
          <w:rFonts w:ascii="Helvetica" w:hAnsi="Helvetica" w:cs="Helvetica"/>
          <w:color w:val="333333"/>
          <w:szCs w:val="21"/>
        </w:rPr>
        <w:t>)</w:t>
      </w:r>
      <w:r>
        <w:rPr>
          <w:rFonts w:ascii="Helvetica" w:hAnsi="Helvetica" w:cs="Helvetica"/>
          <w:color w:val="333333"/>
          <w:szCs w:val="21"/>
        </w:rPr>
        <w:t>来对应库。</w:t>
      </w:r>
    </w:p>
    <w:p w:rsidR="00E96220" w:rsidRDefault="00E96220" w:rsidP="00E96220">
      <w:pPr>
        <w:widowControl/>
        <w:numPr>
          <w:ilvl w:val="0"/>
          <w:numId w:val="12"/>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创建一个资源包类并将你的应用或扩展要使用的</w:t>
      </w:r>
      <w:r>
        <w:rPr>
          <w:rFonts w:ascii="Helvetica" w:hAnsi="Helvetica" w:cs="Helvetica"/>
          <w:color w:val="333333"/>
          <w:szCs w:val="21"/>
        </w:rPr>
        <w:t xml:space="preserve">JavaScript/CSS </w:t>
      </w:r>
      <w:r>
        <w:rPr>
          <w:rFonts w:ascii="Helvetica" w:hAnsi="Helvetica" w:cs="Helvetica"/>
          <w:color w:val="333333"/>
          <w:szCs w:val="21"/>
        </w:rPr>
        <w:t>文件列入到类中，</w:t>
      </w:r>
      <w:r>
        <w:rPr>
          <w:rFonts w:ascii="Helvetica" w:hAnsi="Helvetica" w:cs="Helvetica"/>
          <w:color w:val="333333"/>
          <w:szCs w:val="21"/>
        </w:rPr>
        <w:t xml:space="preserve"> </w:t>
      </w:r>
      <w:r>
        <w:rPr>
          <w:rFonts w:ascii="Helvetica" w:hAnsi="Helvetica" w:cs="Helvetica"/>
          <w:color w:val="333333"/>
          <w:szCs w:val="21"/>
        </w:rPr>
        <w:t>应设置</w:t>
      </w:r>
      <w:r>
        <w:rPr>
          <w:rFonts w:ascii="Helvetica" w:hAnsi="Helvetica" w:cs="Helvetica"/>
          <w:color w:val="333333"/>
          <w:szCs w:val="21"/>
        </w:rPr>
        <w:t> </w:t>
      </w:r>
      <w:hyperlink r:id="rId386" w:anchor="$sourcePath-detail" w:history="1">
        <w:r>
          <w:rPr>
            <w:rStyle w:val="a4"/>
            <w:rFonts w:ascii="Helvetica" w:hAnsi="Helvetica" w:cs="Helvetica"/>
            <w:color w:val="337AB7"/>
            <w:szCs w:val="21"/>
          </w:rPr>
          <w:t>sourcePath</w:t>
        </w:r>
      </w:hyperlink>
      <w:r>
        <w:rPr>
          <w:rFonts w:ascii="Helvetica" w:hAnsi="Helvetica" w:cs="Helvetica"/>
          <w:color w:val="333333"/>
          <w:szCs w:val="21"/>
        </w:rPr>
        <w:t> </w:t>
      </w:r>
      <w:r>
        <w:rPr>
          <w:rFonts w:ascii="Helvetica" w:hAnsi="Helvetica" w:cs="Helvetica"/>
          <w:color w:val="333333"/>
          <w:szCs w:val="21"/>
        </w:rPr>
        <w:t>属性为</w:t>
      </w:r>
      <w:r>
        <w:rPr>
          <w:rStyle w:val="HTML"/>
          <w:rFonts w:ascii="Consolas" w:hAnsi="Consolas" w:cs="Consolas"/>
          <w:color w:val="C7254E"/>
          <w:sz w:val="19"/>
          <w:szCs w:val="19"/>
          <w:shd w:val="clear" w:color="auto" w:fill="F9F2F4"/>
        </w:rPr>
        <w:t>@bower/PackageName</w:t>
      </w:r>
      <w:r>
        <w:rPr>
          <w:rFonts w:ascii="Helvetica" w:hAnsi="Helvetica" w:cs="Helvetica"/>
          <w:color w:val="333333"/>
          <w:szCs w:val="21"/>
        </w:rPr>
        <w:t> </w:t>
      </w:r>
      <w:r>
        <w:rPr>
          <w:rFonts w:ascii="Helvetica" w:hAnsi="Helvetica" w:cs="Helvetica"/>
          <w:color w:val="333333"/>
          <w:szCs w:val="21"/>
        </w:rPr>
        <w:t>或</w:t>
      </w:r>
      <w:r>
        <w:rPr>
          <w:rFonts w:ascii="Helvetica" w:hAnsi="Helvetica" w:cs="Helvetica"/>
          <w:color w:val="333333"/>
          <w:szCs w:val="21"/>
        </w:rPr>
        <w:t> </w:t>
      </w:r>
      <w:r>
        <w:rPr>
          <w:rStyle w:val="HTML"/>
          <w:rFonts w:ascii="Consolas" w:hAnsi="Consolas" w:cs="Consolas"/>
          <w:color w:val="C7254E"/>
          <w:sz w:val="19"/>
          <w:szCs w:val="19"/>
          <w:shd w:val="clear" w:color="auto" w:fill="F9F2F4"/>
        </w:rPr>
        <w:t>@npm/PackageName</w:t>
      </w:r>
      <w:r>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color w:val="333333"/>
          <w:szCs w:val="21"/>
        </w:rPr>
        <w:t>因为根据别名</w:t>
      </w:r>
      <w:r>
        <w:rPr>
          <w:rFonts w:ascii="Helvetica" w:hAnsi="Helvetica" w:cs="Helvetica"/>
          <w:color w:val="333333"/>
          <w:szCs w:val="21"/>
        </w:rPr>
        <w:t>Composer</w:t>
      </w:r>
      <w:r>
        <w:rPr>
          <w:rFonts w:ascii="Helvetica" w:hAnsi="Helvetica" w:cs="Helvetica"/>
          <w:color w:val="333333"/>
          <w:szCs w:val="21"/>
        </w:rPr>
        <w:t>会安装</w:t>
      </w:r>
      <w:r>
        <w:rPr>
          <w:rFonts w:ascii="Helvetica" w:hAnsi="Helvetica" w:cs="Helvetica"/>
          <w:color w:val="333333"/>
          <w:szCs w:val="21"/>
        </w:rPr>
        <w:t>Bower</w:t>
      </w:r>
      <w:r>
        <w:rPr>
          <w:rFonts w:ascii="Helvetica" w:hAnsi="Helvetica" w:cs="Helvetica"/>
          <w:color w:val="333333"/>
          <w:szCs w:val="21"/>
        </w:rPr>
        <w:t>或</w:t>
      </w:r>
      <w:r>
        <w:rPr>
          <w:rFonts w:ascii="Helvetica" w:hAnsi="Helvetica" w:cs="Helvetica"/>
          <w:color w:val="333333"/>
          <w:szCs w:val="21"/>
        </w:rPr>
        <w:t>NPM</w:t>
      </w:r>
      <w:r>
        <w:rPr>
          <w:rFonts w:ascii="Helvetica" w:hAnsi="Helvetica" w:cs="Helvetica"/>
          <w:color w:val="333333"/>
          <w:szCs w:val="21"/>
        </w:rPr>
        <w:t>包到对应的目录下。</w:t>
      </w:r>
    </w:p>
    <w:p w:rsidR="00E96220" w:rsidRDefault="00E96220" w:rsidP="00E96220">
      <w:pPr>
        <w:pStyle w:val="a9"/>
        <w:shd w:val="clear" w:color="auto" w:fill="FCF8E3"/>
        <w:spacing w:before="0" w:beforeAutospacing="0" w:after="0" w:afterAutospacing="0"/>
        <w:rPr>
          <w:rFonts w:ascii="Helvetica" w:hAnsi="Helvetica" w:cs="Helvetica"/>
          <w:color w:val="8A6D3B"/>
          <w:sz w:val="21"/>
          <w:szCs w:val="21"/>
        </w:rPr>
      </w:pPr>
      <w:r>
        <w:rPr>
          <w:rStyle w:val="ae"/>
          <w:rFonts w:ascii="Helvetica" w:hAnsi="Helvetica" w:cs="Helvetica"/>
          <w:color w:val="8A6D3B"/>
          <w:sz w:val="21"/>
          <w:szCs w:val="21"/>
        </w:rPr>
        <w:t>注意：</w:t>
      </w:r>
      <w:r>
        <w:rPr>
          <w:rFonts w:ascii="Helvetica" w:hAnsi="Helvetica" w:cs="Helvetica"/>
          <w:color w:val="8A6D3B"/>
          <w:sz w:val="21"/>
          <w:szCs w:val="21"/>
        </w:rPr>
        <w:t>一些包会将它们分布式文件放到一个子目录中，对于这种情况，应指定子目录作为</w:t>
      </w:r>
      <w:r>
        <w:rPr>
          <w:rFonts w:ascii="Helvetica" w:hAnsi="Helvetica" w:cs="Helvetica"/>
          <w:color w:val="8A6D3B"/>
          <w:sz w:val="21"/>
          <w:szCs w:val="21"/>
        </w:rPr>
        <w:t> </w:t>
      </w:r>
      <w:hyperlink r:id="rId387" w:anchor="$sourcePath-detail" w:history="1">
        <w:r>
          <w:rPr>
            <w:rStyle w:val="a4"/>
            <w:rFonts w:ascii="Helvetica" w:hAnsi="Helvetica" w:cs="Helvetica"/>
            <w:color w:val="337AB7"/>
            <w:sz w:val="21"/>
            <w:szCs w:val="21"/>
          </w:rPr>
          <w:t>sourcePath</w:t>
        </w:r>
      </w:hyperlink>
      <w:r>
        <w:rPr>
          <w:rFonts w:ascii="Helvetica" w:hAnsi="Helvetica" w:cs="Helvetica"/>
          <w:color w:val="8A6D3B"/>
          <w:sz w:val="21"/>
          <w:szCs w:val="21"/>
        </w:rPr>
        <w:t>属性值，</w:t>
      </w:r>
      <w:r>
        <w:rPr>
          <w:rFonts w:ascii="Helvetica" w:hAnsi="Helvetica" w:cs="Helvetica"/>
          <w:color w:val="8A6D3B"/>
          <w:sz w:val="21"/>
          <w:szCs w:val="21"/>
        </w:rPr>
        <w:t xml:space="preserve"> </w:t>
      </w:r>
      <w:r>
        <w:rPr>
          <w:rFonts w:ascii="Helvetica" w:hAnsi="Helvetica" w:cs="Helvetica"/>
          <w:color w:val="8A6D3B"/>
          <w:sz w:val="21"/>
          <w:szCs w:val="21"/>
        </w:rPr>
        <w:t>例如，</w:t>
      </w:r>
      <w:hyperlink r:id="rId388" w:history="1">
        <w:r>
          <w:rPr>
            <w:rStyle w:val="a4"/>
            <w:rFonts w:ascii="Helvetica" w:hAnsi="Helvetica" w:cs="Helvetica"/>
            <w:color w:val="337AB7"/>
            <w:sz w:val="21"/>
            <w:szCs w:val="21"/>
          </w:rPr>
          <w:t>yii\web\JqueryAsset</w:t>
        </w:r>
      </w:hyperlink>
      <w:r>
        <w:rPr>
          <w:rFonts w:ascii="Helvetica" w:hAnsi="Helvetica" w:cs="Helvetica"/>
          <w:color w:val="8A6D3B"/>
          <w:sz w:val="21"/>
          <w:szCs w:val="21"/>
        </w:rPr>
        <w:t>使用</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@bower/jquery/dist</w:t>
      </w:r>
      <w:r>
        <w:rPr>
          <w:rFonts w:ascii="Helvetica" w:hAnsi="Helvetica" w:cs="Helvetica"/>
          <w:color w:val="8A6D3B"/>
          <w:sz w:val="21"/>
          <w:szCs w:val="21"/>
        </w:rPr>
        <w:t> </w:t>
      </w:r>
      <w:r>
        <w:rPr>
          <w:rFonts w:ascii="Helvetica" w:hAnsi="Helvetica" w:cs="Helvetica"/>
          <w:color w:val="8A6D3B"/>
          <w:sz w:val="21"/>
          <w:szCs w:val="21"/>
        </w:rPr>
        <w:t>而不是</w:t>
      </w:r>
      <w:r>
        <w:rPr>
          <w:rFonts w:ascii="Helvetica" w:hAnsi="Helvetica" w:cs="Helvetica"/>
          <w:color w:val="8A6D3B"/>
          <w:sz w:val="21"/>
          <w:szCs w:val="21"/>
        </w:rPr>
        <w:t> </w:t>
      </w:r>
      <w:r>
        <w:rPr>
          <w:rStyle w:val="HTML"/>
          <w:rFonts w:ascii="Consolas" w:hAnsi="Consolas" w:cs="Consolas"/>
          <w:color w:val="C7254E"/>
          <w:sz w:val="19"/>
          <w:szCs w:val="19"/>
          <w:shd w:val="clear" w:color="auto" w:fill="F9F2F4"/>
        </w:rPr>
        <w:t>@bower/jquery</w:t>
      </w:r>
      <w:r>
        <w:rPr>
          <w:rFonts w:ascii="Helvetica" w:hAnsi="Helvetica" w:cs="Helvetica"/>
          <w:color w:val="8A6D3B"/>
          <w:sz w:val="21"/>
          <w:szCs w:val="21"/>
        </w:rPr>
        <w:t>。</w:t>
      </w:r>
    </w:p>
    <w:p w:rsidR="00E96220" w:rsidRDefault="00E96220" w:rsidP="009C03FA"/>
    <w:p w:rsidR="008B2B55" w:rsidRDefault="008B2B55" w:rsidP="008B2B55">
      <w:pPr>
        <w:outlineLvl w:val="1"/>
      </w:pPr>
      <w:r>
        <w:rPr>
          <w:rFonts w:hint="eastAsia"/>
        </w:rPr>
        <w:t>常用</w:t>
      </w:r>
      <w:r>
        <w:t>资源包</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Yii</w:t>
      </w:r>
      <w:r>
        <w:rPr>
          <w:rFonts w:ascii="Helvetica" w:hAnsi="Helvetica" w:cs="Helvetica"/>
          <w:color w:val="333333"/>
          <w:sz w:val="21"/>
          <w:szCs w:val="21"/>
        </w:rPr>
        <w:t>框架定义许多资源包，如下资源包是最常用，</w:t>
      </w:r>
      <w:r>
        <w:rPr>
          <w:rFonts w:ascii="Helvetica" w:hAnsi="Helvetica" w:cs="Helvetica"/>
          <w:color w:val="333333"/>
          <w:sz w:val="21"/>
          <w:szCs w:val="21"/>
        </w:rPr>
        <w:t xml:space="preserve"> </w:t>
      </w:r>
      <w:r>
        <w:rPr>
          <w:rFonts w:ascii="Helvetica" w:hAnsi="Helvetica" w:cs="Helvetica"/>
          <w:color w:val="333333"/>
          <w:sz w:val="21"/>
          <w:szCs w:val="21"/>
        </w:rPr>
        <w:t>可在你的应用或扩展代码中引用它们。</w:t>
      </w:r>
    </w:p>
    <w:p w:rsidR="008B2B55" w:rsidRDefault="00602F22" w:rsidP="008B2B55">
      <w:pPr>
        <w:widowControl/>
        <w:numPr>
          <w:ilvl w:val="0"/>
          <w:numId w:val="13"/>
        </w:numPr>
        <w:shd w:val="clear" w:color="auto" w:fill="FFFFFF"/>
        <w:spacing w:before="100" w:beforeAutospacing="1" w:after="100" w:afterAutospacing="1"/>
        <w:jc w:val="left"/>
        <w:rPr>
          <w:rFonts w:ascii="Helvetica" w:hAnsi="Helvetica" w:cs="Helvetica"/>
          <w:color w:val="333333"/>
          <w:szCs w:val="21"/>
        </w:rPr>
      </w:pPr>
      <w:hyperlink r:id="rId389" w:history="1">
        <w:r w:rsidR="008B2B55">
          <w:rPr>
            <w:rStyle w:val="a4"/>
            <w:rFonts w:ascii="Helvetica" w:hAnsi="Helvetica" w:cs="Helvetica"/>
            <w:color w:val="337AB7"/>
            <w:szCs w:val="21"/>
            <w:u w:val="none"/>
          </w:rPr>
          <w:t>yii\web\YiiAsset</w:t>
        </w:r>
      </w:hyperlink>
      <w:r w:rsidR="008B2B55">
        <w:rPr>
          <w:rFonts w:ascii="Helvetica" w:hAnsi="Helvetica" w:cs="Helvetica"/>
          <w:color w:val="333333"/>
          <w:szCs w:val="21"/>
        </w:rPr>
        <w:t xml:space="preserve">: </w:t>
      </w:r>
      <w:r w:rsidR="008B2B55">
        <w:rPr>
          <w:rFonts w:ascii="Helvetica" w:hAnsi="Helvetica" w:cs="Helvetica"/>
          <w:color w:val="333333"/>
          <w:szCs w:val="21"/>
        </w:rPr>
        <w:t>主要包含</w:t>
      </w:r>
      <w:r w:rsidR="008B2B55">
        <w:rPr>
          <w:rStyle w:val="HTML"/>
          <w:rFonts w:ascii="Consolas" w:hAnsi="Consolas" w:cs="Consolas"/>
          <w:color w:val="C7254E"/>
          <w:sz w:val="19"/>
          <w:szCs w:val="19"/>
          <w:shd w:val="clear" w:color="auto" w:fill="F9F2F4"/>
        </w:rPr>
        <w:t>yii.js</w:t>
      </w:r>
      <w:r w:rsidR="008B2B55">
        <w:rPr>
          <w:rFonts w:ascii="Helvetica" w:hAnsi="Helvetica" w:cs="Helvetica"/>
          <w:color w:val="333333"/>
          <w:szCs w:val="21"/>
        </w:rPr>
        <w:t> </w:t>
      </w:r>
      <w:r w:rsidR="008B2B55">
        <w:rPr>
          <w:rFonts w:ascii="Helvetica" w:hAnsi="Helvetica" w:cs="Helvetica"/>
          <w:color w:val="333333"/>
          <w:szCs w:val="21"/>
        </w:rPr>
        <w:t>文件，该文件完成模块</w:t>
      </w:r>
      <w:r w:rsidR="008B2B55">
        <w:rPr>
          <w:rFonts w:ascii="Helvetica" w:hAnsi="Helvetica" w:cs="Helvetica"/>
          <w:color w:val="333333"/>
          <w:szCs w:val="21"/>
        </w:rPr>
        <w:t>JavaScript</w:t>
      </w:r>
      <w:r w:rsidR="008B2B55">
        <w:rPr>
          <w:rFonts w:ascii="Helvetica" w:hAnsi="Helvetica" w:cs="Helvetica"/>
          <w:color w:val="333333"/>
          <w:szCs w:val="21"/>
        </w:rPr>
        <w:t>代码组织功能，</w:t>
      </w:r>
      <w:r w:rsidR="008B2B55">
        <w:rPr>
          <w:rFonts w:ascii="Helvetica" w:hAnsi="Helvetica" w:cs="Helvetica"/>
          <w:color w:val="333333"/>
          <w:szCs w:val="21"/>
        </w:rPr>
        <w:t xml:space="preserve"> </w:t>
      </w:r>
      <w:r w:rsidR="008B2B55">
        <w:rPr>
          <w:rFonts w:ascii="Helvetica" w:hAnsi="Helvetica" w:cs="Helvetica"/>
          <w:color w:val="333333"/>
          <w:szCs w:val="21"/>
        </w:rPr>
        <w:t>也为</w:t>
      </w:r>
      <w:r w:rsidR="008B2B55">
        <w:rPr>
          <w:rFonts w:ascii="Helvetica" w:hAnsi="Helvetica" w:cs="Helvetica"/>
          <w:color w:val="333333"/>
          <w:szCs w:val="21"/>
        </w:rPr>
        <w:t> </w:t>
      </w:r>
      <w:r w:rsidR="008B2B55">
        <w:rPr>
          <w:rStyle w:val="HTML"/>
          <w:rFonts w:ascii="Consolas" w:hAnsi="Consolas" w:cs="Consolas"/>
          <w:color w:val="C7254E"/>
          <w:sz w:val="19"/>
          <w:szCs w:val="19"/>
          <w:shd w:val="clear" w:color="auto" w:fill="F9F2F4"/>
        </w:rPr>
        <w:t>data-method</w:t>
      </w:r>
      <w:r w:rsidR="008B2B55">
        <w:rPr>
          <w:rFonts w:ascii="Helvetica" w:hAnsi="Helvetica" w:cs="Helvetica"/>
          <w:color w:val="333333"/>
          <w:szCs w:val="21"/>
        </w:rPr>
        <w:t> </w:t>
      </w:r>
      <w:r w:rsidR="008B2B55">
        <w:rPr>
          <w:rFonts w:ascii="Helvetica" w:hAnsi="Helvetica" w:cs="Helvetica"/>
          <w:color w:val="333333"/>
          <w:szCs w:val="21"/>
        </w:rPr>
        <w:t>和</w:t>
      </w:r>
      <w:r w:rsidR="008B2B55">
        <w:rPr>
          <w:rFonts w:ascii="Helvetica" w:hAnsi="Helvetica" w:cs="Helvetica"/>
          <w:color w:val="333333"/>
          <w:szCs w:val="21"/>
        </w:rPr>
        <w:t> </w:t>
      </w:r>
      <w:r w:rsidR="008B2B55">
        <w:rPr>
          <w:rStyle w:val="HTML"/>
          <w:rFonts w:ascii="Consolas" w:hAnsi="Consolas" w:cs="Consolas"/>
          <w:color w:val="C7254E"/>
          <w:sz w:val="19"/>
          <w:szCs w:val="19"/>
          <w:shd w:val="clear" w:color="auto" w:fill="F9F2F4"/>
        </w:rPr>
        <w:t>data-confirm</w:t>
      </w:r>
      <w:r w:rsidR="008B2B55">
        <w:rPr>
          <w:rFonts w:ascii="Helvetica" w:hAnsi="Helvetica" w:cs="Helvetica"/>
          <w:color w:val="333333"/>
          <w:szCs w:val="21"/>
        </w:rPr>
        <w:t>属性提供特别支持和其他有用的功能。</w:t>
      </w:r>
    </w:p>
    <w:p w:rsidR="008B2B55" w:rsidRDefault="00602F22" w:rsidP="008B2B55">
      <w:pPr>
        <w:widowControl/>
        <w:numPr>
          <w:ilvl w:val="0"/>
          <w:numId w:val="13"/>
        </w:numPr>
        <w:shd w:val="clear" w:color="auto" w:fill="FFFFFF"/>
        <w:spacing w:before="100" w:beforeAutospacing="1" w:after="100" w:afterAutospacing="1"/>
        <w:jc w:val="left"/>
        <w:rPr>
          <w:rFonts w:ascii="Helvetica" w:hAnsi="Helvetica" w:cs="Helvetica"/>
          <w:color w:val="333333"/>
          <w:szCs w:val="21"/>
        </w:rPr>
      </w:pPr>
      <w:hyperlink r:id="rId390" w:history="1">
        <w:r w:rsidR="008B2B55">
          <w:rPr>
            <w:rStyle w:val="a4"/>
            <w:rFonts w:ascii="Helvetica" w:hAnsi="Helvetica" w:cs="Helvetica"/>
            <w:color w:val="337AB7"/>
            <w:szCs w:val="21"/>
            <w:u w:val="none"/>
          </w:rPr>
          <w:t>yii\web\JqueryAsset</w:t>
        </w:r>
      </w:hyperlink>
      <w:r w:rsidR="008B2B55">
        <w:rPr>
          <w:rFonts w:ascii="Helvetica" w:hAnsi="Helvetica" w:cs="Helvetica"/>
          <w:color w:val="333333"/>
          <w:szCs w:val="21"/>
        </w:rPr>
        <w:t xml:space="preserve">: </w:t>
      </w:r>
      <w:r w:rsidR="008B2B55">
        <w:rPr>
          <w:rFonts w:ascii="Helvetica" w:hAnsi="Helvetica" w:cs="Helvetica"/>
          <w:color w:val="333333"/>
          <w:szCs w:val="21"/>
        </w:rPr>
        <w:t>包含从</w:t>
      </w:r>
      <w:r w:rsidR="008B2B55">
        <w:rPr>
          <w:rFonts w:ascii="Helvetica" w:hAnsi="Helvetica" w:cs="Helvetica"/>
          <w:color w:val="333333"/>
          <w:szCs w:val="21"/>
        </w:rPr>
        <w:t xml:space="preserve">jQuery bower </w:t>
      </w:r>
      <w:r w:rsidR="008B2B55">
        <w:rPr>
          <w:rFonts w:ascii="Helvetica" w:hAnsi="Helvetica" w:cs="Helvetica"/>
          <w:color w:val="333333"/>
          <w:szCs w:val="21"/>
        </w:rPr>
        <w:t>包的</w:t>
      </w:r>
      <w:r w:rsidR="008B2B55">
        <w:rPr>
          <w:rStyle w:val="HTML"/>
          <w:rFonts w:ascii="Consolas" w:hAnsi="Consolas" w:cs="Consolas"/>
          <w:color w:val="C7254E"/>
          <w:sz w:val="19"/>
          <w:szCs w:val="19"/>
          <w:shd w:val="clear" w:color="auto" w:fill="F9F2F4"/>
        </w:rPr>
        <w:t>jquery.js</w:t>
      </w:r>
      <w:r w:rsidR="008B2B55">
        <w:rPr>
          <w:rFonts w:ascii="Helvetica" w:hAnsi="Helvetica" w:cs="Helvetica"/>
          <w:color w:val="333333"/>
          <w:szCs w:val="21"/>
        </w:rPr>
        <w:t>文件。</w:t>
      </w:r>
    </w:p>
    <w:p w:rsidR="008B2B55" w:rsidRDefault="008B2B55" w:rsidP="008B2B55">
      <w:pPr>
        <w:widowControl/>
        <w:numPr>
          <w:ilvl w:val="0"/>
          <w:numId w:val="13"/>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yii\bootstrap\BootstrapAsset</w:t>
      </w:r>
      <w:r>
        <w:rPr>
          <w:rFonts w:ascii="Helvetica" w:hAnsi="Helvetica" w:cs="Helvetica"/>
          <w:color w:val="333333"/>
          <w:szCs w:val="21"/>
        </w:rPr>
        <w:t xml:space="preserve">: </w:t>
      </w:r>
      <w:r>
        <w:rPr>
          <w:rFonts w:ascii="Helvetica" w:hAnsi="Helvetica" w:cs="Helvetica"/>
          <w:color w:val="333333"/>
          <w:szCs w:val="21"/>
        </w:rPr>
        <w:t>包含从</w:t>
      </w:r>
      <w:r>
        <w:rPr>
          <w:rFonts w:ascii="Helvetica" w:hAnsi="Helvetica" w:cs="Helvetica"/>
          <w:color w:val="333333"/>
          <w:szCs w:val="21"/>
        </w:rPr>
        <w:t xml:space="preserve">Twitter Bootstrap </w:t>
      </w:r>
      <w:r>
        <w:rPr>
          <w:rFonts w:ascii="Helvetica" w:hAnsi="Helvetica" w:cs="Helvetica"/>
          <w:color w:val="333333"/>
          <w:szCs w:val="21"/>
        </w:rPr>
        <w:t>框架的</w:t>
      </w:r>
      <w:r>
        <w:rPr>
          <w:rFonts w:ascii="Helvetica" w:hAnsi="Helvetica" w:cs="Helvetica"/>
          <w:color w:val="333333"/>
          <w:szCs w:val="21"/>
        </w:rPr>
        <w:t>CSS</w:t>
      </w:r>
      <w:r>
        <w:rPr>
          <w:rFonts w:ascii="Helvetica" w:hAnsi="Helvetica" w:cs="Helvetica"/>
          <w:color w:val="333333"/>
          <w:szCs w:val="21"/>
        </w:rPr>
        <w:t>文件。</w:t>
      </w:r>
    </w:p>
    <w:p w:rsidR="008B2B55" w:rsidRDefault="008B2B55" w:rsidP="008B2B55">
      <w:pPr>
        <w:widowControl/>
        <w:numPr>
          <w:ilvl w:val="0"/>
          <w:numId w:val="13"/>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yii\bootstrap\BootstrapPluginAsset</w:t>
      </w:r>
      <w:r>
        <w:rPr>
          <w:rFonts w:ascii="Helvetica" w:hAnsi="Helvetica" w:cs="Helvetica"/>
          <w:color w:val="333333"/>
          <w:szCs w:val="21"/>
        </w:rPr>
        <w:t xml:space="preserve">: </w:t>
      </w:r>
      <w:r>
        <w:rPr>
          <w:rFonts w:ascii="Helvetica" w:hAnsi="Helvetica" w:cs="Helvetica"/>
          <w:color w:val="333333"/>
          <w:szCs w:val="21"/>
        </w:rPr>
        <w:t>包含从</w:t>
      </w:r>
      <w:r>
        <w:rPr>
          <w:rFonts w:ascii="Helvetica" w:hAnsi="Helvetica" w:cs="Helvetica"/>
          <w:color w:val="333333"/>
          <w:szCs w:val="21"/>
        </w:rPr>
        <w:t xml:space="preserve">Twitter Bootstrap </w:t>
      </w:r>
      <w:r>
        <w:rPr>
          <w:rFonts w:ascii="Helvetica" w:hAnsi="Helvetica" w:cs="Helvetica"/>
          <w:color w:val="333333"/>
          <w:szCs w:val="21"/>
        </w:rPr>
        <w:t>框架的</w:t>
      </w:r>
      <w:r>
        <w:rPr>
          <w:rFonts w:ascii="Helvetica" w:hAnsi="Helvetica" w:cs="Helvetica"/>
          <w:color w:val="333333"/>
          <w:szCs w:val="21"/>
        </w:rPr>
        <w:t xml:space="preserve">JavaScript </w:t>
      </w:r>
      <w:r>
        <w:rPr>
          <w:rFonts w:ascii="Helvetica" w:hAnsi="Helvetica" w:cs="Helvetica"/>
          <w:color w:val="333333"/>
          <w:szCs w:val="21"/>
        </w:rPr>
        <w:t>文件</w:t>
      </w:r>
      <w:r>
        <w:rPr>
          <w:rFonts w:ascii="Helvetica" w:hAnsi="Helvetica" w:cs="Helvetica"/>
          <w:color w:val="333333"/>
          <w:szCs w:val="21"/>
        </w:rPr>
        <w:t xml:space="preserve"> </w:t>
      </w:r>
      <w:r>
        <w:rPr>
          <w:rFonts w:ascii="Helvetica" w:hAnsi="Helvetica" w:cs="Helvetica"/>
          <w:color w:val="333333"/>
          <w:szCs w:val="21"/>
        </w:rPr>
        <w:t>来支持</w:t>
      </w:r>
      <w:r>
        <w:rPr>
          <w:rFonts w:ascii="Helvetica" w:hAnsi="Helvetica" w:cs="Helvetica"/>
          <w:color w:val="333333"/>
          <w:szCs w:val="21"/>
        </w:rPr>
        <w:t>Bootstrap JavaScript</w:t>
      </w:r>
      <w:r>
        <w:rPr>
          <w:rFonts w:ascii="Helvetica" w:hAnsi="Helvetica" w:cs="Helvetica"/>
          <w:color w:val="333333"/>
          <w:szCs w:val="21"/>
        </w:rPr>
        <w:t>插件。</w:t>
      </w:r>
    </w:p>
    <w:p w:rsidR="008B2B55" w:rsidRDefault="008B2B55" w:rsidP="008B2B55">
      <w:pPr>
        <w:widowControl/>
        <w:numPr>
          <w:ilvl w:val="0"/>
          <w:numId w:val="13"/>
        </w:numPr>
        <w:shd w:val="clear" w:color="auto" w:fill="FFFFFF"/>
        <w:spacing w:before="100" w:beforeAutospacing="1" w:after="100" w:afterAutospacing="1"/>
        <w:jc w:val="left"/>
        <w:rPr>
          <w:rFonts w:ascii="Helvetica" w:hAnsi="Helvetica" w:cs="Helvetica"/>
          <w:color w:val="333333"/>
          <w:szCs w:val="21"/>
        </w:rPr>
      </w:pPr>
      <w:r>
        <w:rPr>
          <w:rStyle w:val="broken-link"/>
          <w:rFonts w:ascii="Helvetica" w:hAnsi="Helvetica" w:cs="Helvetica"/>
          <w:color w:val="333333"/>
          <w:szCs w:val="21"/>
        </w:rPr>
        <w:t>yii\jui\JuiAsset</w:t>
      </w:r>
      <w:r>
        <w:rPr>
          <w:rFonts w:ascii="Helvetica" w:hAnsi="Helvetica" w:cs="Helvetica"/>
          <w:color w:val="333333"/>
          <w:szCs w:val="21"/>
        </w:rPr>
        <w:t xml:space="preserve">: </w:t>
      </w:r>
      <w:r>
        <w:rPr>
          <w:rFonts w:ascii="Helvetica" w:hAnsi="Helvetica" w:cs="Helvetica"/>
          <w:color w:val="333333"/>
          <w:szCs w:val="21"/>
        </w:rPr>
        <w:t>包含从</w:t>
      </w:r>
      <w:r>
        <w:rPr>
          <w:rFonts w:ascii="Helvetica" w:hAnsi="Helvetica" w:cs="Helvetica"/>
          <w:color w:val="333333"/>
          <w:szCs w:val="21"/>
        </w:rPr>
        <w:t>jQuery UI</w:t>
      </w:r>
      <w:r>
        <w:rPr>
          <w:rFonts w:ascii="Helvetica" w:hAnsi="Helvetica" w:cs="Helvetica"/>
          <w:color w:val="333333"/>
          <w:szCs w:val="21"/>
        </w:rPr>
        <w:t>库的</w:t>
      </w:r>
      <w:r>
        <w:rPr>
          <w:rFonts w:ascii="Helvetica" w:hAnsi="Helvetica" w:cs="Helvetica"/>
          <w:color w:val="333333"/>
          <w:szCs w:val="21"/>
        </w:rPr>
        <w:t xml:space="preserve">CSS </w:t>
      </w:r>
      <w:r>
        <w:rPr>
          <w:rFonts w:ascii="Helvetica" w:hAnsi="Helvetica" w:cs="Helvetica"/>
          <w:color w:val="333333"/>
          <w:szCs w:val="21"/>
        </w:rPr>
        <w:t>和</w:t>
      </w:r>
      <w:r>
        <w:rPr>
          <w:rFonts w:ascii="Helvetica" w:hAnsi="Helvetica" w:cs="Helvetica"/>
          <w:color w:val="333333"/>
          <w:szCs w:val="21"/>
        </w:rPr>
        <w:t xml:space="preserve"> JavaScript </w:t>
      </w:r>
      <w:r>
        <w:rPr>
          <w:rFonts w:ascii="Helvetica" w:hAnsi="Helvetica" w:cs="Helvetica"/>
          <w:color w:val="333333"/>
          <w:szCs w:val="21"/>
        </w:rPr>
        <w:t>文件。</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如果你的代码需要</w:t>
      </w:r>
      <w:r>
        <w:rPr>
          <w:rFonts w:ascii="Helvetica" w:hAnsi="Helvetica" w:cs="Helvetica"/>
          <w:color w:val="333333"/>
          <w:sz w:val="21"/>
          <w:szCs w:val="21"/>
        </w:rPr>
        <w:t xml:space="preserve">jQuery, jQuery UI </w:t>
      </w:r>
      <w:r>
        <w:rPr>
          <w:rFonts w:ascii="Helvetica" w:hAnsi="Helvetica" w:cs="Helvetica"/>
          <w:color w:val="333333"/>
          <w:sz w:val="21"/>
          <w:szCs w:val="21"/>
        </w:rPr>
        <w:t>或</w:t>
      </w:r>
      <w:r>
        <w:rPr>
          <w:rFonts w:ascii="Helvetica" w:hAnsi="Helvetica" w:cs="Helvetica"/>
          <w:color w:val="333333"/>
          <w:sz w:val="21"/>
          <w:szCs w:val="21"/>
        </w:rPr>
        <w:t xml:space="preserve"> Bootstrap</w:t>
      </w:r>
      <w:r>
        <w:rPr>
          <w:rFonts w:ascii="Helvetica" w:hAnsi="Helvetica" w:cs="Helvetica"/>
          <w:color w:val="333333"/>
          <w:sz w:val="21"/>
          <w:szCs w:val="21"/>
        </w:rPr>
        <w:t>，应尽量使用这些预定义资源包而非自己创建，</w:t>
      </w:r>
      <w:r>
        <w:rPr>
          <w:rFonts w:ascii="Helvetica" w:hAnsi="Helvetica" w:cs="Helvetica"/>
          <w:color w:val="333333"/>
          <w:sz w:val="21"/>
          <w:szCs w:val="21"/>
        </w:rPr>
        <w:t xml:space="preserve"> </w:t>
      </w:r>
      <w:r>
        <w:rPr>
          <w:rFonts w:ascii="Helvetica" w:hAnsi="Helvetica" w:cs="Helvetica"/>
          <w:color w:val="333333"/>
          <w:sz w:val="21"/>
          <w:szCs w:val="21"/>
        </w:rPr>
        <w:t>如果这些包的默认配置不能满足你的需求，可以自定义配置，</w:t>
      </w:r>
      <w:r>
        <w:rPr>
          <w:rFonts w:ascii="Helvetica" w:hAnsi="Helvetica" w:cs="Helvetica"/>
          <w:color w:val="333333"/>
          <w:sz w:val="21"/>
          <w:szCs w:val="21"/>
        </w:rPr>
        <w:t xml:space="preserve"> </w:t>
      </w:r>
      <w:r>
        <w:rPr>
          <w:rFonts w:ascii="Helvetica" w:hAnsi="Helvetica" w:cs="Helvetica"/>
          <w:color w:val="333333"/>
          <w:sz w:val="21"/>
          <w:szCs w:val="21"/>
        </w:rPr>
        <w:t>详情参考</w:t>
      </w:r>
      <w:hyperlink r:id="rId391" w:anchor="customizing-asset-bundles" w:history="1">
        <w:r>
          <w:rPr>
            <w:rStyle w:val="a4"/>
            <w:rFonts w:ascii="Helvetica" w:hAnsi="Helvetica" w:cs="Helvetica"/>
            <w:color w:val="337AB7"/>
            <w:sz w:val="21"/>
            <w:szCs w:val="21"/>
            <w:u w:val="none"/>
          </w:rPr>
          <w:t>自定义资源包</w:t>
        </w:r>
      </w:hyperlink>
      <w:r>
        <w:rPr>
          <w:rFonts w:ascii="Helvetica" w:hAnsi="Helvetica" w:cs="Helvetica"/>
          <w:color w:val="333333"/>
          <w:sz w:val="21"/>
          <w:szCs w:val="21"/>
        </w:rPr>
        <w:t>。</w:t>
      </w:r>
    </w:p>
    <w:p w:rsidR="008B2B55" w:rsidRDefault="008B2B55" w:rsidP="008B2B55">
      <w:pPr>
        <w:outlineLvl w:val="1"/>
      </w:pPr>
      <w:r>
        <w:rPr>
          <w:rFonts w:hint="eastAsia"/>
        </w:rPr>
        <w:t>资源</w:t>
      </w:r>
      <w:r>
        <w:t>转换</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除了直接编写</w:t>
      </w:r>
      <w:r>
        <w:rPr>
          <w:rFonts w:ascii="Helvetica" w:hAnsi="Helvetica" w:cs="Helvetica"/>
          <w:color w:val="333333"/>
          <w:sz w:val="21"/>
          <w:szCs w:val="21"/>
        </w:rPr>
        <w:t xml:space="preserve">CSS </w:t>
      </w:r>
      <w:r>
        <w:rPr>
          <w:rFonts w:ascii="Helvetica" w:hAnsi="Helvetica" w:cs="Helvetica"/>
          <w:color w:val="333333"/>
          <w:sz w:val="21"/>
          <w:szCs w:val="21"/>
        </w:rPr>
        <w:t>和</w:t>
      </w:r>
      <w:r>
        <w:rPr>
          <w:rFonts w:ascii="Helvetica" w:hAnsi="Helvetica" w:cs="Helvetica"/>
          <w:color w:val="333333"/>
          <w:sz w:val="21"/>
          <w:szCs w:val="21"/>
        </w:rPr>
        <w:t>/</w:t>
      </w:r>
      <w:r>
        <w:rPr>
          <w:rFonts w:ascii="Helvetica" w:hAnsi="Helvetica" w:cs="Helvetica"/>
          <w:color w:val="333333"/>
          <w:sz w:val="21"/>
          <w:szCs w:val="21"/>
        </w:rPr>
        <w:t>或</w:t>
      </w:r>
      <w:r>
        <w:rPr>
          <w:rFonts w:ascii="Helvetica" w:hAnsi="Helvetica" w:cs="Helvetica"/>
          <w:color w:val="333333"/>
          <w:sz w:val="21"/>
          <w:szCs w:val="21"/>
        </w:rPr>
        <w:t xml:space="preserve"> JavaScript</w:t>
      </w:r>
      <w:r>
        <w:rPr>
          <w:rFonts w:ascii="Helvetica" w:hAnsi="Helvetica" w:cs="Helvetica"/>
          <w:color w:val="333333"/>
          <w:sz w:val="21"/>
          <w:szCs w:val="21"/>
        </w:rPr>
        <w:t>代码，开发人员经常使用扩展语法来编写，再使用特殊的工具将它们转换成</w:t>
      </w:r>
      <w:r>
        <w:rPr>
          <w:rFonts w:ascii="Helvetica" w:hAnsi="Helvetica" w:cs="Helvetica"/>
          <w:color w:val="333333"/>
          <w:sz w:val="21"/>
          <w:szCs w:val="21"/>
        </w:rPr>
        <w:t>CSS/Javascript</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例如，对于</w:t>
      </w:r>
      <w:r>
        <w:rPr>
          <w:rFonts w:ascii="Helvetica" w:hAnsi="Helvetica" w:cs="Helvetica"/>
          <w:color w:val="333333"/>
          <w:sz w:val="21"/>
          <w:szCs w:val="21"/>
        </w:rPr>
        <w:t>CSS</w:t>
      </w:r>
      <w:r>
        <w:rPr>
          <w:rFonts w:ascii="Helvetica" w:hAnsi="Helvetica" w:cs="Helvetica"/>
          <w:color w:val="333333"/>
          <w:sz w:val="21"/>
          <w:szCs w:val="21"/>
        </w:rPr>
        <w:t>代码可使用</w:t>
      </w:r>
      <w:hyperlink r:id="rId392" w:history="1">
        <w:r>
          <w:rPr>
            <w:rStyle w:val="a4"/>
            <w:rFonts w:ascii="Helvetica" w:hAnsi="Helvetica" w:cs="Helvetica"/>
            <w:color w:val="337AB7"/>
            <w:sz w:val="21"/>
            <w:szCs w:val="21"/>
            <w:u w:val="none"/>
          </w:rPr>
          <w:t>LESS</w:t>
        </w:r>
      </w:hyperlink>
      <w:r>
        <w:rPr>
          <w:rFonts w:ascii="Helvetica" w:hAnsi="Helvetica" w:cs="Helvetica"/>
          <w:color w:val="333333"/>
          <w:sz w:val="21"/>
          <w:szCs w:val="21"/>
        </w:rPr>
        <w:t> </w:t>
      </w:r>
      <w:r>
        <w:rPr>
          <w:rFonts w:ascii="Helvetica" w:hAnsi="Helvetica" w:cs="Helvetica"/>
          <w:color w:val="333333"/>
          <w:sz w:val="21"/>
          <w:szCs w:val="21"/>
        </w:rPr>
        <w:t>或</w:t>
      </w:r>
      <w:r>
        <w:rPr>
          <w:rFonts w:ascii="Helvetica" w:hAnsi="Helvetica" w:cs="Helvetica"/>
          <w:color w:val="333333"/>
          <w:sz w:val="21"/>
          <w:szCs w:val="21"/>
        </w:rPr>
        <w:t> </w:t>
      </w:r>
      <w:hyperlink r:id="rId393" w:history="1">
        <w:r>
          <w:rPr>
            <w:rStyle w:val="a4"/>
            <w:rFonts w:ascii="Helvetica" w:hAnsi="Helvetica" w:cs="Helvetica"/>
            <w:color w:val="337AB7"/>
            <w:sz w:val="21"/>
            <w:szCs w:val="21"/>
            <w:u w:val="none"/>
          </w:rPr>
          <w:t>SCSS</w:t>
        </w:r>
      </w:hyperlink>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对于</w:t>
      </w:r>
      <w:r>
        <w:rPr>
          <w:rFonts w:ascii="Helvetica" w:hAnsi="Helvetica" w:cs="Helvetica"/>
          <w:color w:val="333333"/>
          <w:sz w:val="21"/>
          <w:szCs w:val="21"/>
        </w:rPr>
        <w:t xml:space="preserve">JavaScript </w:t>
      </w:r>
      <w:r>
        <w:rPr>
          <w:rFonts w:ascii="Helvetica" w:hAnsi="Helvetica" w:cs="Helvetica"/>
          <w:color w:val="333333"/>
          <w:sz w:val="21"/>
          <w:szCs w:val="21"/>
        </w:rPr>
        <w:t>可使用</w:t>
      </w:r>
      <w:r>
        <w:rPr>
          <w:rFonts w:ascii="Helvetica" w:hAnsi="Helvetica" w:cs="Helvetica"/>
          <w:color w:val="333333"/>
          <w:sz w:val="21"/>
          <w:szCs w:val="21"/>
        </w:rPr>
        <w:t> </w:t>
      </w:r>
      <w:hyperlink r:id="rId394" w:history="1">
        <w:r>
          <w:rPr>
            <w:rStyle w:val="a4"/>
            <w:rFonts w:ascii="Helvetica" w:hAnsi="Helvetica" w:cs="Helvetica"/>
            <w:color w:val="337AB7"/>
            <w:sz w:val="21"/>
            <w:szCs w:val="21"/>
            <w:u w:val="none"/>
          </w:rPr>
          <w:t>TypeScript</w:t>
        </w:r>
      </w:hyperlink>
      <w:r>
        <w:rPr>
          <w:rFonts w:ascii="Helvetica" w:hAnsi="Helvetica" w:cs="Helvetica"/>
          <w:color w:val="333333"/>
          <w:sz w:val="21"/>
          <w:szCs w:val="21"/>
        </w:rPr>
        <w:t>。</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可将使用扩展语法的资源文件列到资源包的</w:t>
      </w:r>
      <w:hyperlink r:id="rId395" w:anchor="$css-detail" w:history="1">
        <w:r>
          <w:rPr>
            <w:rStyle w:val="a4"/>
            <w:rFonts w:ascii="Helvetica" w:hAnsi="Helvetica" w:cs="Helvetica"/>
            <w:color w:val="337AB7"/>
            <w:sz w:val="21"/>
            <w:szCs w:val="21"/>
            <w:u w:val="none"/>
          </w:rPr>
          <w:t>css</w:t>
        </w:r>
      </w:hyperlink>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hyperlink r:id="rId396" w:anchor="$js-detail" w:history="1">
        <w:r>
          <w:rPr>
            <w:rStyle w:val="a4"/>
            <w:rFonts w:ascii="Helvetica" w:hAnsi="Helvetica" w:cs="Helvetica"/>
            <w:color w:val="337AB7"/>
            <w:sz w:val="21"/>
            <w:szCs w:val="21"/>
            <w:u w:val="none"/>
          </w:rPr>
          <w:t>js</w:t>
        </w:r>
      </w:hyperlink>
      <w:r>
        <w:rPr>
          <w:rFonts w:ascii="Helvetica" w:hAnsi="Helvetica" w:cs="Helvetica"/>
          <w:color w:val="333333"/>
          <w:sz w:val="21"/>
          <w:szCs w:val="21"/>
        </w:rPr>
        <w:t>中，如下所示：</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ljs-class"/>
          <w:rFonts w:ascii="Consolas" w:hAnsi="Consolas" w:cs="Consolas"/>
          <w:color w:val="444444"/>
          <w:shd w:val="clear" w:color="auto" w:fill="F0F0F0"/>
        </w:rPr>
      </w:pPr>
      <w:r>
        <w:rPr>
          <w:rStyle w:val="hljs-keyword"/>
          <w:rFonts w:ascii="Consolas" w:hAnsi="Consolas" w:cs="Consolas"/>
          <w:b/>
          <w:bCs/>
          <w:color w:val="444444"/>
          <w:shd w:val="clear" w:color="auto" w:fill="F0F0F0"/>
        </w:rPr>
        <w:t>class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AppAsset</w:t>
      </w:r>
      <w:r>
        <w:rPr>
          <w:rStyle w:val="hljs-class"/>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extends</w:t>
      </w:r>
      <w:r>
        <w:rPr>
          <w:rStyle w:val="hljs-class"/>
          <w:rFonts w:ascii="Consolas" w:hAnsi="Consolas" w:cs="Consolas"/>
          <w:color w:val="444444"/>
          <w:shd w:val="clear" w:color="auto" w:fill="F0F0F0"/>
        </w:rPr>
        <w:t xml:space="preserve"> </w:t>
      </w:r>
      <w:r>
        <w:rPr>
          <w:rStyle w:val="hljs-title"/>
          <w:rFonts w:ascii="Consolas" w:hAnsi="Consolas" w:cs="Consolas"/>
          <w:b/>
          <w:bCs/>
          <w:color w:val="880000"/>
          <w:shd w:val="clear" w:color="auto" w:fill="F0F0F0"/>
        </w:rPr>
        <w:t>AssetBundle</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$basePath</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'@webroot'</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$baseUrl</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'@web'</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$css</w:t>
      </w:r>
      <w:r>
        <w:rPr>
          <w:rStyle w:val="HTML"/>
          <w:rFonts w:ascii="Consolas" w:hAnsi="Consolas" w:cs="Consolas"/>
          <w:color w:val="444444"/>
          <w:shd w:val="clear" w:color="auto" w:fill="F0F0F0"/>
        </w:rPr>
        <w:t xml:space="preserve"> =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'css/site.less'</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$js</w:t>
      </w:r>
      <w:r>
        <w:rPr>
          <w:rStyle w:val="HTML"/>
          <w:rFonts w:ascii="Consolas" w:hAnsi="Consolas" w:cs="Consolas"/>
          <w:color w:val="444444"/>
          <w:shd w:val="clear" w:color="auto" w:fill="F0F0F0"/>
        </w:rPr>
        <w:t xml:space="preserve"> =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'js/site.ts'</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keyword"/>
          <w:rFonts w:ascii="Consolas" w:hAnsi="Consolas" w:cs="Consolas"/>
          <w:b/>
          <w:bCs/>
          <w:color w:val="444444"/>
          <w:shd w:val="clear" w:color="auto" w:fill="F0F0F0"/>
        </w:rPr>
        <w:t>public</w:t>
      </w:r>
      <w:r>
        <w:rPr>
          <w:rStyle w:val="HTML"/>
          <w:rFonts w:ascii="Consolas" w:hAnsi="Consolas" w:cs="Consolas"/>
          <w:color w:val="444444"/>
          <w:shd w:val="clear" w:color="auto" w:fill="F0F0F0"/>
        </w:rPr>
        <w:t xml:space="preserve"> </w:t>
      </w:r>
      <w:r>
        <w:rPr>
          <w:rStyle w:val="hljs-variable"/>
          <w:rFonts w:ascii="Consolas" w:hAnsi="Consolas" w:cs="Consolas"/>
          <w:color w:val="BC6060"/>
          <w:shd w:val="clear" w:color="auto" w:fill="F0F0F0"/>
        </w:rPr>
        <w:t>$depends</w:t>
      </w:r>
      <w:r>
        <w:rPr>
          <w:rStyle w:val="HTML"/>
          <w:rFonts w:ascii="Consolas" w:hAnsi="Consolas" w:cs="Consolas"/>
          <w:color w:val="444444"/>
          <w:shd w:val="clear" w:color="auto" w:fill="F0F0F0"/>
        </w:rPr>
        <w:t xml:space="preserve"> =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'yii\web\YiiAsset'</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'yii\bootstrap\BootstrapAsset'</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当在视图中注册一个这样的资源包，</w:t>
      </w:r>
      <w:hyperlink r:id="rId397" w:history="1">
        <w:r>
          <w:rPr>
            <w:rStyle w:val="a4"/>
            <w:rFonts w:ascii="Helvetica" w:hAnsi="Helvetica" w:cs="Helvetica"/>
            <w:color w:val="337AB7"/>
            <w:sz w:val="21"/>
            <w:szCs w:val="21"/>
            <w:u w:val="none"/>
          </w:rPr>
          <w:t>asset manager</w:t>
        </w:r>
      </w:hyperlink>
      <w:r>
        <w:rPr>
          <w:rFonts w:ascii="Helvetica" w:hAnsi="Helvetica" w:cs="Helvetica"/>
          <w:color w:val="333333"/>
          <w:sz w:val="21"/>
          <w:szCs w:val="21"/>
        </w:rPr>
        <w:t>资源管理器会自动运行预处理工具将使用扩展语法</w:t>
      </w:r>
      <w:r>
        <w:rPr>
          <w:rFonts w:ascii="Helvetica" w:hAnsi="Helvetica" w:cs="Helvetica"/>
          <w:color w:val="333333"/>
          <w:sz w:val="21"/>
          <w:szCs w:val="21"/>
        </w:rPr>
        <w:t xml:space="preserve"> </w:t>
      </w:r>
      <w:r>
        <w:rPr>
          <w:rFonts w:ascii="Helvetica" w:hAnsi="Helvetica" w:cs="Helvetica"/>
          <w:color w:val="333333"/>
          <w:sz w:val="21"/>
          <w:szCs w:val="21"/>
        </w:rPr>
        <w:t>的资源转换成</w:t>
      </w:r>
      <w:r>
        <w:rPr>
          <w:rFonts w:ascii="Helvetica" w:hAnsi="Helvetica" w:cs="Helvetica"/>
          <w:color w:val="333333"/>
          <w:sz w:val="21"/>
          <w:szCs w:val="21"/>
        </w:rPr>
        <w:t>CSS/JavaScript</w:t>
      </w:r>
      <w:r>
        <w:rPr>
          <w:rFonts w:ascii="Helvetica" w:hAnsi="Helvetica" w:cs="Helvetica"/>
          <w:color w:val="333333"/>
          <w:sz w:val="21"/>
          <w:szCs w:val="21"/>
        </w:rPr>
        <w:t>，当视图最终渲染页面时，</w:t>
      </w:r>
      <w:r>
        <w:rPr>
          <w:rFonts w:ascii="Helvetica" w:hAnsi="Helvetica" w:cs="Helvetica"/>
          <w:color w:val="333333"/>
          <w:sz w:val="21"/>
          <w:szCs w:val="21"/>
        </w:rPr>
        <w:t xml:space="preserve"> </w:t>
      </w:r>
      <w:r>
        <w:rPr>
          <w:rFonts w:ascii="Helvetica" w:hAnsi="Helvetica" w:cs="Helvetica"/>
          <w:color w:val="333333"/>
          <w:sz w:val="21"/>
          <w:szCs w:val="21"/>
        </w:rPr>
        <w:t>在页面中包含的是</w:t>
      </w:r>
      <w:r>
        <w:rPr>
          <w:rFonts w:ascii="Helvetica" w:hAnsi="Helvetica" w:cs="Helvetica"/>
          <w:color w:val="333333"/>
          <w:sz w:val="21"/>
          <w:szCs w:val="21"/>
        </w:rPr>
        <w:t>CSS/Javascipt</w:t>
      </w:r>
      <w:r>
        <w:rPr>
          <w:rFonts w:ascii="Helvetica" w:hAnsi="Helvetica" w:cs="Helvetica"/>
          <w:color w:val="333333"/>
          <w:sz w:val="21"/>
          <w:szCs w:val="21"/>
        </w:rPr>
        <w:t>文件，</w:t>
      </w:r>
      <w:r>
        <w:rPr>
          <w:rFonts w:ascii="Helvetica" w:hAnsi="Helvetica" w:cs="Helvetica"/>
          <w:color w:val="333333"/>
          <w:sz w:val="21"/>
          <w:szCs w:val="21"/>
        </w:rPr>
        <w:t xml:space="preserve"> </w:t>
      </w:r>
      <w:r>
        <w:rPr>
          <w:rFonts w:ascii="Helvetica" w:hAnsi="Helvetica" w:cs="Helvetica"/>
          <w:color w:val="333333"/>
          <w:sz w:val="21"/>
          <w:szCs w:val="21"/>
        </w:rPr>
        <w:t>而不是原始的扩展语法代码文件。</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Yii</w:t>
      </w:r>
      <w:r>
        <w:rPr>
          <w:rFonts w:ascii="Helvetica" w:hAnsi="Helvetica" w:cs="Helvetica"/>
          <w:color w:val="333333"/>
          <w:sz w:val="21"/>
          <w:szCs w:val="21"/>
        </w:rPr>
        <w:t>使用文件扩展名来表示资源使用哪种扩展语法，</w:t>
      </w:r>
      <w:r>
        <w:rPr>
          <w:rFonts w:ascii="Helvetica" w:hAnsi="Helvetica" w:cs="Helvetica"/>
          <w:color w:val="333333"/>
          <w:sz w:val="21"/>
          <w:szCs w:val="21"/>
        </w:rPr>
        <w:t xml:space="preserve"> </w:t>
      </w:r>
      <w:r>
        <w:rPr>
          <w:rFonts w:ascii="Helvetica" w:hAnsi="Helvetica" w:cs="Helvetica"/>
          <w:color w:val="333333"/>
          <w:sz w:val="21"/>
          <w:szCs w:val="21"/>
        </w:rPr>
        <w:t>默认可以识别如下语法和文件扩展名：</w:t>
      </w:r>
    </w:p>
    <w:p w:rsidR="008B2B55" w:rsidRDefault="00602F22" w:rsidP="008B2B55">
      <w:pPr>
        <w:widowControl/>
        <w:numPr>
          <w:ilvl w:val="0"/>
          <w:numId w:val="14"/>
        </w:numPr>
        <w:shd w:val="clear" w:color="auto" w:fill="FFFFFF"/>
        <w:spacing w:before="100" w:beforeAutospacing="1" w:after="100" w:afterAutospacing="1"/>
        <w:jc w:val="left"/>
        <w:rPr>
          <w:rFonts w:ascii="Helvetica" w:hAnsi="Helvetica" w:cs="Helvetica"/>
          <w:color w:val="333333"/>
          <w:szCs w:val="21"/>
        </w:rPr>
      </w:pPr>
      <w:hyperlink r:id="rId398" w:history="1">
        <w:r w:rsidR="008B2B55">
          <w:rPr>
            <w:rStyle w:val="a4"/>
            <w:rFonts w:ascii="Helvetica" w:hAnsi="Helvetica" w:cs="Helvetica"/>
            <w:color w:val="337AB7"/>
            <w:szCs w:val="21"/>
            <w:u w:val="none"/>
          </w:rPr>
          <w:t>LESS</w:t>
        </w:r>
      </w:hyperlink>
      <w:r w:rsidR="008B2B55">
        <w:rPr>
          <w:rFonts w:ascii="Helvetica" w:hAnsi="Helvetica" w:cs="Helvetica"/>
          <w:color w:val="333333"/>
          <w:szCs w:val="21"/>
        </w:rPr>
        <w:t>: </w:t>
      </w:r>
      <w:r w:rsidR="008B2B55">
        <w:rPr>
          <w:rStyle w:val="HTML"/>
          <w:rFonts w:ascii="Consolas" w:hAnsi="Consolas" w:cs="Consolas"/>
          <w:color w:val="C7254E"/>
          <w:sz w:val="19"/>
          <w:szCs w:val="19"/>
          <w:shd w:val="clear" w:color="auto" w:fill="F9F2F4"/>
        </w:rPr>
        <w:t>.less</w:t>
      </w:r>
    </w:p>
    <w:p w:rsidR="008B2B55" w:rsidRDefault="00602F22" w:rsidP="008B2B55">
      <w:pPr>
        <w:widowControl/>
        <w:numPr>
          <w:ilvl w:val="0"/>
          <w:numId w:val="14"/>
        </w:numPr>
        <w:shd w:val="clear" w:color="auto" w:fill="FFFFFF"/>
        <w:spacing w:before="100" w:beforeAutospacing="1" w:after="100" w:afterAutospacing="1"/>
        <w:jc w:val="left"/>
        <w:rPr>
          <w:rFonts w:ascii="Helvetica" w:hAnsi="Helvetica" w:cs="Helvetica"/>
          <w:color w:val="333333"/>
          <w:szCs w:val="21"/>
        </w:rPr>
      </w:pPr>
      <w:hyperlink r:id="rId399" w:history="1">
        <w:r w:rsidR="008B2B55">
          <w:rPr>
            <w:rStyle w:val="a4"/>
            <w:rFonts w:ascii="Helvetica" w:hAnsi="Helvetica" w:cs="Helvetica"/>
            <w:color w:val="337AB7"/>
            <w:szCs w:val="21"/>
            <w:u w:val="none"/>
          </w:rPr>
          <w:t>SCSS</w:t>
        </w:r>
      </w:hyperlink>
      <w:r w:rsidR="008B2B55">
        <w:rPr>
          <w:rFonts w:ascii="Helvetica" w:hAnsi="Helvetica" w:cs="Helvetica"/>
          <w:color w:val="333333"/>
          <w:szCs w:val="21"/>
        </w:rPr>
        <w:t>: </w:t>
      </w:r>
      <w:r w:rsidR="008B2B55">
        <w:rPr>
          <w:rStyle w:val="HTML"/>
          <w:rFonts w:ascii="Consolas" w:hAnsi="Consolas" w:cs="Consolas"/>
          <w:color w:val="C7254E"/>
          <w:sz w:val="19"/>
          <w:szCs w:val="19"/>
          <w:shd w:val="clear" w:color="auto" w:fill="F9F2F4"/>
        </w:rPr>
        <w:t>.scss</w:t>
      </w:r>
    </w:p>
    <w:p w:rsidR="008B2B55" w:rsidRDefault="00602F22" w:rsidP="008B2B55">
      <w:pPr>
        <w:widowControl/>
        <w:numPr>
          <w:ilvl w:val="0"/>
          <w:numId w:val="14"/>
        </w:numPr>
        <w:shd w:val="clear" w:color="auto" w:fill="FFFFFF"/>
        <w:spacing w:before="100" w:beforeAutospacing="1" w:after="100" w:afterAutospacing="1"/>
        <w:jc w:val="left"/>
        <w:rPr>
          <w:rFonts w:ascii="Helvetica" w:hAnsi="Helvetica" w:cs="Helvetica"/>
          <w:color w:val="333333"/>
          <w:szCs w:val="21"/>
        </w:rPr>
      </w:pPr>
      <w:hyperlink r:id="rId400" w:history="1">
        <w:r w:rsidR="008B2B55">
          <w:rPr>
            <w:rStyle w:val="a4"/>
            <w:rFonts w:ascii="Helvetica" w:hAnsi="Helvetica" w:cs="Helvetica"/>
            <w:color w:val="337AB7"/>
            <w:szCs w:val="21"/>
            <w:u w:val="none"/>
          </w:rPr>
          <w:t>Stylus</w:t>
        </w:r>
      </w:hyperlink>
      <w:r w:rsidR="008B2B55">
        <w:rPr>
          <w:rFonts w:ascii="Helvetica" w:hAnsi="Helvetica" w:cs="Helvetica"/>
          <w:color w:val="333333"/>
          <w:szCs w:val="21"/>
        </w:rPr>
        <w:t>: </w:t>
      </w:r>
      <w:r w:rsidR="008B2B55">
        <w:rPr>
          <w:rStyle w:val="HTML"/>
          <w:rFonts w:ascii="Consolas" w:hAnsi="Consolas" w:cs="Consolas"/>
          <w:color w:val="C7254E"/>
          <w:sz w:val="19"/>
          <w:szCs w:val="19"/>
          <w:shd w:val="clear" w:color="auto" w:fill="F9F2F4"/>
        </w:rPr>
        <w:t>.styl</w:t>
      </w:r>
    </w:p>
    <w:p w:rsidR="008B2B55" w:rsidRDefault="00602F22" w:rsidP="008B2B55">
      <w:pPr>
        <w:widowControl/>
        <w:numPr>
          <w:ilvl w:val="0"/>
          <w:numId w:val="14"/>
        </w:numPr>
        <w:shd w:val="clear" w:color="auto" w:fill="FFFFFF"/>
        <w:spacing w:before="100" w:beforeAutospacing="1" w:after="100" w:afterAutospacing="1"/>
        <w:jc w:val="left"/>
        <w:rPr>
          <w:rFonts w:ascii="Helvetica" w:hAnsi="Helvetica" w:cs="Helvetica"/>
          <w:color w:val="333333"/>
          <w:szCs w:val="21"/>
        </w:rPr>
      </w:pPr>
      <w:hyperlink r:id="rId401" w:history="1">
        <w:r w:rsidR="008B2B55">
          <w:rPr>
            <w:rStyle w:val="a4"/>
            <w:rFonts w:ascii="Helvetica" w:hAnsi="Helvetica" w:cs="Helvetica"/>
            <w:color w:val="337AB7"/>
            <w:szCs w:val="21"/>
            <w:u w:val="none"/>
          </w:rPr>
          <w:t>CoffeeScript</w:t>
        </w:r>
      </w:hyperlink>
      <w:r w:rsidR="008B2B55">
        <w:rPr>
          <w:rFonts w:ascii="Helvetica" w:hAnsi="Helvetica" w:cs="Helvetica"/>
          <w:color w:val="333333"/>
          <w:szCs w:val="21"/>
        </w:rPr>
        <w:t>: </w:t>
      </w:r>
      <w:r w:rsidR="008B2B55">
        <w:rPr>
          <w:rStyle w:val="HTML"/>
          <w:rFonts w:ascii="Consolas" w:hAnsi="Consolas" w:cs="Consolas"/>
          <w:color w:val="C7254E"/>
          <w:sz w:val="19"/>
          <w:szCs w:val="19"/>
          <w:shd w:val="clear" w:color="auto" w:fill="F9F2F4"/>
        </w:rPr>
        <w:t>.coffee</w:t>
      </w:r>
    </w:p>
    <w:p w:rsidR="008B2B55" w:rsidRDefault="00602F22" w:rsidP="008B2B55">
      <w:pPr>
        <w:widowControl/>
        <w:numPr>
          <w:ilvl w:val="0"/>
          <w:numId w:val="14"/>
        </w:numPr>
        <w:shd w:val="clear" w:color="auto" w:fill="FFFFFF"/>
        <w:spacing w:before="100" w:beforeAutospacing="1" w:after="100" w:afterAutospacing="1"/>
        <w:jc w:val="left"/>
        <w:rPr>
          <w:rFonts w:ascii="Helvetica" w:hAnsi="Helvetica" w:cs="Helvetica"/>
          <w:color w:val="333333"/>
          <w:szCs w:val="21"/>
        </w:rPr>
      </w:pPr>
      <w:hyperlink r:id="rId402" w:history="1">
        <w:r w:rsidR="008B2B55">
          <w:rPr>
            <w:rStyle w:val="a4"/>
            <w:rFonts w:ascii="Helvetica" w:hAnsi="Helvetica" w:cs="Helvetica"/>
            <w:color w:val="337AB7"/>
            <w:szCs w:val="21"/>
            <w:u w:val="none"/>
          </w:rPr>
          <w:t>TypeScript</w:t>
        </w:r>
      </w:hyperlink>
      <w:r w:rsidR="008B2B55">
        <w:rPr>
          <w:rFonts w:ascii="Helvetica" w:hAnsi="Helvetica" w:cs="Helvetica"/>
          <w:color w:val="333333"/>
          <w:szCs w:val="21"/>
        </w:rPr>
        <w:t>: </w:t>
      </w:r>
      <w:r w:rsidR="008B2B55">
        <w:rPr>
          <w:rStyle w:val="HTML"/>
          <w:rFonts w:ascii="Consolas" w:hAnsi="Consolas" w:cs="Consolas"/>
          <w:color w:val="C7254E"/>
          <w:sz w:val="19"/>
          <w:szCs w:val="19"/>
          <w:shd w:val="clear" w:color="auto" w:fill="F9F2F4"/>
        </w:rPr>
        <w:t>.ts</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Yii</w:t>
      </w:r>
      <w:r>
        <w:rPr>
          <w:rFonts w:ascii="Helvetica" w:hAnsi="Helvetica" w:cs="Helvetica"/>
          <w:color w:val="333333"/>
          <w:sz w:val="21"/>
          <w:szCs w:val="21"/>
        </w:rPr>
        <w:t>依靠安装的预处理工具来转换资源，例如，</w:t>
      </w:r>
      <w:r>
        <w:rPr>
          <w:rFonts w:ascii="Helvetica" w:hAnsi="Helvetica" w:cs="Helvetica"/>
          <w:color w:val="333333"/>
          <w:sz w:val="21"/>
          <w:szCs w:val="21"/>
        </w:rPr>
        <w:t xml:space="preserve"> </w:t>
      </w:r>
      <w:r>
        <w:rPr>
          <w:rFonts w:ascii="Helvetica" w:hAnsi="Helvetica" w:cs="Helvetica"/>
          <w:color w:val="333333"/>
          <w:sz w:val="21"/>
          <w:szCs w:val="21"/>
        </w:rPr>
        <w:t>为使用</w:t>
      </w:r>
      <w:hyperlink r:id="rId403" w:history="1">
        <w:r>
          <w:rPr>
            <w:rStyle w:val="a4"/>
            <w:rFonts w:ascii="Helvetica" w:hAnsi="Helvetica" w:cs="Helvetica"/>
            <w:color w:val="337AB7"/>
            <w:sz w:val="21"/>
            <w:szCs w:val="21"/>
            <w:u w:val="none"/>
          </w:rPr>
          <w:t>LESS</w:t>
        </w:r>
      </w:hyperlink>
      <w:r>
        <w:rPr>
          <w:rFonts w:ascii="Helvetica" w:hAnsi="Helvetica" w:cs="Helvetica"/>
          <w:color w:val="333333"/>
          <w:sz w:val="21"/>
          <w:szCs w:val="21"/>
        </w:rPr>
        <w:t>，应安装</w:t>
      </w:r>
      <w:r>
        <w:rPr>
          <w:rStyle w:val="HTML"/>
          <w:rFonts w:ascii="Consolas" w:hAnsi="Consolas" w:cs="Consolas"/>
          <w:color w:val="C7254E"/>
          <w:sz w:val="19"/>
          <w:szCs w:val="19"/>
          <w:shd w:val="clear" w:color="auto" w:fill="F9F2F4"/>
        </w:rPr>
        <w:t>lessc</w:t>
      </w:r>
      <w:r>
        <w:rPr>
          <w:rFonts w:ascii="Helvetica" w:hAnsi="Helvetica" w:cs="Helvetica"/>
          <w:color w:val="333333"/>
          <w:sz w:val="21"/>
          <w:szCs w:val="21"/>
        </w:rPr>
        <w:t> </w:t>
      </w:r>
      <w:r>
        <w:rPr>
          <w:rFonts w:ascii="Helvetica" w:hAnsi="Helvetica" w:cs="Helvetica"/>
          <w:color w:val="333333"/>
          <w:sz w:val="21"/>
          <w:szCs w:val="21"/>
        </w:rPr>
        <w:t>预处理命令。</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可配置</w:t>
      </w:r>
      <w:r>
        <w:rPr>
          <w:rStyle w:val="broken-link"/>
          <w:rFonts w:ascii="Helvetica" w:hAnsi="Helvetica" w:cs="Helvetica"/>
          <w:color w:val="333333"/>
          <w:sz w:val="21"/>
          <w:szCs w:val="21"/>
        </w:rPr>
        <w:t>yii\web\AssetManager::converter</w:t>
      </w:r>
      <w:r>
        <w:rPr>
          <w:rFonts w:ascii="Helvetica" w:hAnsi="Helvetica" w:cs="Helvetica"/>
          <w:color w:val="333333"/>
          <w:sz w:val="21"/>
          <w:szCs w:val="21"/>
        </w:rPr>
        <w:t>自定义预处理命令和支持的扩展语法，</w:t>
      </w:r>
      <w:r>
        <w:rPr>
          <w:rFonts w:ascii="Helvetica" w:hAnsi="Helvetica" w:cs="Helvetica"/>
          <w:color w:val="333333"/>
          <w:sz w:val="21"/>
          <w:szCs w:val="21"/>
        </w:rPr>
        <w:t xml:space="preserve"> </w:t>
      </w:r>
      <w:r>
        <w:rPr>
          <w:rFonts w:ascii="Helvetica" w:hAnsi="Helvetica" w:cs="Helvetica"/>
          <w:color w:val="333333"/>
          <w:sz w:val="21"/>
          <w:szCs w:val="21"/>
        </w:rPr>
        <w:t>如下所示：</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'assetManager'</w:t>
      </w:r>
      <w:r>
        <w:rPr>
          <w:rStyle w:val="HTML"/>
          <w:rFonts w:ascii="Consolas" w:hAnsi="Consolas" w:cs="Consolas"/>
          <w:color w:val="444444"/>
          <w:shd w:val="clear" w:color="auto" w:fill="F0F0F0"/>
        </w:rPr>
        <w:t xml:space="preserve"> =&gt;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'converter'</w:t>
      </w:r>
      <w:r>
        <w:rPr>
          <w:rStyle w:val="HTML"/>
          <w:rFonts w:ascii="Consolas" w:hAnsi="Consolas" w:cs="Consolas"/>
          <w:color w:val="444444"/>
          <w:shd w:val="clear" w:color="auto" w:fill="F0F0F0"/>
        </w:rPr>
        <w:t xml:space="preserve"> =&gt;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'yii\web\AssetConverter'</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'commands'</w:t>
      </w:r>
      <w:r>
        <w:rPr>
          <w:rStyle w:val="HTML"/>
          <w:rFonts w:ascii="Consolas" w:hAnsi="Consolas" w:cs="Consolas"/>
          <w:color w:val="444444"/>
          <w:shd w:val="clear" w:color="auto" w:fill="F0F0F0"/>
        </w:rPr>
        <w:t xml:space="preserve"> =&gt;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'less'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'css'</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'lessc {from} {to} --no-color'</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'js'</w:t>
      </w: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'tsc --out {to} {from}'</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如上所示，通过</w:t>
      </w:r>
      <w:hyperlink r:id="rId404" w:anchor="$commands-detail" w:history="1">
        <w:r>
          <w:rPr>
            <w:rStyle w:val="a4"/>
            <w:rFonts w:ascii="Helvetica" w:hAnsi="Helvetica" w:cs="Helvetica"/>
            <w:color w:val="337AB7"/>
            <w:sz w:val="21"/>
            <w:szCs w:val="21"/>
            <w:u w:val="none"/>
          </w:rPr>
          <w:t>yii\web\AssetConverter::$commands</w:t>
        </w:r>
      </w:hyperlink>
      <w:r>
        <w:rPr>
          <w:rFonts w:ascii="Helvetica" w:hAnsi="Helvetica" w:cs="Helvetica"/>
          <w:color w:val="333333"/>
          <w:sz w:val="21"/>
          <w:szCs w:val="21"/>
        </w:rPr>
        <w:t> </w:t>
      </w:r>
      <w:r>
        <w:rPr>
          <w:rFonts w:ascii="Helvetica" w:hAnsi="Helvetica" w:cs="Helvetica"/>
          <w:color w:val="333333"/>
          <w:sz w:val="21"/>
          <w:szCs w:val="21"/>
        </w:rPr>
        <w:t>属性指定支持的扩展语法，</w:t>
      </w:r>
      <w:r>
        <w:rPr>
          <w:rFonts w:ascii="Helvetica" w:hAnsi="Helvetica" w:cs="Helvetica"/>
          <w:color w:val="333333"/>
          <w:sz w:val="21"/>
          <w:szCs w:val="21"/>
        </w:rPr>
        <w:t xml:space="preserve"> </w:t>
      </w:r>
      <w:r>
        <w:rPr>
          <w:rFonts w:ascii="Helvetica" w:hAnsi="Helvetica" w:cs="Helvetica"/>
          <w:color w:val="333333"/>
          <w:sz w:val="21"/>
          <w:szCs w:val="21"/>
        </w:rPr>
        <w:t>数组的键为文件扩展名（前面不要</w:t>
      </w:r>
      <w:r>
        <w:rPr>
          <w:rFonts w:ascii="Helvetica" w:hAnsi="Helvetica" w:cs="Helvetica"/>
          <w:color w:val="333333"/>
          <w:sz w:val="21"/>
          <w:szCs w:val="21"/>
        </w:rPr>
        <w:t>.</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数组的值为目标资源文件扩展名和执行资源转换的命令，</w:t>
      </w:r>
      <w:r>
        <w:rPr>
          <w:rFonts w:ascii="Helvetica" w:hAnsi="Helvetica" w:cs="Helvetica"/>
          <w:color w:val="333333"/>
          <w:sz w:val="21"/>
          <w:szCs w:val="21"/>
        </w:rPr>
        <w:t xml:space="preserve"> </w:t>
      </w:r>
      <w:r>
        <w:rPr>
          <w:rFonts w:ascii="Helvetica" w:hAnsi="Helvetica" w:cs="Helvetica"/>
          <w:color w:val="333333"/>
          <w:sz w:val="21"/>
          <w:szCs w:val="21"/>
        </w:rPr>
        <w:t>命令中的标记</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{from}</w:t>
      </w:r>
      <w:r>
        <w:rPr>
          <w:rFonts w:ascii="Helvetica" w:hAnsi="Helvetica" w:cs="Helvetica"/>
          <w:color w:val="333333"/>
          <w:sz w:val="21"/>
          <w:szCs w:val="21"/>
        </w:rPr>
        <w:t> </w:t>
      </w:r>
      <w:r>
        <w:rPr>
          <w:rFonts w:ascii="Helvetica" w:hAnsi="Helvetica" w:cs="Helvetica"/>
          <w:color w:val="333333"/>
          <w:sz w:val="21"/>
          <w:szCs w:val="21"/>
        </w:rPr>
        <w:t>和</w:t>
      </w:r>
      <w:r>
        <w:rPr>
          <w:rStyle w:val="HTML"/>
          <w:rFonts w:ascii="Consolas" w:hAnsi="Consolas" w:cs="Consolas"/>
          <w:color w:val="C7254E"/>
          <w:sz w:val="19"/>
          <w:szCs w:val="19"/>
          <w:shd w:val="clear" w:color="auto" w:fill="F9F2F4"/>
        </w:rPr>
        <w:t>{to}</w:t>
      </w:r>
      <w:r>
        <w:rPr>
          <w:rFonts w:ascii="Helvetica" w:hAnsi="Helvetica" w:cs="Helvetica"/>
          <w:color w:val="333333"/>
          <w:sz w:val="21"/>
          <w:szCs w:val="21"/>
        </w:rPr>
        <w:t>会分别被源资源文件路径和目标资源文件路径替代。</w:t>
      </w:r>
    </w:p>
    <w:p w:rsidR="008B2B55" w:rsidRDefault="008B2B55" w:rsidP="008B2B55">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r>
        <w:rPr>
          <w:rFonts w:ascii="Helvetica" w:hAnsi="Helvetica" w:cs="Helvetica"/>
          <w:color w:val="31708F"/>
          <w:sz w:val="21"/>
          <w:szCs w:val="21"/>
        </w:rPr>
        <w:t>除了以上方式，也有其他的方式来处理扩展语法资源，</w:t>
      </w:r>
      <w:r>
        <w:rPr>
          <w:rFonts w:ascii="Helvetica" w:hAnsi="Helvetica" w:cs="Helvetica"/>
          <w:color w:val="31708F"/>
          <w:sz w:val="21"/>
          <w:szCs w:val="21"/>
        </w:rPr>
        <w:t xml:space="preserve"> </w:t>
      </w:r>
      <w:r>
        <w:rPr>
          <w:rFonts w:ascii="Helvetica" w:hAnsi="Helvetica" w:cs="Helvetica"/>
          <w:color w:val="31708F"/>
          <w:sz w:val="21"/>
          <w:szCs w:val="21"/>
        </w:rPr>
        <w:t>例如，可使用编译工具如</w:t>
      </w:r>
      <w:hyperlink r:id="rId405" w:history="1">
        <w:r>
          <w:rPr>
            <w:rStyle w:val="a4"/>
            <w:rFonts w:ascii="Helvetica" w:hAnsi="Helvetica" w:cs="Helvetica"/>
            <w:color w:val="337AB7"/>
            <w:sz w:val="21"/>
            <w:szCs w:val="21"/>
            <w:u w:val="none"/>
          </w:rPr>
          <w:t>grunt</w:t>
        </w:r>
      </w:hyperlink>
      <w:r>
        <w:rPr>
          <w:rFonts w:ascii="Helvetica" w:hAnsi="Helvetica" w:cs="Helvetica"/>
          <w:color w:val="31708F"/>
          <w:sz w:val="21"/>
          <w:szCs w:val="21"/>
        </w:rPr>
        <w:t> </w:t>
      </w:r>
      <w:r>
        <w:rPr>
          <w:rFonts w:ascii="Helvetica" w:hAnsi="Helvetica" w:cs="Helvetica"/>
          <w:color w:val="31708F"/>
          <w:sz w:val="21"/>
          <w:szCs w:val="21"/>
        </w:rPr>
        <w:t>来监控并自动转换扩展语法资源，此时，</w:t>
      </w:r>
      <w:r>
        <w:rPr>
          <w:rFonts w:ascii="Helvetica" w:hAnsi="Helvetica" w:cs="Helvetica"/>
          <w:color w:val="31708F"/>
          <w:sz w:val="21"/>
          <w:szCs w:val="21"/>
        </w:rPr>
        <w:t xml:space="preserve"> </w:t>
      </w:r>
      <w:r>
        <w:rPr>
          <w:rFonts w:ascii="Helvetica" w:hAnsi="Helvetica" w:cs="Helvetica"/>
          <w:color w:val="31708F"/>
          <w:sz w:val="21"/>
          <w:szCs w:val="21"/>
        </w:rPr>
        <w:t>应使用资源包中编译后的</w:t>
      </w:r>
      <w:r>
        <w:rPr>
          <w:rFonts w:ascii="Helvetica" w:hAnsi="Helvetica" w:cs="Helvetica"/>
          <w:color w:val="31708F"/>
          <w:sz w:val="21"/>
          <w:szCs w:val="21"/>
        </w:rPr>
        <w:t>CSS/Javascript</w:t>
      </w:r>
      <w:r>
        <w:rPr>
          <w:rFonts w:ascii="Helvetica" w:hAnsi="Helvetica" w:cs="Helvetica"/>
          <w:color w:val="31708F"/>
          <w:sz w:val="21"/>
          <w:szCs w:val="21"/>
        </w:rPr>
        <w:t>文件而不是原始文件。</w:t>
      </w:r>
    </w:p>
    <w:p w:rsidR="008B2B55" w:rsidRDefault="008B2B55" w:rsidP="009C03FA"/>
    <w:p w:rsidR="008B2B55" w:rsidRDefault="008B2B55" w:rsidP="009C03FA">
      <w:r>
        <w:rPr>
          <w:rFonts w:hint="eastAsia"/>
        </w:rPr>
        <w:t>合并和</w:t>
      </w:r>
      <w:r>
        <w:t>压缩资源</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一个</w:t>
      </w:r>
      <w:r>
        <w:rPr>
          <w:rFonts w:ascii="Helvetica" w:hAnsi="Helvetica" w:cs="Helvetica"/>
          <w:color w:val="333333"/>
          <w:sz w:val="21"/>
          <w:szCs w:val="21"/>
        </w:rPr>
        <w:t>Web</w:t>
      </w:r>
      <w:r>
        <w:rPr>
          <w:rFonts w:ascii="Helvetica" w:hAnsi="Helvetica" w:cs="Helvetica"/>
          <w:color w:val="333333"/>
          <w:sz w:val="21"/>
          <w:szCs w:val="21"/>
        </w:rPr>
        <w:t>页面可以包含很多</w:t>
      </w:r>
      <w:r>
        <w:rPr>
          <w:rFonts w:ascii="Helvetica" w:hAnsi="Helvetica" w:cs="Helvetica"/>
          <w:color w:val="333333"/>
          <w:sz w:val="21"/>
          <w:szCs w:val="21"/>
        </w:rPr>
        <w:t xml:space="preserve">CSS </w:t>
      </w:r>
      <w:r>
        <w:rPr>
          <w:rFonts w:ascii="Helvetica" w:hAnsi="Helvetica" w:cs="Helvetica"/>
          <w:color w:val="333333"/>
          <w:sz w:val="21"/>
          <w:szCs w:val="21"/>
        </w:rPr>
        <w:t>和</w:t>
      </w:r>
      <w:r>
        <w:rPr>
          <w:rFonts w:ascii="Helvetica" w:hAnsi="Helvetica" w:cs="Helvetica"/>
          <w:color w:val="333333"/>
          <w:sz w:val="21"/>
          <w:szCs w:val="21"/>
        </w:rPr>
        <w:t>/</w:t>
      </w:r>
      <w:r>
        <w:rPr>
          <w:rFonts w:ascii="Helvetica" w:hAnsi="Helvetica" w:cs="Helvetica"/>
          <w:color w:val="333333"/>
          <w:sz w:val="21"/>
          <w:szCs w:val="21"/>
        </w:rPr>
        <w:t>或</w:t>
      </w:r>
      <w:r>
        <w:rPr>
          <w:rFonts w:ascii="Helvetica" w:hAnsi="Helvetica" w:cs="Helvetica"/>
          <w:color w:val="333333"/>
          <w:sz w:val="21"/>
          <w:szCs w:val="21"/>
        </w:rPr>
        <w:t xml:space="preserve"> JavaScript </w:t>
      </w:r>
      <w:r>
        <w:rPr>
          <w:rFonts w:ascii="Helvetica" w:hAnsi="Helvetica" w:cs="Helvetica"/>
          <w:color w:val="333333"/>
          <w:sz w:val="21"/>
          <w:szCs w:val="21"/>
        </w:rPr>
        <w:t>文件，为减少</w:t>
      </w:r>
      <w:r>
        <w:rPr>
          <w:rFonts w:ascii="Helvetica" w:hAnsi="Helvetica" w:cs="Helvetica"/>
          <w:color w:val="333333"/>
          <w:sz w:val="21"/>
          <w:szCs w:val="21"/>
        </w:rPr>
        <w:t xml:space="preserve">HTTP </w:t>
      </w:r>
      <w:r>
        <w:rPr>
          <w:rFonts w:ascii="Helvetica" w:hAnsi="Helvetica" w:cs="Helvetica"/>
          <w:color w:val="333333"/>
          <w:sz w:val="21"/>
          <w:szCs w:val="21"/>
        </w:rPr>
        <w:t>请求和这些下载文件的大小，</w:t>
      </w:r>
      <w:r>
        <w:rPr>
          <w:rFonts w:ascii="Helvetica" w:hAnsi="Helvetica" w:cs="Helvetica"/>
          <w:color w:val="333333"/>
          <w:sz w:val="21"/>
          <w:szCs w:val="21"/>
        </w:rPr>
        <w:t xml:space="preserve"> </w:t>
      </w:r>
      <w:r>
        <w:rPr>
          <w:rFonts w:ascii="Helvetica" w:hAnsi="Helvetica" w:cs="Helvetica"/>
          <w:color w:val="333333"/>
          <w:sz w:val="21"/>
          <w:szCs w:val="21"/>
        </w:rPr>
        <w:t>通常的方式是在页面中合并并压缩多个</w:t>
      </w:r>
      <w:r>
        <w:rPr>
          <w:rFonts w:ascii="Helvetica" w:hAnsi="Helvetica" w:cs="Helvetica"/>
          <w:color w:val="333333"/>
          <w:sz w:val="21"/>
          <w:szCs w:val="21"/>
        </w:rPr>
        <w:t xml:space="preserve">CSS/JavaScript </w:t>
      </w:r>
      <w:r>
        <w:rPr>
          <w:rFonts w:ascii="Helvetica" w:hAnsi="Helvetica" w:cs="Helvetica"/>
          <w:color w:val="333333"/>
          <w:sz w:val="21"/>
          <w:szCs w:val="21"/>
        </w:rPr>
        <w:t>文件为一个或很少的几个文件，</w:t>
      </w:r>
      <w:r>
        <w:rPr>
          <w:rFonts w:ascii="Helvetica" w:hAnsi="Helvetica" w:cs="Helvetica"/>
          <w:color w:val="333333"/>
          <w:sz w:val="21"/>
          <w:szCs w:val="21"/>
        </w:rPr>
        <w:t xml:space="preserve"> </w:t>
      </w:r>
      <w:r>
        <w:rPr>
          <w:rFonts w:ascii="Helvetica" w:hAnsi="Helvetica" w:cs="Helvetica"/>
          <w:color w:val="333333"/>
          <w:sz w:val="21"/>
          <w:szCs w:val="21"/>
        </w:rPr>
        <w:t>并使用压缩后的文件而不是原始文件。</w:t>
      </w:r>
    </w:p>
    <w:p w:rsidR="008B2B55" w:rsidRDefault="008B2B55" w:rsidP="008B2B55">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r>
        <w:rPr>
          <w:rFonts w:ascii="Helvetica" w:hAnsi="Helvetica" w:cs="Helvetica"/>
          <w:color w:val="31708F"/>
          <w:sz w:val="21"/>
          <w:szCs w:val="21"/>
        </w:rPr>
        <w:t>合并和压缩资源通常在应用在产品上线模式，</w:t>
      </w:r>
      <w:r>
        <w:rPr>
          <w:rFonts w:ascii="Helvetica" w:hAnsi="Helvetica" w:cs="Helvetica"/>
          <w:color w:val="31708F"/>
          <w:sz w:val="21"/>
          <w:szCs w:val="21"/>
        </w:rPr>
        <w:t xml:space="preserve"> </w:t>
      </w:r>
      <w:r>
        <w:rPr>
          <w:rFonts w:ascii="Helvetica" w:hAnsi="Helvetica" w:cs="Helvetica"/>
          <w:color w:val="31708F"/>
          <w:sz w:val="21"/>
          <w:szCs w:val="21"/>
        </w:rPr>
        <w:t>在开发模式下使用原始的</w:t>
      </w:r>
      <w:r>
        <w:rPr>
          <w:rFonts w:ascii="Helvetica" w:hAnsi="Helvetica" w:cs="Helvetica"/>
          <w:color w:val="31708F"/>
          <w:sz w:val="21"/>
          <w:szCs w:val="21"/>
        </w:rPr>
        <w:t>CSS/JavaScript</w:t>
      </w:r>
      <w:r>
        <w:rPr>
          <w:rFonts w:ascii="Helvetica" w:hAnsi="Helvetica" w:cs="Helvetica"/>
          <w:color w:val="31708F"/>
          <w:sz w:val="21"/>
          <w:szCs w:val="21"/>
        </w:rPr>
        <w:t>更方便调试。</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接下来介绍一种合并和压缩资源文件</w:t>
      </w:r>
      <w:r>
        <w:rPr>
          <w:rFonts w:ascii="Helvetica" w:hAnsi="Helvetica" w:cs="Helvetica"/>
          <w:color w:val="333333"/>
          <w:sz w:val="21"/>
          <w:szCs w:val="21"/>
        </w:rPr>
        <w:t xml:space="preserve"> </w:t>
      </w:r>
      <w:r>
        <w:rPr>
          <w:rFonts w:ascii="Helvetica" w:hAnsi="Helvetica" w:cs="Helvetica"/>
          <w:color w:val="333333"/>
          <w:sz w:val="21"/>
          <w:szCs w:val="21"/>
        </w:rPr>
        <w:t>而不需要修改已有代码的方式：</w:t>
      </w:r>
    </w:p>
    <w:p w:rsidR="008B2B55" w:rsidRDefault="008B2B55" w:rsidP="008B2B55">
      <w:pPr>
        <w:widowControl/>
        <w:numPr>
          <w:ilvl w:val="0"/>
          <w:numId w:val="1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找出应用中所有你想要合并和压缩的资源包，</w:t>
      </w:r>
    </w:p>
    <w:p w:rsidR="008B2B55" w:rsidRDefault="008B2B55" w:rsidP="008B2B55">
      <w:pPr>
        <w:widowControl/>
        <w:numPr>
          <w:ilvl w:val="0"/>
          <w:numId w:val="1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将这些包分成一个或几个组，注意每个包只能属于其中一个组，</w:t>
      </w:r>
    </w:p>
    <w:p w:rsidR="008B2B55" w:rsidRDefault="008B2B55" w:rsidP="008B2B55">
      <w:pPr>
        <w:widowControl/>
        <w:numPr>
          <w:ilvl w:val="0"/>
          <w:numId w:val="1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合并</w:t>
      </w:r>
      <w:r>
        <w:rPr>
          <w:rFonts w:ascii="Helvetica" w:hAnsi="Helvetica" w:cs="Helvetica"/>
          <w:color w:val="333333"/>
          <w:szCs w:val="21"/>
        </w:rPr>
        <w:t>/</w:t>
      </w:r>
      <w:r>
        <w:rPr>
          <w:rFonts w:ascii="Helvetica" w:hAnsi="Helvetica" w:cs="Helvetica"/>
          <w:color w:val="333333"/>
          <w:szCs w:val="21"/>
        </w:rPr>
        <w:t>压缩每个组里</w:t>
      </w:r>
      <w:r>
        <w:rPr>
          <w:rFonts w:ascii="Helvetica" w:hAnsi="Helvetica" w:cs="Helvetica"/>
          <w:color w:val="333333"/>
          <w:szCs w:val="21"/>
        </w:rPr>
        <w:t>CSS</w:t>
      </w:r>
      <w:r>
        <w:rPr>
          <w:rFonts w:ascii="Helvetica" w:hAnsi="Helvetica" w:cs="Helvetica"/>
          <w:color w:val="333333"/>
          <w:szCs w:val="21"/>
        </w:rPr>
        <w:t>文件到一个文件，同样方式处理</w:t>
      </w:r>
      <w:r>
        <w:rPr>
          <w:rFonts w:ascii="Helvetica" w:hAnsi="Helvetica" w:cs="Helvetica"/>
          <w:color w:val="333333"/>
          <w:szCs w:val="21"/>
        </w:rPr>
        <w:t>JavaScript</w:t>
      </w:r>
      <w:r>
        <w:rPr>
          <w:rFonts w:ascii="Helvetica" w:hAnsi="Helvetica" w:cs="Helvetica"/>
          <w:color w:val="333333"/>
          <w:szCs w:val="21"/>
        </w:rPr>
        <w:t>文件，</w:t>
      </w:r>
    </w:p>
    <w:p w:rsidR="008B2B55" w:rsidRDefault="008B2B55" w:rsidP="008B2B55">
      <w:pPr>
        <w:widowControl/>
        <w:numPr>
          <w:ilvl w:val="0"/>
          <w:numId w:val="1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为每个组定义新的资源包：</w:t>
      </w:r>
    </w:p>
    <w:p w:rsidR="008B2B55" w:rsidRDefault="008B2B55" w:rsidP="008B2B55">
      <w:pPr>
        <w:widowControl/>
        <w:numPr>
          <w:ilvl w:val="1"/>
          <w:numId w:val="1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设置</w:t>
      </w:r>
      <w:hyperlink r:id="rId406" w:anchor="$css-detail" w:history="1">
        <w:r>
          <w:rPr>
            <w:rStyle w:val="a4"/>
            <w:rFonts w:ascii="Helvetica" w:hAnsi="Helvetica" w:cs="Helvetica"/>
            <w:color w:val="337AB7"/>
            <w:szCs w:val="21"/>
          </w:rPr>
          <w:t>css</w:t>
        </w:r>
      </w:hyperlink>
      <w:r>
        <w:rPr>
          <w:rFonts w:ascii="Helvetica" w:hAnsi="Helvetica" w:cs="Helvetica"/>
          <w:color w:val="333333"/>
          <w:szCs w:val="21"/>
        </w:rPr>
        <w:t> </w:t>
      </w:r>
      <w:r>
        <w:rPr>
          <w:rFonts w:ascii="Helvetica" w:hAnsi="Helvetica" w:cs="Helvetica"/>
          <w:color w:val="333333"/>
          <w:szCs w:val="21"/>
        </w:rPr>
        <w:t>和</w:t>
      </w:r>
      <w:r>
        <w:rPr>
          <w:rFonts w:ascii="Helvetica" w:hAnsi="Helvetica" w:cs="Helvetica"/>
          <w:color w:val="333333"/>
          <w:szCs w:val="21"/>
        </w:rPr>
        <w:t> </w:t>
      </w:r>
      <w:hyperlink r:id="rId407" w:anchor="$js-detail" w:history="1">
        <w:r>
          <w:rPr>
            <w:rStyle w:val="a4"/>
            <w:rFonts w:ascii="Helvetica" w:hAnsi="Helvetica" w:cs="Helvetica"/>
            <w:color w:val="337AB7"/>
            <w:szCs w:val="21"/>
          </w:rPr>
          <w:t>js</w:t>
        </w:r>
      </w:hyperlink>
      <w:r>
        <w:rPr>
          <w:rFonts w:ascii="Helvetica" w:hAnsi="Helvetica" w:cs="Helvetica"/>
          <w:color w:val="333333"/>
          <w:szCs w:val="21"/>
        </w:rPr>
        <w:t> </w:t>
      </w:r>
      <w:r>
        <w:rPr>
          <w:rFonts w:ascii="Helvetica" w:hAnsi="Helvetica" w:cs="Helvetica"/>
          <w:color w:val="333333"/>
          <w:szCs w:val="21"/>
        </w:rPr>
        <w:t>属性分别为压缩后的</w:t>
      </w:r>
      <w:r>
        <w:rPr>
          <w:rFonts w:ascii="Helvetica" w:hAnsi="Helvetica" w:cs="Helvetica"/>
          <w:color w:val="333333"/>
          <w:szCs w:val="21"/>
        </w:rPr>
        <w:t>CSS</w:t>
      </w:r>
      <w:r>
        <w:rPr>
          <w:rFonts w:ascii="Helvetica" w:hAnsi="Helvetica" w:cs="Helvetica"/>
          <w:color w:val="333333"/>
          <w:szCs w:val="21"/>
        </w:rPr>
        <w:t>和</w:t>
      </w:r>
      <w:r>
        <w:rPr>
          <w:rFonts w:ascii="Helvetica" w:hAnsi="Helvetica" w:cs="Helvetica"/>
          <w:color w:val="333333"/>
          <w:szCs w:val="21"/>
        </w:rPr>
        <w:t>JavaScript</w:t>
      </w:r>
      <w:r>
        <w:rPr>
          <w:rFonts w:ascii="Helvetica" w:hAnsi="Helvetica" w:cs="Helvetica"/>
          <w:color w:val="333333"/>
          <w:szCs w:val="21"/>
        </w:rPr>
        <w:t>文件；</w:t>
      </w:r>
    </w:p>
    <w:p w:rsidR="008B2B55" w:rsidRDefault="008B2B55" w:rsidP="008B2B55">
      <w:pPr>
        <w:widowControl/>
        <w:numPr>
          <w:ilvl w:val="1"/>
          <w:numId w:val="15"/>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自定义设置每个组内的资源包，设置资源包的</w:t>
      </w:r>
      <w:hyperlink r:id="rId408" w:anchor="$css-detail" w:history="1">
        <w:r>
          <w:rPr>
            <w:rStyle w:val="a4"/>
            <w:rFonts w:ascii="Helvetica" w:hAnsi="Helvetica" w:cs="Helvetica"/>
            <w:color w:val="337AB7"/>
            <w:szCs w:val="21"/>
          </w:rPr>
          <w:t>css</w:t>
        </w:r>
      </w:hyperlink>
      <w:r>
        <w:rPr>
          <w:rFonts w:ascii="Helvetica" w:hAnsi="Helvetica" w:cs="Helvetica"/>
          <w:color w:val="333333"/>
          <w:szCs w:val="21"/>
        </w:rPr>
        <w:t> </w:t>
      </w:r>
      <w:r>
        <w:rPr>
          <w:rFonts w:ascii="Helvetica" w:hAnsi="Helvetica" w:cs="Helvetica"/>
          <w:color w:val="333333"/>
          <w:szCs w:val="21"/>
        </w:rPr>
        <w:t>和</w:t>
      </w:r>
      <w:r>
        <w:rPr>
          <w:rFonts w:ascii="Helvetica" w:hAnsi="Helvetica" w:cs="Helvetica"/>
          <w:color w:val="333333"/>
          <w:szCs w:val="21"/>
        </w:rPr>
        <w:t> </w:t>
      </w:r>
      <w:hyperlink r:id="rId409" w:anchor="$js-detail" w:history="1">
        <w:r>
          <w:rPr>
            <w:rStyle w:val="a4"/>
            <w:rFonts w:ascii="Helvetica" w:hAnsi="Helvetica" w:cs="Helvetica"/>
            <w:color w:val="337AB7"/>
            <w:szCs w:val="21"/>
          </w:rPr>
          <w:t>js</w:t>
        </w:r>
      </w:hyperlink>
      <w:r>
        <w:rPr>
          <w:rFonts w:ascii="Helvetica" w:hAnsi="Helvetica" w:cs="Helvetica"/>
          <w:color w:val="333333"/>
          <w:szCs w:val="21"/>
        </w:rPr>
        <w:t> </w:t>
      </w:r>
      <w:r>
        <w:rPr>
          <w:rFonts w:ascii="Helvetica" w:hAnsi="Helvetica" w:cs="Helvetica"/>
          <w:color w:val="333333"/>
          <w:szCs w:val="21"/>
        </w:rPr>
        <w:t>属性为空</w:t>
      </w:r>
      <w:r>
        <w:rPr>
          <w:rFonts w:ascii="Helvetica" w:hAnsi="Helvetica" w:cs="Helvetica"/>
          <w:color w:val="333333"/>
          <w:szCs w:val="21"/>
        </w:rPr>
        <w:t xml:space="preserve">, </w:t>
      </w:r>
      <w:r>
        <w:rPr>
          <w:rFonts w:ascii="Helvetica" w:hAnsi="Helvetica" w:cs="Helvetica"/>
          <w:color w:val="333333"/>
          <w:szCs w:val="21"/>
        </w:rPr>
        <w:t>并设置它们的</w:t>
      </w:r>
      <w:r>
        <w:rPr>
          <w:rFonts w:ascii="Helvetica" w:hAnsi="Helvetica" w:cs="Helvetica"/>
          <w:color w:val="333333"/>
          <w:szCs w:val="21"/>
        </w:rPr>
        <w:t> </w:t>
      </w:r>
      <w:hyperlink r:id="rId410" w:anchor="$depends-detail" w:history="1">
        <w:r>
          <w:rPr>
            <w:rStyle w:val="a4"/>
            <w:rFonts w:ascii="Helvetica" w:hAnsi="Helvetica" w:cs="Helvetica"/>
            <w:color w:val="337AB7"/>
            <w:szCs w:val="21"/>
          </w:rPr>
          <w:t>depends</w:t>
        </w:r>
      </w:hyperlink>
      <w:r>
        <w:rPr>
          <w:rFonts w:ascii="Helvetica" w:hAnsi="Helvetica" w:cs="Helvetica"/>
          <w:color w:val="333333"/>
          <w:szCs w:val="21"/>
        </w:rPr>
        <w:t> </w:t>
      </w:r>
      <w:r>
        <w:rPr>
          <w:rFonts w:ascii="Helvetica" w:hAnsi="Helvetica" w:cs="Helvetica"/>
          <w:color w:val="333333"/>
          <w:szCs w:val="21"/>
        </w:rPr>
        <w:t>属性为每个组新创建的资源包。</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使用这种方式，当在视图中注册资源包时，会自动触发原始包所属的组资源包的注册，</w:t>
      </w:r>
      <w:r>
        <w:rPr>
          <w:rFonts w:ascii="Helvetica" w:hAnsi="Helvetica" w:cs="Helvetica"/>
          <w:color w:val="333333"/>
          <w:sz w:val="21"/>
          <w:szCs w:val="21"/>
        </w:rPr>
        <w:t xml:space="preserve"> </w:t>
      </w:r>
      <w:r>
        <w:rPr>
          <w:rFonts w:ascii="Helvetica" w:hAnsi="Helvetica" w:cs="Helvetica"/>
          <w:color w:val="333333"/>
          <w:sz w:val="21"/>
          <w:szCs w:val="21"/>
        </w:rPr>
        <w:t>然后，页面就会包含以合并</w:t>
      </w:r>
      <w:r>
        <w:rPr>
          <w:rFonts w:ascii="Helvetica" w:hAnsi="Helvetica" w:cs="Helvetica"/>
          <w:color w:val="333333"/>
          <w:sz w:val="21"/>
          <w:szCs w:val="21"/>
        </w:rPr>
        <w:t>/</w:t>
      </w:r>
      <w:r>
        <w:rPr>
          <w:rFonts w:ascii="Helvetica" w:hAnsi="Helvetica" w:cs="Helvetica"/>
          <w:color w:val="333333"/>
          <w:sz w:val="21"/>
          <w:szCs w:val="21"/>
        </w:rPr>
        <w:t>压缩的资源文件，</w:t>
      </w:r>
      <w:r>
        <w:rPr>
          <w:rFonts w:ascii="Helvetica" w:hAnsi="Helvetica" w:cs="Helvetica"/>
          <w:color w:val="333333"/>
          <w:sz w:val="21"/>
          <w:szCs w:val="21"/>
        </w:rPr>
        <w:t xml:space="preserve"> </w:t>
      </w:r>
      <w:r>
        <w:rPr>
          <w:rFonts w:ascii="Helvetica" w:hAnsi="Helvetica" w:cs="Helvetica"/>
          <w:color w:val="333333"/>
          <w:sz w:val="21"/>
          <w:szCs w:val="21"/>
        </w:rPr>
        <w:t>而不是原始文件。</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假定你的应用有两个页面</w:t>
      </w:r>
      <w:r>
        <w:rPr>
          <w:rFonts w:ascii="Helvetica" w:hAnsi="Helvetica" w:cs="Helvetica"/>
          <w:color w:val="333333"/>
          <w:sz w:val="21"/>
          <w:szCs w:val="21"/>
        </w:rPr>
        <w:t xml:space="preserve">X </w:t>
      </w:r>
      <w:r>
        <w:rPr>
          <w:rFonts w:ascii="Helvetica" w:hAnsi="Helvetica" w:cs="Helvetica"/>
          <w:color w:val="333333"/>
          <w:sz w:val="21"/>
          <w:szCs w:val="21"/>
        </w:rPr>
        <w:t>和</w:t>
      </w:r>
      <w:r>
        <w:rPr>
          <w:rFonts w:ascii="Helvetica" w:hAnsi="Helvetica" w:cs="Helvetica"/>
          <w:color w:val="333333"/>
          <w:sz w:val="21"/>
          <w:szCs w:val="21"/>
        </w:rPr>
        <w:t xml:space="preserve"> Y</w:t>
      </w:r>
      <w:r>
        <w:rPr>
          <w:rFonts w:ascii="Helvetica" w:hAnsi="Helvetica" w:cs="Helvetica"/>
          <w:color w:val="333333"/>
          <w:sz w:val="21"/>
          <w:szCs w:val="21"/>
        </w:rPr>
        <w:t>，页面</w:t>
      </w:r>
      <w:r>
        <w:rPr>
          <w:rFonts w:ascii="Helvetica" w:hAnsi="Helvetica" w:cs="Helvetica"/>
          <w:color w:val="333333"/>
          <w:sz w:val="21"/>
          <w:szCs w:val="21"/>
        </w:rPr>
        <w:t>X</w:t>
      </w:r>
      <w:r>
        <w:rPr>
          <w:rFonts w:ascii="Helvetica" w:hAnsi="Helvetica" w:cs="Helvetica"/>
          <w:color w:val="333333"/>
          <w:sz w:val="21"/>
          <w:szCs w:val="21"/>
        </w:rPr>
        <w:t>使用资源包</w:t>
      </w:r>
      <w:r>
        <w:rPr>
          <w:rFonts w:ascii="Helvetica" w:hAnsi="Helvetica" w:cs="Helvetica"/>
          <w:color w:val="333333"/>
          <w:sz w:val="21"/>
          <w:szCs w:val="21"/>
        </w:rPr>
        <w:t>A</w:t>
      </w:r>
      <w:r>
        <w:rPr>
          <w:rFonts w:ascii="Helvetica" w:hAnsi="Helvetica" w:cs="Helvetica"/>
          <w:color w:val="333333"/>
          <w:sz w:val="21"/>
          <w:szCs w:val="21"/>
        </w:rPr>
        <w:t>，</w:t>
      </w:r>
      <w:r>
        <w:rPr>
          <w:rFonts w:ascii="Helvetica" w:hAnsi="Helvetica" w:cs="Helvetica"/>
          <w:color w:val="333333"/>
          <w:sz w:val="21"/>
          <w:szCs w:val="21"/>
        </w:rPr>
        <w:t>B</w:t>
      </w:r>
      <w:r>
        <w:rPr>
          <w:rFonts w:ascii="Helvetica" w:hAnsi="Helvetica" w:cs="Helvetica"/>
          <w:color w:val="333333"/>
          <w:sz w:val="21"/>
          <w:szCs w:val="21"/>
        </w:rPr>
        <w:t>和</w:t>
      </w:r>
      <w:r>
        <w:rPr>
          <w:rFonts w:ascii="Helvetica" w:hAnsi="Helvetica" w:cs="Helvetica"/>
          <w:color w:val="333333"/>
          <w:sz w:val="21"/>
          <w:szCs w:val="21"/>
        </w:rPr>
        <w:t>C</w:t>
      </w:r>
      <w:r>
        <w:rPr>
          <w:rFonts w:ascii="Helvetica" w:hAnsi="Helvetica" w:cs="Helvetica"/>
          <w:color w:val="333333"/>
          <w:sz w:val="21"/>
          <w:szCs w:val="21"/>
        </w:rPr>
        <w:t>，页面</w:t>
      </w:r>
      <w:r>
        <w:rPr>
          <w:rFonts w:ascii="Helvetica" w:hAnsi="Helvetica" w:cs="Helvetica"/>
          <w:color w:val="333333"/>
          <w:sz w:val="21"/>
          <w:szCs w:val="21"/>
        </w:rPr>
        <w:t>Y</w:t>
      </w:r>
      <w:r>
        <w:rPr>
          <w:rFonts w:ascii="Helvetica" w:hAnsi="Helvetica" w:cs="Helvetica"/>
          <w:color w:val="333333"/>
          <w:sz w:val="21"/>
          <w:szCs w:val="21"/>
        </w:rPr>
        <w:t>使用资源包</w:t>
      </w:r>
      <w:r>
        <w:rPr>
          <w:rFonts w:ascii="Helvetica" w:hAnsi="Helvetica" w:cs="Helvetica"/>
          <w:color w:val="333333"/>
          <w:sz w:val="21"/>
          <w:szCs w:val="21"/>
        </w:rPr>
        <w:t>B</w:t>
      </w:r>
      <w:r>
        <w:rPr>
          <w:rFonts w:ascii="Helvetica" w:hAnsi="Helvetica" w:cs="Helvetica"/>
          <w:color w:val="333333"/>
          <w:sz w:val="21"/>
          <w:szCs w:val="21"/>
        </w:rPr>
        <w:t>，</w:t>
      </w:r>
      <w:r>
        <w:rPr>
          <w:rFonts w:ascii="Helvetica" w:hAnsi="Helvetica" w:cs="Helvetica"/>
          <w:color w:val="333333"/>
          <w:sz w:val="21"/>
          <w:szCs w:val="21"/>
        </w:rPr>
        <w:t>C</w:t>
      </w:r>
      <w:r>
        <w:rPr>
          <w:rFonts w:ascii="Helvetica" w:hAnsi="Helvetica" w:cs="Helvetica"/>
          <w:color w:val="333333"/>
          <w:sz w:val="21"/>
          <w:szCs w:val="21"/>
        </w:rPr>
        <w:t>和</w:t>
      </w:r>
      <w:r>
        <w:rPr>
          <w:rFonts w:ascii="Helvetica" w:hAnsi="Helvetica" w:cs="Helvetica"/>
          <w:color w:val="333333"/>
          <w:sz w:val="21"/>
          <w:szCs w:val="21"/>
        </w:rPr>
        <w:t>D</w:t>
      </w:r>
      <w:r>
        <w:rPr>
          <w:rFonts w:ascii="Helvetica" w:hAnsi="Helvetica" w:cs="Helvetica"/>
          <w:color w:val="333333"/>
          <w:sz w:val="21"/>
          <w:szCs w:val="21"/>
        </w:rPr>
        <w:t>。</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有两种方式划分这些资源包，一种使用一个组包含所有资源包，</w:t>
      </w:r>
      <w:r>
        <w:rPr>
          <w:rFonts w:ascii="Helvetica" w:hAnsi="Helvetica" w:cs="Helvetica"/>
          <w:color w:val="333333"/>
          <w:sz w:val="21"/>
          <w:szCs w:val="21"/>
        </w:rPr>
        <w:t xml:space="preserve"> </w:t>
      </w:r>
      <w:r>
        <w:rPr>
          <w:rFonts w:ascii="Helvetica" w:hAnsi="Helvetica" w:cs="Helvetica"/>
          <w:color w:val="333333"/>
          <w:sz w:val="21"/>
          <w:szCs w:val="21"/>
        </w:rPr>
        <w:t>另一种是将（</w:t>
      </w:r>
      <w:r>
        <w:rPr>
          <w:rFonts w:ascii="Helvetica" w:hAnsi="Helvetica" w:cs="Helvetica"/>
          <w:color w:val="333333"/>
          <w:sz w:val="21"/>
          <w:szCs w:val="21"/>
        </w:rPr>
        <w:t>A,B,C</w:t>
      </w:r>
      <w:r>
        <w:rPr>
          <w:rFonts w:ascii="Helvetica" w:hAnsi="Helvetica" w:cs="Helvetica"/>
          <w:color w:val="333333"/>
          <w:sz w:val="21"/>
          <w:szCs w:val="21"/>
        </w:rPr>
        <w:t>）放在组</w:t>
      </w:r>
      <w:r>
        <w:rPr>
          <w:rFonts w:ascii="Helvetica" w:hAnsi="Helvetica" w:cs="Helvetica"/>
          <w:color w:val="333333"/>
          <w:sz w:val="21"/>
          <w:szCs w:val="21"/>
        </w:rPr>
        <w:t>X</w:t>
      </w:r>
      <w:r>
        <w:rPr>
          <w:rFonts w:ascii="Helvetica" w:hAnsi="Helvetica" w:cs="Helvetica"/>
          <w:color w:val="333333"/>
          <w:sz w:val="21"/>
          <w:szCs w:val="21"/>
        </w:rPr>
        <w:t>，（</w:t>
      </w:r>
      <w:r>
        <w:rPr>
          <w:rFonts w:ascii="Helvetica" w:hAnsi="Helvetica" w:cs="Helvetica"/>
          <w:color w:val="333333"/>
          <w:sz w:val="21"/>
          <w:szCs w:val="21"/>
        </w:rPr>
        <w:t>B</w:t>
      </w:r>
      <w:r>
        <w:rPr>
          <w:rFonts w:ascii="Helvetica" w:hAnsi="Helvetica" w:cs="Helvetica"/>
          <w:color w:val="333333"/>
          <w:sz w:val="21"/>
          <w:szCs w:val="21"/>
        </w:rPr>
        <w:t>，</w:t>
      </w:r>
      <w:r>
        <w:rPr>
          <w:rFonts w:ascii="Helvetica" w:hAnsi="Helvetica" w:cs="Helvetica"/>
          <w:color w:val="333333"/>
          <w:sz w:val="21"/>
          <w:szCs w:val="21"/>
        </w:rPr>
        <w:t>C</w:t>
      </w:r>
      <w:r>
        <w:rPr>
          <w:rFonts w:ascii="Helvetica" w:hAnsi="Helvetica" w:cs="Helvetica"/>
          <w:color w:val="333333"/>
          <w:sz w:val="21"/>
          <w:szCs w:val="21"/>
        </w:rPr>
        <w:t>，</w:t>
      </w:r>
      <w:r>
        <w:rPr>
          <w:rFonts w:ascii="Helvetica" w:hAnsi="Helvetica" w:cs="Helvetica"/>
          <w:color w:val="333333"/>
          <w:sz w:val="21"/>
          <w:szCs w:val="21"/>
        </w:rPr>
        <w:t>D</w:t>
      </w:r>
      <w:r>
        <w:rPr>
          <w:rFonts w:ascii="Helvetica" w:hAnsi="Helvetica" w:cs="Helvetica"/>
          <w:color w:val="333333"/>
          <w:sz w:val="21"/>
          <w:szCs w:val="21"/>
        </w:rPr>
        <w:t>）放在组</w:t>
      </w:r>
      <w:r>
        <w:rPr>
          <w:rFonts w:ascii="Helvetica" w:hAnsi="Helvetica" w:cs="Helvetica"/>
          <w:color w:val="333333"/>
          <w:sz w:val="21"/>
          <w:szCs w:val="21"/>
        </w:rPr>
        <w:t>Y</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哪种方式更好？第一种方式优点是两个页面使用相同的已合并</w:t>
      </w:r>
      <w:r>
        <w:rPr>
          <w:rFonts w:ascii="Helvetica" w:hAnsi="Helvetica" w:cs="Helvetica"/>
          <w:color w:val="333333"/>
          <w:sz w:val="21"/>
          <w:szCs w:val="21"/>
        </w:rPr>
        <w:t>CSS</w:t>
      </w:r>
      <w:r>
        <w:rPr>
          <w:rFonts w:ascii="Helvetica" w:hAnsi="Helvetica" w:cs="Helvetica"/>
          <w:color w:val="333333"/>
          <w:sz w:val="21"/>
          <w:szCs w:val="21"/>
        </w:rPr>
        <w:t>和</w:t>
      </w:r>
      <w:r>
        <w:rPr>
          <w:rFonts w:ascii="Helvetica" w:hAnsi="Helvetica" w:cs="Helvetica"/>
          <w:color w:val="333333"/>
          <w:sz w:val="21"/>
          <w:szCs w:val="21"/>
        </w:rPr>
        <w:t>JavaScript</w:t>
      </w:r>
      <w:r>
        <w:rPr>
          <w:rFonts w:ascii="Helvetica" w:hAnsi="Helvetica" w:cs="Helvetica"/>
          <w:color w:val="333333"/>
          <w:sz w:val="21"/>
          <w:szCs w:val="21"/>
        </w:rPr>
        <w:t>文件使</w:t>
      </w:r>
      <w:r>
        <w:rPr>
          <w:rFonts w:ascii="Helvetica" w:hAnsi="Helvetica" w:cs="Helvetica"/>
          <w:color w:val="333333"/>
          <w:sz w:val="21"/>
          <w:szCs w:val="21"/>
        </w:rPr>
        <w:t>HTTP</w:t>
      </w:r>
      <w:r>
        <w:rPr>
          <w:rFonts w:ascii="Helvetica" w:hAnsi="Helvetica" w:cs="Helvetica"/>
          <w:color w:val="333333"/>
          <w:sz w:val="21"/>
          <w:szCs w:val="21"/>
        </w:rPr>
        <w:t>缓存更高效，</w:t>
      </w:r>
      <w:r>
        <w:rPr>
          <w:rFonts w:ascii="Helvetica" w:hAnsi="Helvetica" w:cs="Helvetica"/>
          <w:color w:val="333333"/>
          <w:sz w:val="21"/>
          <w:szCs w:val="21"/>
        </w:rPr>
        <w:t xml:space="preserve"> </w:t>
      </w:r>
      <w:r>
        <w:rPr>
          <w:rFonts w:ascii="Helvetica" w:hAnsi="Helvetica" w:cs="Helvetica"/>
          <w:color w:val="333333"/>
          <w:sz w:val="21"/>
          <w:szCs w:val="21"/>
        </w:rPr>
        <w:t>另一方面，由于单个组包含所有文件，</w:t>
      </w:r>
      <w:r>
        <w:rPr>
          <w:rFonts w:ascii="Helvetica" w:hAnsi="Helvetica" w:cs="Helvetica"/>
          <w:color w:val="333333"/>
          <w:sz w:val="21"/>
          <w:szCs w:val="21"/>
        </w:rPr>
        <w:t xml:space="preserve"> </w:t>
      </w:r>
      <w:r>
        <w:rPr>
          <w:rFonts w:ascii="Helvetica" w:hAnsi="Helvetica" w:cs="Helvetica"/>
          <w:color w:val="333333"/>
          <w:sz w:val="21"/>
          <w:szCs w:val="21"/>
        </w:rPr>
        <w:t>已合并的</w:t>
      </w:r>
      <w:r>
        <w:rPr>
          <w:rFonts w:ascii="Helvetica" w:hAnsi="Helvetica" w:cs="Helvetica"/>
          <w:color w:val="333333"/>
          <w:sz w:val="21"/>
          <w:szCs w:val="21"/>
        </w:rPr>
        <w:t>CSS</w:t>
      </w:r>
      <w:r>
        <w:rPr>
          <w:rFonts w:ascii="Helvetica" w:hAnsi="Helvetica" w:cs="Helvetica"/>
          <w:color w:val="333333"/>
          <w:sz w:val="21"/>
          <w:szCs w:val="21"/>
        </w:rPr>
        <w:t>和</w:t>
      </w:r>
      <w:r>
        <w:rPr>
          <w:rFonts w:ascii="Helvetica" w:hAnsi="Helvetica" w:cs="Helvetica"/>
          <w:color w:val="333333"/>
          <w:sz w:val="21"/>
          <w:szCs w:val="21"/>
        </w:rPr>
        <w:t>Javascipt</w:t>
      </w:r>
      <w:r>
        <w:rPr>
          <w:rFonts w:ascii="Helvetica" w:hAnsi="Helvetica" w:cs="Helvetica"/>
          <w:color w:val="333333"/>
          <w:sz w:val="21"/>
          <w:szCs w:val="21"/>
        </w:rPr>
        <w:t>文件会更大，因此会增加文件传输时间，在这个示例中，</w:t>
      </w:r>
      <w:r>
        <w:rPr>
          <w:rFonts w:ascii="Helvetica" w:hAnsi="Helvetica" w:cs="Helvetica"/>
          <w:color w:val="333333"/>
          <w:sz w:val="21"/>
          <w:szCs w:val="21"/>
        </w:rPr>
        <w:t xml:space="preserve"> </w:t>
      </w:r>
      <w:r>
        <w:rPr>
          <w:rFonts w:ascii="Helvetica" w:hAnsi="Helvetica" w:cs="Helvetica"/>
          <w:color w:val="333333"/>
          <w:sz w:val="21"/>
          <w:szCs w:val="21"/>
        </w:rPr>
        <w:t>我们使用第一种方式，也就是用一个组包含所有包。</w:t>
      </w:r>
    </w:p>
    <w:p w:rsidR="008B2B55" w:rsidRDefault="008B2B55" w:rsidP="008B2B55">
      <w:pPr>
        <w:pStyle w:val="a9"/>
        <w:shd w:val="clear" w:color="auto" w:fill="D9EDF7"/>
        <w:spacing w:before="0" w:beforeAutospacing="0" w:after="0" w:afterAutospacing="0"/>
        <w:rPr>
          <w:rFonts w:ascii="Helvetica" w:hAnsi="Helvetica" w:cs="Helvetica"/>
          <w:color w:val="31708F"/>
          <w:sz w:val="21"/>
          <w:szCs w:val="21"/>
        </w:rPr>
      </w:pPr>
      <w:r>
        <w:rPr>
          <w:rStyle w:val="ae"/>
          <w:rFonts w:ascii="Helvetica" w:hAnsi="Helvetica" w:cs="Helvetica"/>
          <w:color w:val="31708F"/>
          <w:sz w:val="21"/>
          <w:szCs w:val="21"/>
        </w:rPr>
        <w:t>信息：</w:t>
      </w:r>
      <w:r>
        <w:rPr>
          <w:rFonts w:ascii="Helvetica" w:hAnsi="Helvetica" w:cs="Helvetica"/>
          <w:color w:val="31708F"/>
          <w:sz w:val="21"/>
          <w:szCs w:val="21"/>
        </w:rPr>
        <w:t>将资源包分组并不是无价值的，通常要求分析现实中不同页面各种资源的数据量，</w:t>
      </w:r>
      <w:r>
        <w:rPr>
          <w:rFonts w:ascii="Helvetica" w:hAnsi="Helvetica" w:cs="Helvetica"/>
          <w:color w:val="31708F"/>
          <w:sz w:val="21"/>
          <w:szCs w:val="21"/>
        </w:rPr>
        <w:t xml:space="preserve"> </w:t>
      </w:r>
      <w:r>
        <w:rPr>
          <w:rFonts w:ascii="Helvetica" w:hAnsi="Helvetica" w:cs="Helvetica"/>
          <w:color w:val="31708F"/>
          <w:sz w:val="21"/>
          <w:szCs w:val="21"/>
        </w:rPr>
        <w:t>开始时为简便使用一个组。</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在所有包中使用工具</w:t>
      </w:r>
      <w:r>
        <w:rPr>
          <w:rFonts w:ascii="Helvetica" w:hAnsi="Helvetica" w:cs="Helvetica"/>
          <w:color w:val="333333"/>
          <w:sz w:val="21"/>
          <w:szCs w:val="21"/>
        </w:rPr>
        <w:t>(</w:t>
      </w:r>
      <w:r>
        <w:rPr>
          <w:rFonts w:ascii="Helvetica" w:hAnsi="Helvetica" w:cs="Helvetica"/>
          <w:color w:val="333333"/>
          <w:sz w:val="21"/>
          <w:szCs w:val="21"/>
        </w:rPr>
        <w:t>例如</w:t>
      </w:r>
      <w:r>
        <w:rPr>
          <w:rFonts w:ascii="Helvetica" w:hAnsi="Helvetica" w:cs="Helvetica"/>
          <w:color w:val="333333"/>
          <w:sz w:val="21"/>
          <w:szCs w:val="21"/>
        </w:rPr>
        <w:t> </w:t>
      </w:r>
      <w:hyperlink r:id="rId411" w:history="1">
        <w:r>
          <w:rPr>
            <w:rStyle w:val="a4"/>
            <w:rFonts w:ascii="Helvetica" w:hAnsi="Helvetica" w:cs="Helvetica"/>
            <w:color w:val="337AB7"/>
            <w:sz w:val="21"/>
            <w:szCs w:val="21"/>
          </w:rPr>
          <w:t>Closure Compiler</w:t>
        </w:r>
      </w:hyperlink>
      <w:r>
        <w:rPr>
          <w:rFonts w:ascii="Helvetica" w:hAnsi="Helvetica" w:cs="Helvetica"/>
          <w:color w:val="333333"/>
          <w:sz w:val="21"/>
          <w:szCs w:val="21"/>
        </w:rPr>
        <w:t>, </w:t>
      </w:r>
      <w:hyperlink r:id="rId412" w:history="1">
        <w:r>
          <w:rPr>
            <w:rStyle w:val="a4"/>
            <w:rFonts w:ascii="Helvetica" w:hAnsi="Helvetica" w:cs="Helvetica"/>
            <w:color w:val="337AB7"/>
            <w:sz w:val="21"/>
            <w:szCs w:val="21"/>
          </w:rPr>
          <w:t>YUI Compressor</w:t>
        </w:r>
      </w:hyperlink>
      <w:r>
        <w:rPr>
          <w:rFonts w:ascii="Helvetica" w:hAnsi="Helvetica" w:cs="Helvetica"/>
          <w:color w:val="333333"/>
          <w:sz w:val="21"/>
          <w:szCs w:val="21"/>
        </w:rPr>
        <w:t xml:space="preserve">) </w:t>
      </w:r>
      <w:r>
        <w:rPr>
          <w:rFonts w:ascii="Helvetica" w:hAnsi="Helvetica" w:cs="Helvetica"/>
          <w:color w:val="333333"/>
          <w:sz w:val="21"/>
          <w:szCs w:val="21"/>
        </w:rPr>
        <w:t>来合并和压缩</w:t>
      </w:r>
      <w:r>
        <w:rPr>
          <w:rFonts w:ascii="Helvetica" w:hAnsi="Helvetica" w:cs="Helvetica"/>
          <w:color w:val="333333"/>
          <w:sz w:val="21"/>
          <w:szCs w:val="21"/>
        </w:rPr>
        <w:t>CSS</w:t>
      </w:r>
      <w:r>
        <w:rPr>
          <w:rFonts w:ascii="Helvetica" w:hAnsi="Helvetica" w:cs="Helvetica"/>
          <w:color w:val="333333"/>
          <w:sz w:val="21"/>
          <w:szCs w:val="21"/>
        </w:rPr>
        <w:t>和</w:t>
      </w:r>
      <w:r>
        <w:rPr>
          <w:rFonts w:ascii="Helvetica" w:hAnsi="Helvetica" w:cs="Helvetica"/>
          <w:color w:val="333333"/>
          <w:sz w:val="21"/>
          <w:szCs w:val="21"/>
        </w:rPr>
        <w:t>JavaScript</w:t>
      </w:r>
      <w:r>
        <w:rPr>
          <w:rFonts w:ascii="Helvetica" w:hAnsi="Helvetica" w:cs="Helvetica"/>
          <w:color w:val="333333"/>
          <w:sz w:val="21"/>
          <w:szCs w:val="21"/>
        </w:rPr>
        <w:t>文件，</w:t>
      </w:r>
      <w:r>
        <w:rPr>
          <w:rFonts w:ascii="Helvetica" w:hAnsi="Helvetica" w:cs="Helvetica"/>
          <w:color w:val="333333"/>
          <w:sz w:val="21"/>
          <w:szCs w:val="21"/>
        </w:rPr>
        <w:t xml:space="preserve"> </w:t>
      </w:r>
      <w:r>
        <w:rPr>
          <w:rFonts w:ascii="Helvetica" w:hAnsi="Helvetica" w:cs="Helvetica"/>
          <w:color w:val="333333"/>
          <w:sz w:val="21"/>
          <w:szCs w:val="21"/>
        </w:rPr>
        <w:t>注意合并后的文件满足包间的先后依赖关系，</w:t>
      </w:r>
      <w:r>
        <w:rPr>
          <w:rFonts w:ascii="Helvetica" w:hAnsi="Helvetica" w:cs="Helvetica"/>
          <w:color w:val="333333"/>
          <w:sz w:val="21"/>
          <w:szCs w:val="21"/>
        </w:rPr>
        <w:t xml:space="preserve"> </w:t>
      </w:r>
      <w:r>
        <w:rPr>
          <w:rFonts w:ascii="Helvetica" w:hAnsi="Helvetica" w:cs="Helvetica"/>
          <w:color w:val="333333"/>
          <w:sz w:val="21"/>
          <w:szCs w:val="21"/>
        </w:rPr>
        <w:t>例如，如果包</w:t>
      </w:r>
      <w:r>
        <w:rPr>
          <w:rFonts w:ascii="Helvetica" w:hAnsi="Helvetica" w:cs="Helvetica"/>
          <w:color w:val="333333"/>
          <w:sz w:val="21"/>
          <w:szCs w:val="21"/>
        </w:rPr>
        <w:t>A</w:t>
      </w:r>
      <w:r>
        <w:rPr>
          <w:rFonts w:ascii="Helvetica" w:hAnsi="Helvetica" w:cs="Helvetica"/>
          <w:color w:val="333333"/>
          <w:sz w:val="21"/>
          <w:szCs w:val="21"/>
        </w:rPr>
        <w:t>依赖</w:t>
      </w:r>
      <w:r>
        <w:rPr>
          <w:rFonts w:ascii="Helvetica" w:hAnsi="Helvetica" w:cs="Helvetica"/>
          <w:color w:val="333333"/>
          <w:sz w:val="21"/>
          <w:szCs w:val="21"/>
        </w:rPr>
        <w:t>B</w:t>
      </w:r>
      <w:r>
        <w:rPr>
          <w:rFonts w:ascii="Helvetica" w:hAnsi="Helvetica" w:cs="Helvetica"/>
          <w:color w:val="333333"/>
          <w:sz w:val="21"/>
          <w:szCs w:val="21"/>
        </w:rPr>
        <w:t>，</w:t>
      </w:r>
      <w:r>
        <w:rPr>
          <w:rFonts w:ascii="Helvetica" w:hAnsi="Helvetica" w:cs="Helvetica"/>
          <w:color w:val="333333"/>
          <w:sz w:val="21"/>
          <w:szCs w:val="21"/>
        </w:rPr>
        <w:t>B</w:t>
      </w:r>
      <w:r>
        <w:rPr>
          <w:rFonts w:ascii="Helvetica" w:hAnsi="Helvetica" w:cs="Helvetica"/>
          <w:color w:val="333333"/>
          <w:sz w:val="21"/>
          <w:szCs w:val="21"/>
        </w:rPr>
        <w:t>依赖</w:t>
      </w:r>
      <w:r>
        <w:rPr>
          <w:rFonts w:ascii="Helvetica" w:hAnsi="Helvetica" w:cs="Helvetica"/>
          <w:color w:val="333333"/>
          <w:sz w:val="21"/>
          <w:szCs w:val="21"/>
        </w:rPr>
        <w:t>C</w:t>
      </w:r>
      <w:r>
        <w:rPr>
          <w:rFonts w:ascii="Helvetica" w:hAnsi="Helvetica" w:cs="Helvetica"/>
          <w:color w:val="333333"/>
          <w:sz w:val="21"/>
          <w:szCs w:val="21"/>
        </w:rPr>
        <w:t>和</w:t>
      </w:r>
      <w:r>
        <w:rPr>
          <w:rFonts w:ascii="Helvetica" w:hAnsi="Helvetica" w:cs="Helvetica"/>
          <w:color w:val="333333"/>
          <w:sz w:val="21"/>
          <w:szCs w:val="21"/>
        </w:rPr>
        <w:t>D</w:t>
      </w:r>
      <w:r>
        <w:rPr>
          <w:rFonts w:ascii="Helvetica" w:hAnsi="Helvetica" w:cs="Helvetica"/>
          <w:color w:val="333333"/>
          <w:sz w:val="21"/>
          <w:szCs w:val="21"/>
        </w:rPr>
        <w:t>，那么资源文件列表以</w:t>
      </w:r>
      <w:r>
        <w:rPr>
          <w:rFonts w:ascii="Helvetica" w:hAnsi="Helvetica" w:cs="Helvetica"/>
          <w:color w:val="333333"/>
          <w:sz w:val="21"/>
          <w:szCs w:val="21"/>
        </w:rPr>
        <w:t>C</w:t>
      </w:r>
      <w:r>
        <w:rPr>
          <w:rFonts w:ascii="Helvetica" w:hAnsi="Helvetica" w:cs="Helvetica"/>
          <w:color w:val="333333"/>
          <w:sz w:val="21"/>
          <w:szCs w:val="21"/>
        </w:rPr>
        <w:t>和</w:t>
      </w:r>
      <w:r>
        <w:rPr>
          <w:rFonts w:ascii="Helvetica" w:hAnsi="Helvetica" w:cs="Helvetica"/>
          <w:color w:val="333333"/>
          <w:sz w:val="21"/>
          <w:szCs w:val="21"/>
        </w:rPr>
        <w:t>D</w:t>
      </w:r>
      <w:r>
        <w:rPr>
          <w:rFonts w:ascii="Helvetica" w:hAnsi="Helvetica" w:cs="Helvetica"/>
          <w:color w:val="333333"/>
          <w:sz w:val="21"/>
          <w:szCs w:val="21"/>
        </w:rPr>
        <w:t>开始，</w:t>
      </w:r>
      <w:r>
        <w:rPr>
          <w:rFonts w:ascii="Helvetica" w:hAnsi="Helvetica" w:cs="Helvetica"/>
          <w:color w:val="333333"/>
          <w:sz w:val="21"/>
          <w:szCs w:val="21"/>
        </w:rPr>
        <w:t xml:space="preserve"> </w:t>
      </w:r>
      <w:r>
        <w:rPr>
          <w:rFonts w:ascii="Helvetica" w:hAnsi="Helvetica" w:cs="Helvetica"/>
          <w:color w:val="333333"/>
          <w:sz w:val="21"/>
          <w:szCs w:val="21"/>
        </w:rPr>
        <w:t>然后为</w:t>
      </w:r>
      <w:r>
        <w:rPr>
          <w:rFonts w:ascii="Helvetica" w:hAnsi="Helvetica" w:cs="Helvetica"/>
          <w:color w:val="333333"/>
          <w:sz w:val="21"/>
          <w:szCs w:val="21"/>
        </w:rPr>
        <w:t>B</w:t>
      </w:r>
      <w:r>
        <w:rPr>
          <w:rFonts w:ascii="Helvetica" w:hAnsi="Helvetica" w:cs="Helvetica"/>
          <w:color w:val="333333"/>
          <w:sz w:val="21"/>
          <w:szCs w:val="21"/>
        </w:rPr>
        <w:t>最后为</w:t>
      </w:r>
      <w:r>
        <w:rPr>
          <w:rFonts w:ascii="Helvetica" w:hAnsi="Helvetica" w:cs="Helvetica"/>
          <w:color w:val="333333"/>
          <w:sz w:val="21"/>
          <w:szCs w:val="21"/>
        </w:rPr>
        <w:t>A</w:t>
      </w:r>
      <w:r>
        <w:rPr>
          <w:rFonts w:ascii="Helvetica" w:hAnsi="Helvetica" w:cs="Helvetica"/>
          <w:color w:val="333333"/>
          <w:sz w:val="21"/>
          <w:szCs w:val="21"/>
        </w:rPr>
        <w:t>。</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合并和压缩之后，会得到一个</w:t>
      </w:r>
      <w:r>
        <w:rPr>
          <w:rFonts w:ascii="Helvetica" w:hAnsi="Helvetica" w:cs="Helvetica"/>
          <w:color w:val="333333"/>
          <w:sz w:val="21"/>
          <w:szCs w:val="21"/>
        </w:rPr>
        <w:t>CSS</w:t>
      </w:r>
      <w:r>
        <w:rPr>
          <w:rFonts w:ascii="Helvetica" w:hAnsi="Helvetica" w:cs="Helvetica"/>
          <w:color w:val="333333"/>
          <w:sz w:val="21"/>
          <w:szCs w:val="21"/>
        </w:rPr>
        <w:t>文件和一个</w:t>
      </w:r>
      <w:r>
        <w:rPr>
          <w:rFonts w:ascii="Helvetica" w:hAnsi="Helvetica" w:cs="Helvetica"/>
          <w:color w:val="333333"/>
          <w:sz w:val="21"/>
          <w:szCs w:val="21"/>
        </w:rPr>
        <w:t>JavaScript</w:t>
      </w:r>
      <w:r>
        <w:rPr>
          <w:rFonts w:ascii="Helvetica" w:hAnsi="Helvetica" w:cs="Helvetica"/>
          <w:color w:val="333333"/>
          <w:sz w:val="21"/>
          <w:szCs w:val="21"/>
        </w:rPr>
        <w:t>文件，</w:t>
      </w:r>
      <w:r>
        <w:rPr>
          <w:rFonts w:ascii="Helvetica" w:hAnsi="Helvetica" w:cs="Helvetica"/>
          <w:color w:val="333333"/>
          <w:sz w:val="21"/>
          <w:szCs w:val="21"/>
        </w:rPr>
        <w:t xml:space="preserve"> </w:t>
      </w:r>
      <w:r>
        <w:rPr>
          <w:rFonts w:ascii="Helvetica" w:hAnsi="Helvetica" w:cs="Helvetica"/>
          <w:color w:val="333333"/>
          <w:sz w:val="21"/>
          <w:szCs w:val="21"/>
        </w:rPr>
        <w:t>假定它们的名称为</w:t>
      </w:r>
      <w:r>
        <w:rPr>
          <w:rStyle w:val="HTML"/>
          <w:rFonts w:ascii="Consolas" w:hAnsi="Consolas" w:cs="Consolas"/>
          <w:color w:val="C7254E"/>
          <w:sz w:val="19"/>
          <w:szCs w:val="19"/>
          <w:shd w:val="clear" w:color="auto" w:fill="F9F2F4"/>
        </w:rPr>
        <w:t>all-xyz.css</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all-xyz.js</w:t>
      </w:r>
      <w:r>
        <w:rPr>
          <w:rFonts w:ascii="Helvetica" w:hAnsi="Helvetica" w:cs="Helvetica"/>
          <w:color w:val="333333"/>
          <w:sz w:val="21"/>
          <w:szCs w:val="21"/>
        </w:rPr>
        <w:t>，</w:t>
      </w:r>
      <w:r>
        <w:rPr>
          <w:rStyle w:val="HTML"/>
          <w:rFonts w:ascii="Consolas" w:hAnsi="Consolas" w:cs="Consolas"/>
          <w:color w:val="C7254E"/>
          <w:sz w:val="19"/>
          <w:szCs w:val="19"/>
          <w:shd w:val="clear" w:color="auto" w:fill="F9F2F4"/>
        </w:rPr>
        <w:t>xyz</w:t>
      </w:r>
      <w:r>
        <w:rPr>
          <w:rFonts w:ascii="Helvetica" w:hAnsi="Helvetica" w:cs="Helvetica"/>
          <w:color w:val="333333"/>
          <w:sz w:val="21"/>
          <w:szCs w:val="21"/>
        </w:rPr>
        <w:t> </w:t>
      </w:r>
      <w:r>
        <w:rPr>
          <w:rFonts w:ascii="Helvetica" w:hAnsi="Helvetica" w:cs="Helvetica"/>
          <w:color w:val="333333"/>
          <w:sz w:val="21"/>
          <w:szCs w:val="21"/>
        </w:rPr>
        <w:t>为使文件名唯一以避免</w:t>
      </w:r>
      <w:r>
        <w:rPr>
          <w:rFonts w:ascii="Helvetica" w:hAnsi="Helvetica" w:cs="Helvetica"/>
          <w:color w:val="333333"/>
          <w:sz w:val="21"/>
          <w:szCs w:val="21"/>
        </w:rPr>
        <w:t>HTTP</w:t>
      </w:r>
      <w:r>
        <w:rPr>
          <w:rFonts w:ascii="Helvetica" w:hAnsi="Helvetica" w:cs="Helvetica"/>
          <w:color w:val="333333"/>
          <w:sz w:val="21"/>
          <w:szCs w:val="21"/>
        </w:rPr>
        <w:t>缓存问题的时间戳或哈希值。</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现在到最后一步了，在应用配置中配置</w:t>
      </w:r>
      <w:hyperlink r:id="rId413" w:history="1">
        <w:r>
          <w:rPr>
            <w:rStyle w:val="a4"/>
            <w:rFonts w:ascii="Helvetica" w:hAnsi="Helvetica" w:cs="Helvetica"/>
            <w:color w:val="337AB7"/>
            <w:sz w:val="21"/>
            <w:szCs w:val="21"/>
          </w:rPr>
          <w:t>asset manager</w:t>
        </w:r>
      </w:hyperlink>
      <w:r>
        <w:rPr>
          <w:rFonts w:ascii="Helvetica" w:hAnsi="Helvetica" w:cs="Helvetica"/>
          <w:color w:val="333333"/>
          <w:sz w:val="21"/>
          <w:szCs w:val="21"/>
        </w:rPr>
        <w:t> </w:t>
      </w:r>
      <w:r>
        <w:rPr>
          <w:rFonts w:ascii="Helvetica" w:hAnsi="Helvetica" w:cs="Helvetica"/>
          <w:color w:val="333333"/>
          <w:sz w:val="21"/>
          <w:szCs w:val="21"/>
        </w:rPr>
        <w:t>资源管理器如下所示：</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'assetManager'</w:t>
      </w:r>
      <w:r>
        <w:rPr>
          <w:rStyle w:val="HTML"/>
          <w:rFonts w:ascii="Consolas" w:hAnsi="Consolas" w:cs="Consolas"/>
          <w:color w:val="444444"/>
          <w:shd w:val="clear" w:color="auto" w:fill="F0F0F0"/>
        </w:rPr>
        <w:t xml:space="preserve"> =&gt;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'bundles'</w:t>
      </w:r>
      <w:r>
        <w:rPr>
          <w:rStyle w:val="HTML"/>
          <w:rFonts w:ascii="Consolas" w:hAnsi="Consolas" w:cs="Consolas"/>
          <w:color w:val="444444"/>
          <w:shd w:val="clear" w:color="auto" w:fill="F0F0F0"/>
        </w:rPr>
        <w:t xml:space="preserve"> =&gt;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'all'</w:t>
      </w:r>
      <w:r>
        <w:rPr>
          <w:rStyle w:val="HTML"/>
          <w:rFonts w:ascii="Consolas" w:hAnsi="Consolas" w:cs="Consolas"/>
          <w:color w:val="444444"/>
          <w:shd w:val="clear" w:color="auto" w:fill="F0F0F0"/>
        </w:rPr>
        <w:t xml:space="preserve"> =&gt;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'class'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'yii\web\AssetBundle'</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'basePath'</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'@webroot/assets'</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'baseUrl'</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'@web/assets'</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'css'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'all-xyz.css'</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'js'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'all-xyz.js'</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'css'</w:t>
      </w:r>
      <w:r>
        <w:rPr>
          <w:rStyle w:val="HTML"/>
          <w:rFonts w:ascii="Consolas" w:hAnsi="Consolas" w:cs="Consolas"/>
          <w:color w:val="444444"/>
          <w:shd w:val="clear" w:color="auto" w:fill="F0F0F0"/>
        </w:rPr>
        <w:t xml:space="preserve"> =&gt; [], </w:t>
      </w:r>
      <w:r>
        <w:rPr>
          <w:rStyle w:val="hljs-string"/>
          <w:rFonts w:ascii="Consolas" w:hAnsi="Consolas" w:cs="Consolas"/>
          <w:color w:val="880000"/>
          <w:shd w:val="clear" w:color="auto" w:fill="F0F0F0"/>
        </w:rPr>
        <w:t>'js'</w:t>
      </w:r>
      <w:r>
        <w:rPr>
          <w:rStyle w:val="HTML"/>
          <w:rFonts w:ascii="Consolas" w:hAnsi="Consolas" w:cs="Consolas"/>
          <w:color w:val="444444"/>
          <w:shd w:val="clear" w:color="auto" w:fill="F0F0F0"/>
        </w:rPr>
        <w:t xml:space="preserve"> =&gt; [], </w:t>
      </w:r>
      <w:r>
        <w:rPr>
          <w:rStyle w:val="hljs-string"/>
          <w:rFonts w:ascii="Consolas" w:hAnsi="Consolas" w:cs="Consolas"/>
          <w:color w:val="880000"/>
          <w:shd w:val="clear" w:color="auto" w:fill="F0F0F0"/>
        </w:rPr>
        <w:t>'depends'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'all'</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'css'</w:t>
      </w:r>
      <w:r>
        <w:rPr>
          <w:rStyle w:val="HTML"/>
          <w:rFonts w:ascii="Consolas" w:hAnsi="Consolas" w:cs="Consolas"/>
          <w:color w:val="444444"/>
          <w:shd w:val="clear" w:color="auto" w:fill="F0F0F0"/>
        </w:rPr>
        <w:t xml:space="preserve"> =&gt; [], </w:t>
      </w:r>
      <w:r>
        <w:rPr>
          <w:rStyle w:val="hljs-string"/>
          <w:rFonts w:ascii="Consolas" w:hAnsi="Consolas" w:cs="Consolas"/>
          <w:color w:val="880000"/>
          <w:shd w:val="clear" w:color="auto" w:fill="F0F0F0"/>
        </w:rPr>
        <w:t>'js'</w:t>
      </w:r>
      <w:r>
        <w:rPr>
          <w:rStyle w:val="HTML"/>
          <w:rFonts w:ascii="Consolas" w:hAnsi="Consolas" w:cs="Consolas"/>
          <w:color w:val="444444"/>
          <w:shd w:val="clear" w:color="auto" w:fill="F0F0F0"/>
        </w:rPr>
        <w:t xml:space="preserve"> =&gt; [], </w:t>
      </w:r>
      <w:r>
        <w:rPr>
          <w:rStyle w:val="hljs-string"/>
          <w:rFonts w:ascii="Consolas" w:hAnsi="Consolas" w:cs="Consolas"/>
          <w:color w:val="880000"/>
          <w:shd w:val="clear" w:color="auto" w:fill="F0F0F0"/>
        </w:rPr>
        <w:t>'depends'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'all'</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'css'</w:t>
      </w:r>
      <w:r>
        <w:rPr>
          <w:rStyle w:val="HTML"/>
          <w:rFonts w:ascii="Consolas" w:hAnsi="Consolas" w:cs="Consolas"/>
          <w:color w:val="444444"/>
          <w:shd w:val="clear" w:color="auto" w:fill="F0F0F0"/>
        </w:rPr>
        <w:t xml:space="preserve"> =&gt; [], </w:t>
      </w:r>
      <w:r>
        <w:rPr>
          <w:rStyle w:val="hljs-string"/>
          <w:rFonts w:ascii="Consolas" w:hAnsi="Consolas" w:cs="Consolas"/>
          <w:color w:val="880000"/>
          <w:shd w:val="clear" w:color="auto" w:fill="F0F0F0"/>
        </w:rPr>
        <w:t>'js'</w:t>
      </w:r>
      <w:r>
        <w:rPr>
          <w:rStyle w:val="HTML"/>
          <w:rFonts w:ascii="Consolas" w:hAnsi="Consolas" w:cs="Consolas"/>
          <w:color w:val="444444"/>
          <w:shd w:val="clear" w:color="auto" w:fill="F0F0F0"/>
        </w:rPr>
        <w:t xml:space="preserve"> =&gt; [], </w:t>
      </w:r>
      <w:r>
        <w:rPr>
          <w:rStyle w:val="hljs-string"/>
          <w:rFonts w:ascii="Consolas" w:hAnsi="Consolas" w:cs="Consolas"/>
          <w:color w:val="880000"/>
          <w:shd w:val="clear" w:color="auto" w:fill="F0F0F0"/>
        </w:rPr>
        <w:t>'depends'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'all'</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'D'</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'css'</w:t>
      </w:r>
      <w:r>
        <w:rPr>
          <w:rStyle w:val="HTML"/>
          <w:rFonts w:ascii="Consolas" w:hAnsi="Consolas" w:cs="Consolas"/>
          <w:color w:val="444444"/>
          <w:shd w:val="clear" w:color="auto" w:fill="F0F0F0"/>
        </w:rPr>
        <w:t xml:space="preserve"> =&gt; [], </w:t>
      </w:r>
      <w:r>
        <w:rPr>
          <w:rStyle w:val="hljs-string"/>
          <w:rFonts w:ascii="Consolas" w:hAnsi="Consolas" w:cs="Consolas"/>
          <w:color w:val="880000"/>
          <w:shd w:val="clear" w:color="auto" w:fill="F0F0F0"/>
        </w:rPr>
        <w:t>'js'</w:t>
      </w:r>
      <w:r>
        <w:rPr>
          <w:rStyle w:val="HTML"/>
          <w:rFonts w:ascii="Consolas" w:hAnsi="Consolas" w:cs="Consolas"/>
          <w:color w:val="444444"/>
          <w:shd w:val="clear" w:color="auto" w:fill="F0F0F0"/>
        </w:rPr>
        <w:t xml:space="preserve"> =&gt; [], </w:t>
      </w:r>
      <w:r>
        <w:rPr>
          <w:rStyle w:val="hljs-string"/>
          <w:rFonts w:ascii="Consolas" w:hAnsi="Consolas" w:cs="Consolas"/>
          <w:color w:val="880000"/>
          <w:shd w:val="clear" w:color="auto" w:fill="F0F0F0"/>
        </w:rPr>
        <w:t>'depends'</w:t>
      </w:r>
      <w:r>
        <w:rPr>
          <w:rStyle w:val="HTML"/>
          <w:rFonts w:ascii="Consolas" w:hAnsi="Consolas" w:cs="Consolas"/>
          <w:color w:val="444444"/>
          <w:shd w:val="clear" w:color="auto" w:fill="F0F0F0"/>
        </w:rPr>
        <w:t xml:space="preserve"> =&gt; [</w:t>
      </w:r>
      <w:r>
        <w:rPr>
          <w:rStyle w:val="hljs-string"/>
          <w:rFonts w:ascii="Consolas" w:hAnsi="Consolas" w:cs="Consolas"/>
          <w:color w:val="880000"/>
          <w:shd w:val="clear" w:color="auto" w:fill="F0F0F0"/>
        </w:rPr>
        <w:t>'all'</w:t>
      </w:r>
      <w:r>
        <w:rPr>
          <w:rStyle w:val="HTML"/>
          <w:rFonts w:ascii="Consolas" w:hAnsi="Consolas" w:cs="Consolas"/>
          <w:color w:val="444444"/>
          <w:shd w:val="clear" w:color="auto" w:fill="F0F0F0"/>
        </w:rPr>
        <w:t>]],</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w:t>
      </w:r>
      <w:hyperlink r:id="rId414" w:anchor="customizing-asset-bundles" w:history="1">
        <w:r>
          <w:rPr>
            <w:rStyle w:val="a4"/>
            <w:rFonts w:ascii="Helvetica" w:hAnsi="Helvetica" w:cs="Helvetica"/>
            <w:color w:val="337AB7"/>
            <w:sz w:val="21"/>
            <w:szCs w:val="21"/>
          </w:rPr>
          <w:t>自定义资源包</w:t>
        </w:r>
      </w:hyperlink>
      <w:r>
        <w:rPr>
          <w:rFonts w:ascii="Helvetica" w:hAnsi="Helvetica" w:cs="Helvetica"/>
          <w:color w:val="333333"/>
          <w:sz w:val="21"/>
          <w:szCs w:val="21"/>
        </w:rPr>
        <w:t> </w:t>
      </w:r>
      <w:r>
        <w:rPr>
          <w:rFonts w:ascii="Helvetica" w:hAnsi="Helvetica" w:cs="Helvetica"/>
          <w:color w:val="333333"/>
          <w:sz w:val="21"/>
          <w:szCs w:val="21"/>
        </w:rPr>
        <w:t>小节中所述，如上配置改变每个包的默认行为，</w:t>
      </w:r>
      <w:r>
        <w:rPr>
          <w:rFonts w:ascii="Helvetica" w:hAnsi="Helvetica" w:cs="Helvetica"/>
          <w:color w:val="333333"/>
          <w:sz w:val="21"/>
          <w:szCs w:val="21"/>
        </w:rPr>
        <w:t xml:space="preserve"> </w:t>
      </w:r>
      <w:r>
        <w:rPr>
          <w:rFonts w:ascii="Helvetica" w:hAnsi="Helvetica" w:cs="Helvetica"/>
          <w:color w:val="333333"/>
          <w:sz w:val="21"/>
          <w:szCs w:val="21"/>
        </w:rPr>
        <w:t>特别是包</w:t>
      </w:r>
      <w:r>
        <w:rPr>
          <w:rFonts w:ascii="Helvetica" w:hAnsi="Helvetica" w:cs="Helvetica"/>
          <w:color w:val="333333"/>
          <w:sz w:val="21"/>
          <w:szCs w:val="21"/>
        </w:rPr>
        <w:t>A</w:t>
      </w:r>
      <w:r>
        <w:rPr>
          <w:rFonts w:ascii="Helvetica" w:hAnsi="Helvetica" w:cs="Helvetica"/>
          <w:color w:val="333333"/>
          <w:sz w:val="21"/>
          <w:szCs w:val="21"/>
        </w:rPr>
        <w:t>、</w:t>
      </w:r>
      <w:r>
        <w:rPr>
          <w:rFonts w:ascii="Helvetica" w:hAnsi="Helvetica" w:cs="Helvetica"/>
          <w:color w:val="333333"/>
          <w:sz w:val="21"/>
          <w:szCs w:val="21"/>
        </w:rPr>
        <w:t>B</w:t>
      </w:r>
      <w:r>
        <w:rPr>
          <w:rFonts w:ascii="Helvetica" w:hAnsi="Helvetica" w:cs="Helvetica"/>
          <w:color w:val="333333"/>
          <w:sz w:val="21"/>
          <w:szCs w:val="21"/>
        </w:rPr>
        <w:t>、</w:t>
      </w:r>
      <w:r>
        <w:rPr>
          <w:rFonts w:ascii="Helvetica" w:hAnsi="Helvetica" w:cs="Helvetica"/>
          <w:color w:val="333333"/>
          <w:sz w:val="21"/>
          <w:szCs w:val="21"/>
        </w:rPr>
        <w:t>C</w:t>
      </w:r>
      <w:r>
        <w:rPr>
          <w:rFonts w:ascii="Helvetica" w:hAnsi="Helvetica" w:cs="Helvetica"/>
          <w:color w:val="333333"/>
          <w:sz w:val="21"/>
          <w:szCs w:val="21"/>
        </w:rPr>
        <w:t>和</w:t>
      </w:r>
      <w:r>
        <w:rPr>
          <w:rFonts w:ascii="Helvetica" w:hAnsi="Helvetica" w:cs="Helvetica"/>
          <w:color w:val="333333"/>
          <w:sz w:val="21"/>
          <w:szCs w:val="21"/>
        </w:rPr>
        <w:t>D</w:t>
      </w:r>
      <w:r>
        <w:rPr>
          <w:rFonts w:ascii="Helvetica" w:hAnsi="Helvetica" w:cs="Helvetica"/>
          <w:color w:val="333333"/>
          <w:sz w:val="21"/>
          <w:szCs w:val="21"/>
        </w:rPr>
        <w:t>不再包含任何资源文件，</w:t>
      </w:r>
      <w:r>
        <w:rPr>
          <w:rFonts w:ascii="Helvetica" w:hAnsi="Helvetica" w:cs="Helvetica"/>
          <w:color w:val="333333"/>
          <w:sz w:val="21"/>
          <w:szCs w:val="21"/>
        </w:rPr>
        <w:t xml:space="preserve"> </w:t>
      </w:r>
      <w:r>
        <w:rPr>
          <w:rFonts w:ascii="Helvetica" w:hAnsi="Helvetica" w:cs="Helvetica"/>
          <w:color w:val="333333"/>
          <w:sz w:val="21"/>
          <w:szCs w:val="21"/>
        </w:rPr>
        <w:t>都依赖包含合并后的</w:t>
      </w:r>
      <w:r>
        <w:rPr>
          <w:rStyle w:val="HTML"/>
          <w:rFonts w:ascii="Consolas" w:hAnsi="Consolas" w:cs="Consolas"/>
          <w:color w:val="C7254E"/>
          <w:sz w:val="19"/>
          <w:szCs w:val="19"/>
          <w:shd w:val="clear" w:color="auto" w:fill="F9F2F4"/>
        </w:rPr>
        <w:t>all-xyz.css</w:t>
      </w:r>
      <w:r>
        <w:rPr>
          <w:rFonts w:ascii="Helvetica" w:hAnsi="Helvetica" w:cs="Helvetica"/>
          <w:color w:val="333333"/>
          <w:sz w:val="21"/>
          <w:szCs w:val="21"/>
        </w:rPr>
        <w:t> </w:t>
      </w:r>
      <w:r>
        <w:rPr>
          <w:rFonts w:ascii="Helvetica" w:hAnsi="Helvetica" w:cs="Helvetica"/>
          <w:color w:val="333333"/>
          <w:sz w:val="21"/>
          <w:szCs w:val="21"/>
        </w:rPr>
        <w:t>和</w:t>
      </w:r>
      <w:r>
        <w:rPr>
          <w:rFonts w:ascii="Helvetica" w:hAnsi="Helvetica" w:cs="Helvetica"/>
          <w:color w:val="333333"/>
          <w:sz w:val="21"/>
          <w:szCs w:val="21"/>
        </w:rPr>
        <w:t> </w:t>
      </w:r>
      <w:r>
        <w:rPr>
          <w:rStyle w:val="HTML"/>
          <w:rFonts w:ascii="Consolas" w:hAnsi="Consolas" w:cs="Consolas"/>
          <w:color w:val="C7254E"/>
          <w:sz w:val="19"/>
          <w:szCs w:val="19"/>
          <w:shd w:val="clear" w:color="auto" w:fill="F9F2F4"/>
        </w:rPr>
        <w:t>all-xyz.js</w:t>
      </w:r>
      <w:r>
        <w:rPr>
          <w:rFonts w:ascii="Helvetica" w:hAnsi="Helvetica" w:cs="Helvetica"/>
          <w:color w:val="333333"/>
          <w:sz w:val="21"/>
          <w:szCs w:val="21"/>
        </w:rPr>
        <w:t>文件的包</w:t>
      </w:r>
      <w:r>
        <w:rPr>
          <w:rStyle w:val="HTML"/>
          <w:rFonts w:ascii="Consolas" w:hAnsi="Consolas" w:cs="Consolas"/>
          <w:color w:val="C7254E"/>
          <w:sz w:val="19"/>
          <w:szCs w:val="19"/>
          <w:shd w:val="clear" w:color="auto" w:fill="F9F2F4"/>
        </w:rPr>
        <w:t>all</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因此，对于页面</w:t>
      </w:r>
      <w:r>
        <w:rPr>
          <w:rFonts w:ascii="Helvetica" w:hAnsi="Helvetica" w:cs="Helvetica"/>
          <w:color w:val="333333"/>
          <w:sz w:val="21"/>
          <w:szCs w:val="21"/>
        </w:rPr>
        <w:t>X</w:t>
      </w:r>
      <w:r>
        <w:rPr>
          <w:rFonts w:ascii="Helvetica" w:hAnsi="Helvetica" w:cs="Helvetica"/>
          <w:color w:val="333333"/>
          <w:sz w:val="21"/>
          <w:szCs w:val="21"/>
        </w:rPr>
        <w:t>会包含这两个合并后的文件而不是包</w:t>
      </w:r>
      <w:r>
        <w:rPr>
          <w:rFonts w:ascii="Helvetica" w:hAnsi="Helvetica" w:cs="Helvetica"/>
          <w:color w:val="333333"/>
          <w:sz w:val="21"/>
          <w:szCs w:val="21"/>
        </w:rPr>
        <w:t>A</w:t>
      </w:r>
      <w:r>
        <w:rPr>
          <w:rFonts w:ascii="Helvetica" w:hAnsi="Helvetica" w:cs="Helvetica"/>
          <w:color w:val="333333"/>
          <w:sz w:val="21"/>
          <w:szCs w:val="21"/>
        </w:rPr>
        <w:t>、</w:t>
      </w:r>
      <w:r>
        <w:rPr>
          <w:rFonts w:ascii="Helvetica" w:hAnsi="Helvetica" w:cs="Helvetica"/>
          <w:color w:val="333333"/>
          <w:sz w:val="21"/>
          <w:szCs w:val="21"/>
        </w:rPr>
        <w:t>B</w:t>
      </w:r>
      <w:r>
        <w:rPr>
          <w:rFonts w:ascii="Helvetica" w:hAnsi="Helvetica" w:cs="Helvetica"/>
          <w:color w:val="333333"/>
          <w:sz w:val="21"/>
          <w:szCs w:val="21"/>
        </w:rPr>
        <w:t>、</w:t>
      </w:r>
      <w:r>
        <w:rPr>
          <w:rFonts w:ascii="Helvetica" w:hAnsi="Helvetica" w:cs="Helvetica"/>
          <w:color w:val="333333"/>
          <w:sz w:val="21"/>
          <w:szCs w:val="21"/>
        </w:rPr>
        <w:t>C</w:t>
      </w:r>
      <w:r>
        <w:rPr>
          <w:rFonts w:ascii="Helvetica" w:hAnsi="Helvetica" w:cs="Helvetica"/>
          <w:color w:val="333333"/>
          <w:sz w:val="21"/>
          <w:szCs w:val="21"/>
        </w:rPr>
        <w:t>的原始文件，</w:t>
      </w:r>
      <w:r>
        <w:rPr>
          <w:rFonts w:ascii="Helvetica" w:hAnsi="Helvetica" w:cs="Helvetica"/>
          <w:color w:val="333333"/>
          <w:sz w:val="21"/>
          <w:szCs w:val="21"/>
        </w:rPr>
        <w:t xml:space="preserve"> </w:t>
      </w:r>
      <w:r>
        <w:rPr>
          <w:rFonts w:ascii="Helvetica" w:hAnsi="Helvetica" w:cs="Helvetica"/>
          <w:color w:val="333333"/>
          <w:sz w:val="21"/>
          <w:szCs w:val="21"/>
        </w:rPr>
        <w:t>对于页面</w:t>
      </w:r>
      <w:r>
        <w:rPr>
          <w:rFonts w:ascii="Helvetica" w:hAnsi="Helvetica" w:cs="Helvetica"/>
          <w:color w:val="333333"/>
          <w:sz w:val="21"/>
          <w:szCs w:val="21"/>
        </w:rPr>
        <w:t>Y</w:t>
      </w:r>
      <w:r>
        <w:rPr>
          <w:rFonts w:ascii="Helvetica" w:hAnsi="Helvetica" w:cs="Helvetica"/>
          <w:color w:val="333333"/>
          <w:sz w:val="21"/>
          <w:szCs w:val="21"/>
        </w:rPr>
        <w:t>也是如此。</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最后有个方法更好地处理上述方式，除了直接修改应用配置文件，</w:t>
      </w:r>
      <w:r>
        <w:rPr>
          <w:rFonts w:ascii="Helvetica" w:hAnsi="Helvetica" w:cs="Helvetica"/>
          <w:color w:val="333333"/>
          <w:sz w:val="21"/>
          <w:szCs w:val="21"/>
        </w:rPr>
        <w:t xml:space="preserve"> </w:t>
      </w:r>
      <w:r>
        <w:rPr>
          <w:rFonts w:ascii="Helvetica" w:hAnsi="Helvetica" w:cs="Helvetica"/>
          <w:color w:val="333333"/>
          <w:sz w:val="21"/>
          <w:szCs w:val="21"/>
        </w:rPr>
        <w:t>可将自定义包数组放到一个文件，在应用配置中根据条件包含该文件，</w:t>
      </w:r>
      <w:r>
        <w:rPr>
          <w:rFonts w:ascii="Helvetica" w:hAnsi="Helvetica" w:cs="Helvetica"/>
          <w:color w:val="333333"/>
          <w:sz w:val="21"/>
          <w:szCs w:val="21"/>
        </w:rPr>
        <w:t xml:space="preserve"> </w:t>
      </w:r>
      <w:r>
        <w:rPr>
          <w:rFonts w:ascii="Helvetica" w:hAnsi="Helvetica" w:cs="Helvetica"/>
          <w:color w:val="333333"/>
          <w:sz w:val="21"/>
          <w:szCs w:val="21"/>
        </w:rPr>
        <w:t>例如：</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ljs-keyword"/>
          <w:rFonts w:ascii="Consolas" w:hAnsi="Consolas" w:cs="Consolas"/>
          <w:b/>
          <w:bCs/>
          <w:color w:val="444444"/>
          <w:shd w:val="clear" w:color="auto" w:fill="F0F0F0"/>
        </w:rPr>
        <w:t>return</w:t>
      </w: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'components'</w:t>
      </w:r>
      <w:r>
        <w:rPr>
          <w:rStyle w:val="HTML"/>
          <w:rFonts w:ascii="Consolas" w:hAnsi="Consolas" w:cs="Consolas"/>
          <w:color w:val="444444"/>
          <w:shd w:val="clear" w:color="auto" w:fill="F0F0F0"/>
        </w:rPr>
        <w:t xml:space="preserve"> =&gt;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'assetManager'</w:t>
      </w:r>
      <w:r>
        <w:rPr>
          <w:rStyle w:val="HTML"/>
          <w:rFonts w:ascii="Consolas" w:hAnsi="Consolas" w:cs="Consolas"/>
          <w:color w:val="444444"/>
          <w:shd w:val="clear" w:color="auto" w:fill="F0F0F0"/>
        </w:rPr>
        <w:t xml:space="preserve"> =&gt;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r>
        <w:rPr>
          <w:rStyle w:val="hljs-string"/>
          <w:rFonts w:ascii="Consolas" w:hAnsi="Consolas" w:cs="Consolas"/>
          <w:color w:val="880000"/>
          <w:shd w:val="clear" w:color="auto" w:fill="F0F0F0"/>
        </w:rPr>
        <w:t>'bundles'</w:t>
      </w:r>
      <w:r>
        <w:rPr>
          <w:rStyle w:val="HTML"/>
          <w:rFonts w:ascii="Consolas" w:hAnsi="Consolas" w:cs="Consolas"/>
          <w:color w:val="444444"/>
          <w:shd w:val="clear" w:color="auto" w:fill="F0F0F0"/>
        </w:rPr>
        <w:t xml:space="preserve"> =&gt; </w:t>
      </w:r>
      <w:r>
        <w:rPr>
          <w:rStyle w:val="hljs-keyword"/>
          <w:rFonts w:ascii="Consolas" w:hAnsi="Consolas" w:cs="Consolas"/>
          <w:b/>
          <w:bCs/>
          <w:color w:val="444444"/>
          <w:shd w:val="clear" w:color="auto" w:fill="F0F0F0"/>
        </w:rPr>
        <w:t>require</w:t>
      </w:r>
      <w:r>
        <w:rPr>
          <w:rStyle w:val="HTML"/>
          <w:rFonts w:ascii="Consolas" w:hAnsi="Consolas" w:cs="Consolas"/>
          <w:color w:val="444444"/>
          <w:shd w:val="clear" w:color="auto" w:fill="F0F0F0"/>
        </w:rPr>
        <w:t>(</w:t>
      </w:r>
      <w:r>
        <w:rPr>
          <w:rStyle w:val="hljs-keyword"/>
          <w:rFonts w:ascii="Consolas" w:hAnsi="Consolas" w:cs="Consolas"/>
          <w:b/>
          <w:bCs/>
          <w:color w:val="444444"/>
          <w:shd w:val="clear" w:color="auto" w:fill="F0F0F0"/>
        </w:rPr>
        <w:t>__DIR__</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w:t>
      </w:r>
      <w:r>
        <w:rPr>
          <w:rStyle w:val="HTML"/>
          <w:rFonts w:ascii="Consolas" w:hAnsi="Consolas" w:cs="Consolas"/>
          <w:color w:val="444444"/>
          <w:shd w:val="clear" w:color="auto" w:fill="F0F0F0"/>
        </w:rPr>
        <w:t xml:space="preserve"> . (YII_ENV_PROD ? </w:t>
      </w:r>
      <w:r>
        <w:rPr>
          <w:rStyle w:val="hljs-string"/>
          <w:rFonts w:ascii="Consolas" w:hAnsi="Consolas" w:cs="Consolas"/>
          <w:color w:val="880000"/>
          <w:shd w:val="clear" w:color="auto" w:fill="F0F0F0"/>
        </w:rPr>
        <w:t>'assets-prod.php'</w:t>
      </w:r>
      <w:r>
        <w:rPr>
          <w:rStyle w:val="HTML"/>
          <w:rFonts w:ascii="Consolas" w:hAnsi="Consolas" w:cs="Consolas"/>
          <w:color w:val="444444"/>
          <w:shd w:val="clear" w:color="auto" w:fill="F0F0F0"/>
        </w:rPr>
        <w:t xml:space="preserve"> : </w:t>
      </w:r>
      <w:r>
        <w:rPr>
          <w:rStyle w:val="hljs-string"/>
          <w:rFonts w:ascii="Consolas" w:hAnsi="Consolas" w:cs="Consolas"/>
          <w:color w:val="880000"/>
          <w:shd w:val="clear" w:color="auto" w:fill="F0F0F0"/>
        </w:rPr>
        <w:t>'assets-dev.php'</w:t>
      </w: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 xml:space="preserve">    ],</w:t>
      </w:r>
    </w:p>
    <w:p w:rsidR="008B2B55" w:rsidRDefault="008B2B55" w:rsidP="008B2B55">
      <w:pPr>
        <w:pStyle w:val="HTML0"/>
        <w:pBdr>
          <w:top w:val="single" w:sz="6" w:space="7" w:color="CCCCCC"/>
          <w:left w:val="single" w:sz="6" w:space="7" w:color="CCCCCC"/>
          <w:bottom w:val="single" w:sz="6" w:space="7" w:color="CCCCCC"/>
          <w:right w:val="single" w:sz="6" w:space="7" w:color="CCCCCC"/>
        </w:pBdr>
        <w:shd w:val="clear" w:color="auto" w:fill="F5F5F5"/>
        <w:wordWrap w:val="0"/>
        <w:ind w:left="-120" w:right="-120"/>
        <w:rPr>
          <w:rStyle w:val="HTML"/>
          <w:rFonts w:ascii="Consolas" w:hAnsi="Consolas" w:cs="Consolas"/>
          <w:color w:val="444444"/>
          <w:shd w:val="clear" w:color="auto" w:fill="F0F0F0"/>
        </w:rPr>
      </w:pPr>
      <w:r>
        <w:rPr>
          <w:rStyle w:val="HTML"/>
          <w:rFonts w:ascii="Consolas" w:hAnsi="Consolas" w:cs="Consolas"/>
          <w:color w:val="444444"/>
          <w:shd w:val="clear" w:color="auto" w:fill="F0F0F0"/>
        </w:rPr>
        <w:t>];</w:t>
      </w:r>
    </w:p>
    <w:p w:rsidR="008B2B55" w:rsidRDefault="008B2B55" w:rsidP="008B2B55">
      <w:pPr>
        <w:pStyle w:val="a9"/>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如上所示，在产品上线模式下资源包数组存储在</w:t>
      </w:r>
      <w:r>
        <w:rPr>
          <w:rStyle w:val="HTML"/>
          <w:rFonts w:ascii="Consolas" w:hAnsi="Consolas" w:cs="Consolas"/>
          <w:color w:val="C7254E"/>
          <w:sz w:val="19"/>
          <w:szCs w:val="19"/>
          <w:shd w:val="clear" w:color="auto" w:fill="F9F2F4"/>
        </w:rPr>
        <w:t>assets-prod.php</w:t>
      </w:r>
      <w:r>
        <w:rPr>
          <w:rFonts w:ascii="Helvetica" w:hAnsi="Helvetica" w:cs="Helvetica"/>
          <w:color w:val="333333"/>
          <w:sz w:val="21"/>
          <w:szCs w:val="21"/>
        </w:rPr>
        <w:t>文件中，</w:t>
      </w:r>
      <w:r>
        <w:rPr>
          <w:rFonts w:ascii="Helvetica" w:hAnsi="Helvetica" w:cs="Helvetica"/>
          <w:color w:val="333333"/>
          <w:sz w:val="21"/>
          <w:szCs w:val="21"/>
        </w:rPr>
        <w:t xml:space="preserve"> </w:t>
      </w:r>
      <w:r>
        <w:rPr>
          <w:rFonts w:ascii="Helvetica" w:hAnsi="Helvetica" w:cs="Helvetica"/>
          <w:color w:val="333333"/>
          <w:sz w:val="21"/>
          <w:szCs w:val="21"/>
        </w:rPr>
        <w:t>不是产品上线模式存储在</w:t>
      </w:r>
      <w:r>
        <w:rPr>
          <w:rStyle w:val="HTML"/>
          <w:rFonts w:ascii="Consolas" w:hAnsi="Consolas" w:cs="Consolas"/>
          <w:color w:val="C7254E"/>
          <w:sz w:val="19"/>
          <w:szCs w:val="19"/>
          <w:shd w:val="clear" w:color="auto" w:fill="F9F2F4"/>
        </w:rPr>
        <w:t>assets-dev.php</w:t>
      </w:r>
      <w:r>
        <w:rPr>
          <w:rFonts w:ascii="Helvetica" w:hAnsi="Helvetica" w:cs="Helvetica"/>
          <w:color w:val="333333"/>
          <w:sz w:val="21"/>
          <w:szCs w:val="21"/>
        </w:rPr>
        <w:t>文件中。</w:t>
      </w:r>
    </w:p>
    <w:p w:rsidR="008B2B55" w:rsidRDefault="008B2B55" w:rsidP="009C03FA"/>
    <w:p w:rsidR="00772321" w:rsidRDefault="00772321" w:rsidP="009C03FA"/>
    <w:p w:rsidR="00772321" w:rsidRDefault="00772321" w:rsidP="009C03FA">
      <w:r>
        <w:rPr>
          <w:rFonts w:hint="eastAsia"/>
        </w:rPr>
        <w:t>笔记</w:t>
      </w:r>
      <w:r>
        <w:t>完于</w:t>
      </w:r>
      <w:r>
        <w:rPr>
          <w:rFonts w:hint="eastAsia"/>
        </w:rPr>
        <w:t>2017</w:t>
      </w:r>
      <w:r>
        <w:rPr>
          <w:rFonts w:hint="eastAsia"/>
        </w:rPr>
        <w:t>年</w:t>
      </w:r>
      <w:r>
        <w:rPr>
          <w:rFonts w:hint="eastAsia"/>
        </w:rPr>
        <w:t>10</w:t>
      </w:r>
      <w:r>
        <w:rPr>
          <w:rFonts w:hint="eastAsia"/>
        </w:rPr>
        <w:t>月</w:t>
      </w:r>
      <w:r>
        <w:rPr>
          <w:rFonts w:hint="eastAsia"/>
        </w:rPr>
        <w:t>3</w:t>
      </w:r>
      <w:r>
        <w:rPr>
          <w:rFonts w:hint="eastAsia"/>
        </w:rPr>
        <w:t>日星期二</w:t>
      </w:r>
    </w:p>
    <w:p w:rsidR="004F6BFB" w:rsidRPr="004F6BFB" w:rsidRDefault="004F6BFB" w:rsidP="009C03FA">
      <w:pPr>
        <w:rPr>
          <w:sz w:val="20"/>
        </w:rPr>
      </w:pPr>
      <w:r>
        <w:rPr>
          <w:rFonts w:hint="eastAsia"/>
        </w:rPr>
        <w:t>笔记</w:t>
      </w:r>
      <w:r>
        <w:t>修改于</w:t>
      </w:r>
      <w:r>
        <w:rPr>
          <w:rFonts w:hint="eastAsia"/>
          <w:sz w:val="20"/>
        </w:rPr>
        <w:t>2017</w:t>
      </w:r>
      <w:r>
        <w:rPr>
          <w:rFonts w:hint="eastAsia"/>
          <w:sz w:val="20"/>
        </w:rPr>
        <w:t>年</w:t>
      </w:r>
      <w:r>
        <w:rPr>
          <w:rFonts w:hint="eastAsia"/>
          <w:sz w:val="20"/>
        </w:rPr>
        <w:t>11</w:t>
      </w:r>
      <w:r>
        <w:rPr>
          <w:rFonts w:hint="eastAsia"/>
          <w:sz w:val="20"/>
        </w:rPr>
        <w:t>月</w:t>
      </w:r>
      <w:r>
        <w:rPr>
          <w:rFonts w:hint="eastAsia"/>
          <w:sz w:val="20"/>
        </w:rPr>
        <w:t>13</w:t>
      </w:r>
      <w:r>
        <w:rPr>
          <w:rFonts w:hint="eastAsia"/>
          <w:sz w:val="20"/>
        </w:rPr>
        <w:t>日星期一</w:t>
      </w:r>
    </w:p>
    <w:sectPr w:rsidR="004F6BFB" w:rsidRPr="004F6BFB" w:rsidSect="006420AD">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2F22" w:rsidRDefault="00602F22" w:rsidP="00BE5DBF">
      <w:r>
        <w:separator/>
      </w:r>
    </w:p>
  </w:endnote>
  <w:endnote w:type="continuationSeparator" w:id="0">
    <w:p w:rsidR="00602F22" w:rsidRDefault="00602F22" w:rsidP="00BE5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2F22" w:rsidRDefault="00602F22" w:rsidP="00BE5DBF">
      <w:r>
        <w:separator/>
      </w:r>
    </w:p>
  </w:footnote>
  <w:footnote w:type="continuationSeparator" w:id="0">
    <w:p w:rsidR="00602F22" w:rsidRDefault="00602F22" w:rsidP="00BE5D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44220"/>
    <w:multiLevelType w:val="hybridMultilevel"/>
    <w:tmpl w:val="B612432A"/>
    <w:lvl w:ilvl="0" w:tplc="D2D496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6D2577"/>
    <w:multiLevelType w:val="multilevel"/>
    <w:tmpl w:val="F2B46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35F3"/>
    <w:multiLevelType w:val="hybridMultilevel"/>
    <w:tmpl w:val="5D6EDF70"/>
    <w:lvl w:ilvl="0" w:tplc="C7C66C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A5312C"/>
    <w:multiLevelType w:val="multilevel"/>
    <w:tmpl w:val="4548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C03A81"/>
    <w:multiLevelType w:val="multilevel"/>
    <w:tmpl w:val="67A8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951633"/>
    <w:multiLevelType w:val="multilevel"/>
    <w:tmpl w:val="D280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A54EC1"/>
    <w:multiLevelType w:val="multilevel"/>
    <w:tmpl w:val="1C66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910825"/>
    <w:multiLevelType w:val="multilevel"/>
    <w:tmpl w:val="2E28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111D61"/>
    <w:multiLevelType w:val="multilevel"/>
    <w:tmpl w:val="86E8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B32D1E"/>
    <w:multiLevelType w:val="multilevel"/>
    <w:tmpl w:val="4D90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506BDF"/>
    <w:multiLevelType w:val="multilevel"/>
    <w:tmpl w:val="5046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1E5C13"/>
    <w:multiLevelType w:val="multilevel"/>
    <w:tmpl w:val="185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C60EE1"/>
    <w:multiLevelType w:val="multilevel"/>
    <w:tmpl w:val="FCA6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972CEF"/>
    <w:multiLevelType w:val="multilevel"/>
    <w:tmpl w:val="11BA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6D130D"/>
    <w:multiLevelType w:val="multilevel"/>
    <w:tmpl w:val="28C6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762BF3"/>
    <w:multiLevelType w:val="multilevel"/>
    <w:tmpl w:val="A89E4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F91CAA"/>
    <w:multiLevelType w:val="hybridMultilevel"/>
    <w:tmpl w:val="B0FC384E"/>
    <w:lvl w:ilvl="0" w:tplc="66CE6D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A1E59BF"/>
    <w:multiLevelType w:val="multilevel"/>
    <w:tmpl w:val="7E9C8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357FB0"/>
    <w:multiLevelType w:val="multilevel"/>
    <w:tmpl w:val="A314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B95E8F"/>
    <w:multiLevelType w:val="hybridMultilevel"/>
    <w:tmpl w:val="3F367FB0"/>
    <w:lvl w:ilvl="0" w:tplc="78061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C5F1A11"/>
    <w:multiLevelType w:val="multilevel"/>
    <w:tmpl w:val="574C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4206B9"/>
    <w:multiLevelType w:val="multilevel"/>
    <w:tmpl w:val="197C0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4B76AC"/>
    <w:multiLevelType w:val="multilevel"/>
    <w:tmpl w:val="EFC6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686EDF"/>
    <w:multiLevelType w:val="multilevel"/>
    <w:tmpl w:val="6758F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3B3781"/>
    <w:multiLevelType w:val="multilevel"/>
    <w:tmpl w:val="0784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B11950"/>
    <w:multiLevelType w:val="multilevel"/>
    <w:tmpl w:val="9ED4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4B0AD3"/>
    <w:multiLevelType w:val="multilevel"/>
    <w:tmpl w:val="D75C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2201C3"/>
    <w:multiLevelType w:val="multilevel"/>
    <w:tmpl w:val="A5C4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892EBA"/>
    <w:multiLevelType w:val="multilevel"/>
    <w:tmpl w:val="9814D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5F3543"/>
    <w:multiLevelType w:val="multilevel"/>
    <w:tmpl w:val="1AB8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0031D2"/>
    <w:multiLevelType w:val="multilevel"/>
    <w:tmpl w:val="20F6D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4A2A71"/>
    <w:multiLevelType w:val="hybridMultilevel"/>
    <w:tmpl w:val="BF26D066"/>
    <w:lvl w:ilvl="0" w:tplc="90ACA5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CC45A2A"/>
    <w:multiLevelType w:val="hybridMultilevel"/>
    <w:tmpl w:val="5D6EDF70"/>
    <w:lvl w:ilvl="0" w:tplc="C7C66CB8">
      <w:start w:val="1"/>
      <w:numFmt w:val="decimal"/>
      <w:lvlText w:val="%1、"/>
      <w:lvlJc w:val="left"/>
      <w:pPr>
        <w:ind w:left="1494" w:hanging="36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33">
    <w:nsid w:val="6E2129B0"/>
    <w:multiLevelType w:val="multilevel"/>
    <w:tmpl w:val="F768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0CA3CB4"/>
    <w:multiLevelType w:val="multilevel"/>
    <w:tmpl w:val="144E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FB6416"/>
    <w:multiLevelType w:val="hybridMultilevel"/>
    <w:tmpl w:val="FC8C1E4A"/>
    <w:lvl w:ilvl="0" w:tplc="0CEAAA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9138FF"/>
    <w:multiLevelType w:val="multilevel"/>
    <w:tmpl w:val="76AA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5C11C6"/>
    <w:multiLevelType w:val="multilevel"/>
    <w:tmpl w:val="10E6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D60206B"/>
    <w:multiLevelType w:val="multilevel"/>
    <w:tmpl w:val="E08E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
  </w:num>
  <w:num w:numId="3">
    <w:abstractNumId w:val="32"/>
  </w:num>
  <w:num w:numId="4">
    <w:abstractNumId w:val="35"/>
  </w:num>
  <w:num w:numId="5">
    <w:abstractNumId w:val="31"/>
  </w:num>
  <w:num w:numId="6">
    <w:abstractNumId w:val="0"/>
  </w:num>
  <w:num w:numId="7">
    <w:abstractNumId w:val="22"/>
  </w:num>
  <w:num w:numId="8">
    <w:abstractNumId w:val="23"/>
  </w:num>
  <w:num w:numId="9">
    <w:abstractNumId w:val="19"/>
  </w:num>
  <w:num w:numId="10">
    <w:abstractNumId w:val="18"/>
  </w:num>
  <w:num w:numId="11">
    <w:abstractNumId w:val="4"/>
  </w:num>
  <w:num w:numId="12">
    <w:abstractNumId w:val="30"/>
  </w:num>
  <w:num w:numId="13">
    <w:abstractNumId w:val="25"/>
  </w:num>
  <w:num w:numId="14">
    <w:abstractNumId w:val="13"/>
  </w:num>
  <w:num w:numId="15">
    <w:abstractNumId w:val="21"/>
  </w:num>
  <w:num w:numId="16">
    <w:abstractNumId w:val="1"/>
  </w:num>
  <w:num w:numId="17">
    <w:abstractNumId w:val="12"/>
  </w:num>
  <w:num w:numId="18">
    <w:abstractNumId w:val="17"/>
  </w:num>
  <w:num w:numId="19">
    <w:abstractNumId w:val="38"/>
  </w:num>
  <w:num w:numId="20">
    <w:abstractNumId w:val="5"/>
  </w:num>
  <w:num w:numId="21">
    <w:abstractNumId w:val="27"/>
  </w:num>
  <w:num w:numId="22">
    <w:abstractNumId w:val="7"/>
  </w:num>
  <w:num w:numId="23">
    <w:abstractNumId w:val="34"/>
  </w:num>
  <w:num w:numId="24">
    <w:abstractNumId w:val="36"/>
  </w:num>
  <w:num w:numId="25">
    <w:abstractNumId w:val="15"/>
  </w:num>
  <w:num w:numId="26">
    <w:abstractNumId w:val="28"/>
  </w:num>
  <w:num w:numId="27">
    <w:abstractNumId w:val="11"/>
  </w:num>
  <w:num w:numId="28">
    <w:abstractNumId w:val="37"/>
  </w:num>
  <w:num w:numId="29">
    <w:abstractNumId w:val="26"/>
  </w:num>
  <w:num w:numId="30">
    <w:abstractNumId w:val="8"/>
  </w:num>
  <w:num w:numId="31">
    <w:abstractNumId w:val="14"/>
  </w:num>
  <w:num w:numId="32">
    <w:abstractNumId w:val="6"/>
  </w:num>
  <w:num w:numId="33">
    <w:abstractNumId w:val="10"/>
  </w:num>
  <w:num w:numId="34">
    <w:abstractNumId w:val="29"/>
  </w:num>
  <w:num w:numId="35">
    <w:abstractNumId w:val="3"/>
  </w:num>
  <w:num w:numId="36">
    <w:abstractNumId w:val="24"/>
  </w:num>
  <w:num w:numId="37">
    <w:abstractNumId w:val="9"/>
  </w:num>
  <w:num w:numId="38">
    <w:abstractNumId w:val="20"/>
  </w:num>
  <w:num w:numId="39">
    <w:abstractNumId w:val="3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
    <w15:presenceInfo w15:providerId="None" w15:userId="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F33"/>
    <w:rsid w:val="00002024"/>
    <w:rsid w:val="00011193"/>
    <w:rsid w:val="00011F4C"/>
    <w:rsid w:val="000120B5"/>
    <w:rsid w:val="000138A9"/>
    <w:rsid w:val="00020A90"/>
    <w:rsid w:val="00027B8D"/>
    <w:rsid w:val="00030DCF"/>
    <w:rsid w:val="00031587"/>
    <w:rsid w:val="00031CB9"/>
    <w:rsid w:val="000333E3"/>
    <w:rsid w:val="00033D0A"/>
    <w:rsid w:val="00034900"/>
    <w:rsid w:val="00035535"/>
    <w:rsid w:val="00037B9A"/>
    <w:rsid w:val="00051652"/>
    <w:rsid w:val="000625E8"/>
    <w:rsid w:val="00066C62"/>
    <w:rsid w:val="00067193"/>
    <w:rsid w:val="00070E3C"/>
    <w:rsid w:val="00072099"/>
    <w:rsid w:val="0007377B"/>
    <w:rsid w:val="00076795"/>
    <w:rsid w:val="0007794D"/>
    <w:rsid w:val="0008106F"/>
    <w:rsid w:val="00081710"/>
    <w:rsid w:val="00082B37"/>
    <w:rsid w:val="00085B07"/>
    <w:rsid w:val="00085E9B"/>
    <w:rsid w:val="00090003"/>
    <w:rsid w:val="0009108B"/>
    <w:rsid w:val="000954B5"/>
    <w:rsid w:val="00096B19"/>
    <w:rsid w:val="000A26E3"/>
    <w:rsid w:val="000B5D36"/>
    <w:rsid w:val="000B6A1A"/>
    <w:rsid w:val="000C0776"/>
    <w:rsid w:val="000C78D2"/>
    <w:rsid w:val="000E127B"/>
    <w:rsid w:val="000E6EAB"/>
    <w:rsid w:val="000F617D"/>
    <w:rsid w:val="000F6A8E"/>
    <w:rsid w:val="00101246"/>
    <w:rsid w:val="001056AC"/>
    <w:rsid w:val="00107765"/>
    <w:rsid w:val="0011110C"/>
    <w:rsid w:val="001129CD"/>
    <w:rsid w:val="00112A50"/>
    <w:rsid w:val="00117989"/>
    <w:rsid w:val="001418F9"/>
    <w:rsid w:val="001430C4"/>
    <w:rsid w:val="00147496"/>
    <w:rsid w:val="00154847"/>
    <w:rsid w:val="0016205E"/>
    <w:rsid w:val="0016233F"/>
    <w:rsid w:val="0016648E"/>
    <w:rsid w:val="00171FE5"/>
    <w:rsid w:val="00184944"/>
    <w:rsid w:val="00185BAA"/>
    <w:rsid w:val="00185D12"/>
    <w:rsid w:val="0019047A"/>
    <w:rsid w:val="00192404"/>
    <w:rsid w:val="0019597A"/>
    <w:rsid w:val="001A6F59"/>
    <w:rsid w:val="001B0661"/>
    <w:rsid w:val="001B1292"/>
    <w:rsid w:val="001B21F4"/>
    <w:rsid w:val="001B7B97"/>
    <w:rsid w:val="001C5C2E"/>
    <w:rsid w:val="001D024E"/>
    <w:rsid w:val="001D4D1D"/>
    <w:rsid w:val="001E36BF"/>
    <w:rsid w:val="001F4862"/>
    <w:rsid w:val="0021383D"/>
    <w:rsid w:val="00223371"/>
    <w:rsid w:val="002255F9"/>
    <w:rsid w:val="00230897"/>
    <w:rsid w:val="00230A60"/>
    <w:rsid w:val="00232434"/>
    <w:rsid w:val="0023368E"/>
    <w:rsid w:val="00237A1B"/>
    <w:rsid w:val="0024589A"/>
    <w:rsid w:val="002460F0"/>
    <w:rsid w:val="002513C3"/>
    <w:rsid w:val="00255303"/>
    <w:rsid w:val="00263ADE"/>
    <w:rsid w:val="00270557"/>
    <w:rsid w:val="00272045"/>
    <w:rsid w:val="00276603"/>
    <w:rsid w:val="00276611"/>
    <w:rsid w:val="00282161"/>
    <w:rsid w:val="00284E19"/>
    <w:rsid w:val="0029051C"/>
    <w:rsid w:val="0029400C"/>
    <w:rsid w:val="002968DB"/>
    <w:rsid w:val="002A3D17"/>
    <w:rsid w:val="002A58F5"/>
    <w:rsid w:val="002A64BB"/>
    <w:rsid w:val="002B0ABA"/>
    <w:rsid w:val="002B589F"/>
    <w:rsid w:val="002B756F"/>
    <w:rsid w:val="002B7AF9"/>
    <w:rsid w:val="002C10C0"/>
    <w:rsid w:val="002C7FBE"/>
    <w:rsid w:val="002D185C"/>
    <w:rsid w:val="002D3DDF"/>
    <w:rsid w:val="002D46ED"/>
    <w:rsid w:val="002D6B92"/>
    <w:rsid w:val="002E46AD"/>
    <w:rsid w:val="002F46BB"/>
    <w:rsid w:val="002F4755"/>
    <w:rsid w:val="002F591B"/>
    <w:rsid w:val="002F63EA"/>
    <w:rsid w:val="002F7502"/>
    <w:rsid w:val="00311600"/>
    <w:rsid w:val="00311FF0"/>
    <w:rsid w:val="00313366"/>
    <w:rsid w:val="00315B71"/>
    <w:rsid w:val="00322FDA"/>
    <w:rsid w:val="003259A7"/>
    <w:rsid w:val="00327829"/>
    <w:rsid w:val="00330AD4"/>
    <w:rsid w:val="00340DD9"/>
    <w:rsid w:val="00344F86"/>
    <w:rsid w:val="00347412"/>
    <w:rsid w:val="00347EA2"/>
    <w:rsid w:val="003504A4"/>
    <w:rsid w:val="00351AB8"/>
    <w:rsid w:val="00360F8A"/>
    <w:rsid w:val="003611CE"/>
    <w:rsid w:val="003640E4"/>
    <w:rsid w:val="00365C6C"/>
    <w:rsid w:val="003670D5"/>
    <w:rsid w:val="0036750E"/>
    <w:rsid w:val="00367B7E"/>
    <w:rsid w:val="0038037B"/>
    <w:rsid w:val="00380C9A"/>
    <w:rsid w:val="00390929"/>
    <w:rsid w:val="00390D6E"/>
    <w:rsid w:val="00392FD9"/>
    <w:rsid w:val="003A0343"/>
    <w:rsid w:val="003A03FD"/>
    <w:rsid w:val="003A2D4E"/>
    <w:rsid w:val="003B1A72"/>
    <w:rsid w:val="003B2573"/>
    <w:rsid w:val="003C01E5"/>
    <w:rsid w:val="003C59F6"/>
    <w:rsid w:val="003C6D70"/>
    <w:rsid w:val="003D67E0"/>
    <w:rsid w:val="003E0F31"/>
    <w:rsid w:val="003E1ABE"/>
    <w:rsid w:val="003E2D7B"/>
    <w:rsid w:val="003F785E"/>
    <w:rsid w:val="00402AEA"/>
    <w:rsid w:val="00403BA9"/>
    <w:rsid w:val="00405250"/>
    <w:rsid w:val="00414ADC"/>
    <w:rsid w:val="0041679D"/>
    <w:rsid w:val="0042145F"/>
    <w:rsid w:val="00427BB9"/>
    <w:rsid w:val="004374EF"/>
    <w:rsid w:val="00446C0A"/>
    <w:rsid w:val="0045592E"/>
    <w:rsid w:val="0046132B"/>
    <w:rsid w:val="0046141D"/>
    <w:rsid w:val="00462714"/>
    <w:rsid w:val="00466D11"/>
    <w:rsid w:val="00470851"/>
    <w:rsid w:val="00470F92"/>
    <w:rsid w:val="00471FE0"/>
    <w:rsid w:val="00474555"/>
    <w:rsid w:val="004778FC"/>
    <w:rsid w:val="00486E73"/>
    <w:rsid w:val="00492600"/>
    <w:rsid w:val="00492A60"/>
    <w:rsid w:val="00495B0F"/>
    <w:rsid w:val="004A192D"/>
    <w:rsid w:val="004A7865"/>
    <w:rsid w:val="004B130C"/>
    <w:rsid w:val="004B3EEB"/>
    <w:rsid w:val="004B5343"/>
    <w:rsid w:val="004B6764"/>
    <w:rsid w:val="004B7ED2"/>
    <w:rsid w:val="004C5B38"/>
    <w:rsid w:val="004D19B9"/>
    <w:rsid w:val="004D34E2"/>
    <w:rsid w:val="004D4148"/>
    <w:rsid w:val="004D4ABC"/>
    <w:rsid w:val="004D658C"/>
    <w:rsid w:val="004E7993"/>
    <w:rsid w:val="004F013A"/>
    <w:rsid w:val="004F6BFB"/>
    <w:rsid w:val="0051079B"/>
    <w:rsid w:val="005120D7"/>
    <w:rsid w:val="005126E0"/>
    <w:rsid w:val="00512755"/>
    <w:rsid w:val="00516D8F"/>
    <w:rsid w:val="00530E6F"/>
    <w:rsid w:val="00532160"/>
    <w:rsid w:val="00535683"/>
    <w:rsid w:val="00535EDB"/>
    <w:rsid w:val="005370B1"/>
    <w:rsid w:val="00540F3B"/>
    <w:rsid w:val="00544584"/>
    <w:rsid w:val="00546862"/>
    <w:rsid w:val="00555D04"/>
    <w:rsid w:val="00557D61"/>
    <w:rsid w:val="00557D9A"/>
    <w:rsid w:val="00561AA4"/>
    <w:rsid w:val="00563D95"/>
    <w:rsid w:val="00565EFA"/>
    <w:rsid w:val="0056638F"/>
    <w:rsid w:val="005718AA"/>
    <w:rsid w:val="00575016"/>
    <w:rsid w:val="00576E62"/>
    <w:rsid w:val="00581153"/>
    <w:rsid w:val="00582923"/>
    <w:rsid w:val="0058352A"/>
    <w:rsid w:val="005948A0"/>
    <w:rsid w:val="005B09A4"/>
    <w:rsid w:val="005B42EF"/>
    <w:rsid w:val="005B52C7"/>
    <w:rsid w:val="005C6261"/>
    <w:rsid w:val="005C78DF"/>
    <w:rsid w:val="005C7B78"/>
    <w:rsid w:val="005D0571"/>
    <w:rsid w:val="005D633B"/>
    <w:rsid w:val="005E2799"/>
    <w:rsid w:val="005E523A"/>
    <w:rsid w:val="005F17AB"/>
    <w:rsid w:val="005F2A14"/>
    <w:rsid w:val="005F2C55"/>
    <w:rsid w:val="005F3003"/>
    <w:rsid w:val="005F5074"/>
    <w:rsid w:val="00602F22"/>
    <w:rsid w:val="00603446"/>
    <w:rsid w:val="00604A84"/>
    <w:rsid w:val="00604DE8"/>
    <w:rsid w:val="00605C43"/>
    <w:rsid w:val="00611263"/>
    <w:rsid w:val="00616540"/>
    <w:rsid w:val="00617A9D"/>
    <w:rsid w:val="0062058E"/>
    <w:rsid w:val="006300AF"/>
    <w:rsid w:val="00633B69"/>
    <w:rsid w:val="006363E9"/>
    <w:rsid w:val="00636491"/>
    <w:rsid w:val="0063668A"/>
    <w:rsid w:val="00637CE8"/>
    <w:rsid w:val="00637E43"/>
    <w:rsid w:val="006420AD"/>
    <w:rsid w:val="00643AA8"/>
    <w:rsid w:val="00645A7E"/>
    <w:rsid w:val="006471B8"/>
    <w:rsid w:val="00650D86"/>
    <w:rsid w:val="006529B3"/>
    <w:rsid w:val="00654883"/>
    <w:rsid w:val="00656731"/>
    <w:rsid w:val="00656806"/>
    <w:rsid w:val="00662F1F"/>
    <w:rsid w:val="00672670"/>
    <w:rsid w:val="00674413"/>
    <w:rsid w:val="00674972"/>
    <w:rsid w:val="006755A9"/>
    <w:rsid w:val="00683418"/>
    <w:rsid w:val="00685462"/>
    <w:rsid w:val="00691B8A"/>
    <w:rsid w:val="00693C91"/>
    <w:rsid w:val="006A18F4"/>
    <w:rsid w:val="006A4EE3"/>
    <w:rsid w:val="006A7E6C"/>
    <w:rsid w:val="006B132D"/>
    <w:rsid w:val="006B1423"/>
    <w:rsid w:val="006B16DD"/>
    <w:rsid w:val="006B3F33"/>
    <w:rsid w:val="006B5ABF"/>
    <w:rsid w:val="006B5EDB"/>
    <w:rsid w:val="006C0504"/>
    <w:rsid w:val="006C3B1E"/>
    <w:rsid w:val="006C3D5A"/>
    <w:rsid w:val="006C4B57"/>
    <w:rsid w:val="006E51EC"/>
    <w:rsid w:val="006E6A2F"/>
    <w:rsid w:val="006F1EB5"/>
    <w:rsid w:val="007021A9"/>
    <w:rsid w:val="00703909"/>
    <w:rsid w:val="00710C6B"/>
    <w:rsid w:val="007163A9"/>
    <w:rsid w:val="0071747C"/>
    <w:rsid w:val="0072045B"/>
    <w:rsid w:val="00722B67"/>
    <w:rsid w:val="00724ACC"/>
    <w:rsid w:val="00726907"/>
    <w:rsid w:val="00727A78"/>
    <w:rsid w:val="007304DD"/>
    <w:rsid w:val="00732338"/>
    <w:rsid w:val="00736DE1"/>
    <w:rsid w:val="00737221"/>
    <w:rsid w:val="00743D14"/>
    <w:rsid w:val="00743DB8"/>
    <w:rsid w:val="00747481"/>
    <w:rsid w:val="007543A6"/>
    <w:rsid w:val="007562D4"/>
    <w:rsid w:val="00763CD9"/>
    <w:rsid w:val="00765F85"/>
    <w:rsid w:val="00770EA5"/>
    <w:rsid w:val="00772321"/>
    <w:rsid w:val="00775EC5"/>
    <w:rsid w:val="00781414"/>
    <w:rsid w:val="00781C24"/>
    <w:rsid w:val="00784F0D"/>
    <w:rsid w:val="00792ED0"/>
    <w:rsid w:val="00792F88"/>
    <w:rsid w:val="00793CD0"/>
    <w:rsid w:val="007A2284"/>
    <w:rsid w:val="007B1770"/>
    <w:rsid w:val="007C0A4C"/>
    <w:rsid w:val="007C19CD"/>
    <w:rsid w:val="007D737D"/>
    <w:rsid w:val="007E180A"/>
    <w:rsid w:val="007E4A22"/>
    <w:rsid w:val="007F169F"/>
    <w:rsid w:val="007F1E2E"/>
    <w:rsid w:val="007F64AE"/>
    <w:rsid w:val="0081000A"/>
    <w:rsid w:val="008216B0"/>
    <w:rsid w:val="00832493"/>
    <w:rsid w:val="00832D0B"/>
    <w:rsid w:val="00833322"/>
    <w:rsid w:val="00835471"/>
    <w:rsid w:val="00835C6E"/>
    <w:rsid w:val="00843F8D"/>
    <w:rsid w:val="00852632"/>
    <w:rsid w:val="00852DB8"/>
    <w:rsid w:val="00853894"/>
    <w:rsid w:val="00854F2C"/>
    <w:rsid w:val="00857B1B"/>
    <w:rsid w:val="00862279"/>
    <w:rsid w:val="008824DD"/>
    <w:rsid w:val="0088349F"/>
    <w:rsid w:val="00887061"/>
    <w:rsid w:val="0088785D"/>
    <w:rsid w:val="008A4720"/>
    <w:rsid w:val="008A788C"/>
    <w:rsid w:val="008B2B55"/>
    <w:rsid w:val="008B42F8"/>
    <w:rsid w:val="008B6271"/>
    <w:rsid w:val="008C0098"/>
    <w:rsid w:val="008C607D"/>
    <w:rsid w:val="008D06C2"/>
    <w:rsid w:val="008E11C4"/>
    <w:rsid w:val="008E27A6"/>
    <w:rsid w:val="008F15FA"/>
    <w:rsid w:val="009054A2"/>
    <w:rsid w:val="00905A99"/>
    <w:rsid w:val="00910343"/>
    <w:rsid w:val="00911271"/>
    <w:rsid w:val="00915F51"/>
    <w:rsid w:val="009216EE"/>
    <w:rsid w:val="00925A0D"/>
    <w:rsid w:val="009273F6"/>
    <w:rsid w:val="009306F4"/>
    <w:rsid w:val="0093314E"/>
    <w:rsid w:val="00933726"/>
    <w:rsid w:val="009419EA"/>
    <w:rsid w:val="00947FC6"/>
    <w:rsid w:val="00952B11"/>
    <w:rsid w:val="00952D15"/>
    <w:rsid w:val="00953A62"/>
    <w:rsid w:val="00957078"/>
    <w:rsid w:val="00965136"/>
    <w:rsid w:val="009747F5"/>
    <w:rsid w:val="009764B3"/>
    <w:rsid w:val="00992562"/>
    <w:rsid w:val="009A6471"/>
    <w:rsid w:val="009A7F33"/>
    <w:rsid w:val="009B0D4C"/>
    <w:rsid w:val="009C03FA"/>
    <w:rsid w:val="009C1796"/>
    <w:rsid w:val="009C6F09"/>
    <w:rsid w:val="009E2CBF"/>
    <w:rsid w:val="009F1E84"/>
    <w:rsid w:val="009F30C7"/>
    <w:rsid w:val="00A01067"/>
    <w:rsid w:val="00A02B9C"/>
    <w:rsid w:val="00A0312D"/>
    <w:rsid w:val="00A12364"/>
    <w:rsid w:val="00A1280F"/>
    <w:rsid w:val="00A14716"/>
    <w:rsid w:val="00A16DA2"/>
    <w:rsid w:val="00A2130C"/>
    <w:rsid w:val="00A3123E"/>
    <w:rsid w:val="00A31575"/>
    <w:rsid w:val="00A328FC"/>
    <w:rsid w:val="00A42B7E"/>
    <w:rsid w:val="00A44A13"/>
    <w:rsid w:val="00A46DB0"/>
    <w:rsid w:val="00A55A41"/>
    <w:rsid w:val="00A55B8A"/>
    <w:rsid w:val="00A61900"/>
    <w:rsid w:val="00A65097"/>
    <w:rsid w:val="00A65F6E"/>
    <w:rsid w:val="00A66BCE"/>
    <w:rsid w:val="00A66DC5"/>
    <w:rsid w:val="00A67637"/>
    <w:rsid w:val="00A67E52"/>
    <w:rsid w:val="00A819E0"/>
    <w:rsid w:val="00A822DA"/>
    <w:rsid w:val="00A85E9D"/>
    <w:rsid w:val="00A91E2B"/>
    <w:rsid w:val="00A942A5"/>
    <w:rsid w:val="00A95396"/>
    <w:rsid w:val="00AA2836"/>
    <w:rsid w:val="00AB044F"/>
    <w:rsid w:val="00AB0E8A"/>
    <w:rsid w:val="00AB7B4F"/>
    <w:rsid w:val="00AC0F55"/>
    <w:rsid w:val="00AC3923"/>
    <w:rsid w:val="00AC6AAF"/>
    <w:rsid w:val="00AD1499"/>
    <w:rsid w:val="00AD3FA7"/>
    <w:rsid w:val="00AE0000"/>
    <w:rsid w:val="00AE0FD6"/>
    <w:rsid w:val="00AF04E0"/>
    <w:rsid w:val="00AF3C55"/>
    <w:rsid w:val="00B029F6"/>
    <w:rsid w:val="00B07C0E"/>
    <w:rsid w:val="00B10A30"/>
    <w:rsid w:val="00B10F62"/>
    <w:rsid w:val="00B148C3"/>
    <w:rsid w:val="00B257B6"/>
    <w:rsid w:val="00B27EF5"/>
    <w:rsid w:val="00B3199C"/>
    <w:rsid w:val="00B32650"/>
    <w:rsid w:val="00B349ED"/>
    <w:rsid w:val="00B420F6"/>
    <w:rsid w:val="00B449E3"/>
    <w:rsid w:val="00B45B19"/>
    <w:rsid w:val="00B510F7"/>
    <w:rsid w:val="00B60A89"/>
    <w:rsid w:val="00B60F82"/>
    <w:rsid w:val="00B61E2D"/>
    <w:rsid w:val="00B65029"/>
    <w:rsid w:val="00B7323E"/>
    <w:rsid w:val="00B7640A"/>
    <w:rsid w:val="00B808D1"/>
    <w:rsid w:val="00B80E77"/>
    <w:rsid w:val="00B82646"/>
    <w:rsid w:val="00B852C6"/>
    <w:rsid w:val="00B8793A"/>
    <w:rsid w:val="00B9020A"/>
    <w:rsid w:val="00B92778"/>
    <w:rsid w:val="00B95F37"/>
    <w:rsid w:val="00B96F14"/>
    <w:rsid w:val="00BA4B3D"/>
    <w:rsid w:val="00BB0778"/>
    <w:rsid w:val="00BB22C9"/>
    <w:rsid w:val="00BC2AB2"/>
    <w:rsid w:val="00BD7B28"/>
    <w:rsid w:val="00BD7E24"/>
    <w:rsid w:val="00BD7F86"/>
    <w:rsid w:val="00BE4965"/>
    <w:rsid w:val="00BE5DBF"/>
    <w:rsid w:val="00BF0D4D"/>
    <w:rsid w:val="00BF2CCC"/>
    <w:rsid w:val="00BF4675"/>
    <w:rsid w:val="00BF7A4C"/>
    <w:rsid w:val="00C00926"/>
    <w:rsid w:val="00C069BF"/>
    <w:rsid w:val="00C10ED4"/>
    <w:rsid w:val="00C118E4"/>
    <w:rsid w:val="00C11D2D"/>
    <w:rsid w:val="00C13192"/>
    <w:rsid w:val="00C1372E"/>
    <w:rsid w:val="00C16046"/>
    <w:rsid w:val="00C1656E"/>
    <w:rsid w:val="00C2536E"/>
    <w:rsid w:val="00C25D76"/>
    <w:rsid w:val="00C316FC"/>
    <w:rsid w:val="00C33A49"/>
    <w:rsid w:val="00C36A32"/>
    <w:rsid w:val="00C46B66"/>
    <w:rsid w:val="00C47018"/>
    <w:rsid w:val="00C47BF6"/>
    <w:rsid w:val="00C5215B"/>
    <w:rsid w:val="00C605AF"/>
    <w:rsid w:val="00C63DFF"/>
    <w:rsid w:val="00C672D3"/>
    <w:rsid w:val="00C71126"/>
    <w:rsid w:val="00C74B4D"/>
    <w:rsid w:val="00C81A3E"/>
    <w:rsid w:val="00C94BED"/>
    <w:rsid w:val="00C95CEE"/>
    <w:rsid w:val="00CA64D1"/>
    <w:rsid w:val="00CA6D17"/>
    <w:rsid w:val="00CB07F2"/>
    <w:rsid w:val="00CB28DA"/>
    <w:rsid w:val="00CB3FFF"/>
    <w:rsid w:val="00CB7489"/>
    <w:rsid w:val="00CC30CA"/>
    <w:rsid w:val="00CD6DB4"/>
    <w:rsid w:val="00CD7D19"/>
    <w:rsid w:val="00CE08D5"/>
    <w:rsid w:val="00CE1563"/>
    <w:rsid w:val="00CE1CE5"/>
    <w:rsid w:val="00CE1D0D"/>
    <w:rsid w:val="00CE2309"/>
    <w:rsid w:val="00CF1674"/>
    <w:rsid w:val="00CF177B"/>
    <w:rsid w:val="00CF2152"/>
    <w:rsid w:val="00CF7579"/>
    <w:rsid w:val="00D015E1"/>
    <w:rsid w:val="00D028D5"/>
    <w:rsid w:val="00D0324E"/>
    <w:rsid w:val="00D034D1"/>
    <w:rsid w:val="00D05709"/>
    <w:rsid w:val="00D1305E"/>
    <w:rsid w:val="00D13FA5"/>
    <w:rsid w:val="00D15CBD"/>
    <w:rsid w:val="00D17302"/>
    <w:rsid w:val="00D17837"/>
    <w:rsid w:val="00D230E2"/>
    <w:rsid w:val="00D24490"/>
    <w:rsid w:val="00D24702"/>
    <w:rsid w:val="00D26DC7"/>
    <w:rsid w:val="00D27AA7"/>
    <w:rsid w:val="00D302C0"/>
    <w:rsid w:val="00D35829"/>
    <w:rsid w:val="00D358BA"/>
    <w:rsid w:val="00D36E36"/>
    <w:rsid w:val="00D36F80"/>
    <w:rsid w:val="00D44C4D"/>
    <w:rsid w:val="00D503AF"/>
    <w:rsid w:val="00D552FD"/>
    <w:rsid w:val="00D55A8C"/>
    <w:rsid w:val="00D570CE"/>
    <w:rsid w:val="00D64040"/>
    <w:rsid w:val="00D70F3D"/>
    <w:rsid w:val="00D726FF"/>
    <w:rsid w:val="00D732F7"/>
    <w:rsid w:val="00D74A7A"/>
    <w:rsid w:val="00D77667"/>
    <w:rsid w:val="00D77D0D"/>
    <w:rsid w:val="00D80617"/>
    <w:rsid w:val="00D8516F"/>
    <w:rsid w:val="00D95EE2"/>
    <w:rsid w:val="00D96E8C"/>
    <w:rsid w:val="00DA308A"/>
    <w:rsid w:val="00DB2C02"/>
    <w:rsid w:val="00DB3EE8"/>
    <w:rsid w:val="00DC195A"/>
    <w:rsid w:val="00DE42C2"/>
    <w:rsid w:val="00DE7D2F"/>
    <w:rsid w:val="00DF1550"/>
    <w:rsid w:val="00E029C4"/>
    <w:rsid w:val="00E1035F"/>
    <w:rsid w:val="00E118A3"/>
    <w:rsid w:val="00E12AEE"/>
    <w:rsid w:val="00E1631D"/>
    <w:rsid w:val="00E1744A"/>
    <w:rsid w:val="00E2158A"/>
    <w:rsid w:val="00E228DB"/>
    <w:rsid w:val="00E420C3"/>
    <w:rsid w:val="00E44165"/>
    <w:rsid w:val="00E46AEB"/>
    <w:rsid w:val="00E470AA"/>
    <w:rsid w:val="00E52054"/>
    <w:rsid w:val="00E531AC"/>
    <w:rsid w:val="00E625A2"/>
    <w:rsid w:val="00E64F53"/>
    <w:rsid w:val="00E72CA3"/>
    <w:rsid w:val="00E825E8"/>
    <w:rsid w:val="00E906DD"/>
    <w:rsid w:val="00E96220"/>
    <w:rsid w:val="00EA0EAE"/>
    <w:rsid w:val="00EA34F3"/>
    <w:rsid w:val="00EA5219"/>
    <w:rsid w:val="00EB1896"/>
    <w:rsid w:val="00EB4863"/>
    <w:rsid w:val="00EB499F"/>
    <w:rsid w:val="00EB6D9E"/>
    <w:rsid w:val="00EB73DF"/>
    <w:rsid w:val="00EC36EE"/>
    <w:rsid w:val="00EC4A28"/>
    <w:rsid w:val="00ED1A06"/>
    <w:rsid w:val="00ED2F77"/>
    <w:rsid w:val="00ED5B1E"/>
    <w:rsid w:val="00EE2587"/>
    <w:rsid w:val="00EE59FE"/>
    <w:rsid w:val="00EE6A1C"/>
    <w:rsid w:val="00EE6D55"/>
    <w:rsid w:val="00EF0B91"/>
    <w:rsid w:val="00EF1393"/>
    <w:rsid w:val="00EF2A32"/>
    <w:rsid w:val="00EF6EDB"/>
    <w:rsid w:val="00F034D8"/>
    <w:rsid w:val="00F064B4"/>
    <w:rsid w:val="00F10C15"/>
    <w:rsid w:val="00F1497E"/>
    <w:rsid w:val="00F149B0"/>
    <w:rsid w:val="00F16B01"/>
    <w:rsid w:val="00F16F48"/>
    <w:rsid w:val="00F34E49"/>
    <w:rsid w:val="00F40D76"/>
    <w:rsid w:val="00F41EC2"/>
    <w:rsid w:val="00F42A6A"/>
    <w:rsid w:val="00F461F0"/>
    <w:rsid w:val="00F50887"/>
    <w:rsid w:val="00F54AB0"/>
    <w:rsid w:val="00F56B31"/>
    <w:rsid w:val="00F570ED"/>
    <w:rsid w:val="00F64087"/>
    <w:rsid w:val="00F67266"/>
    <w:rsid w:val="00F81756"/>
    <w:rsid w:val="00F91F30"/>
    <w:rsid w:val="00F94A57"/>
    <w:rsid w:val="00FA30A6"/>
    <w:rsid w:val="00FB0651"/>
    <w:rsid w:val="00FB0C9E"/>
    <w:rsid w:val="00FB0F9D"/>
    <w:rsid w:val="00FB2CDD"/>
    <w:rsid w:val="00FB5564"/>
    <w:rsid w:val="00FC0551"/>
    <w:rsid w:val="00FC0DAA"/>
    <w:rsid w:val="00FC620A"/>
    <w:rsid w:val="00FD4FC2"/>
    <w:rsid w:val="00FD6650"/>
    <w:rsid w:val="00FE09D7"/>
    <w:rsid w:val="00FE1FD1"/>
    <w:rsid w:val="00FE4089"/>
    <w:rsid w:val="00FE4142"/>
    <w:rsid w:val="00FE4929"/>
    <w:rsid w:val="00FF0347"/>
    <w:rsid w:val="00FF07BE"/>
    <w:rsid w:val="00FF5926"/>
    <w:rsid w:val="00FF6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C4802C-69DA-4F53-8327-9D90C2312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204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F48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622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27AA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E523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2045B"/>
    <w:rPr>
      <w:b/>
      <w:bCs/>
      <w:kern w:val="44"/>
      <w:sz w:val="44"/>
      <w:szCs w:val="44"/>
    </w:rPr>
  </w:style>
  <w:style w:type="character" w:customStyle="1" w:styleId="2Char">
    <w:name w:val="标题 2 Char"/>
    <w:basedOn w:val="a0"/>
    <w:link w:val="2"/>
    <w:uiPriority w:val="9"/>
    <w:rsid w:val="001F486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96220"/>
    <w:rPr>
      <w:b/>
      <w:bCs/>
      <w:sz w:val="32"/>
      <w:szCs w:val="32"/>
    </w:rPr>
  </w:style>
  <w:style w:type="character" w:customStyle="1" w:styleId="4Char">
    <w:name w:val="标题 4 Char"/>
    <w:basedOn w:val="a0"/>
    <w:link w:val="4"/>
    <w:uiPriority w:val="9"/>
    <w:rsid w:val="00D27AA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E523A"/>
    <w:rPr>
      <w:b/>
      <w:bCs/>
      <w:sz w:val="28"/>
      <w:szCs w:val="28"/>
    </w:rPr>
  </w:style>
  <w:style w:type="paragraph" w:styleId="a3">
    <w:name w:val="List Paragraph"/>
    <w:basedOn w:val="a"/>
    <w:uiPriority w:val="34"/>
    <w:qFormat/>
    <w:rsid w:val="00D15CBD"/>
    <w:pPr>
      <w:ind w:firstLineChars="200" w:firstLine="420"/>
    </w:pPr>
  </w:style>
  <w:style w:type="character" w:styleId="a4">
    <w:name w:val="Hyperlink"/>
    <w:basedOn w:val="a0"/>
    <w:uiPriority w:val="99"/>
    <w:unhideWhenUsed/>
    <w:rsid w:val="00D0324E"/>
    <w:rPr>
      <w:color w:val="0000FF"/>
      <w:u w:val="single"/>
    </w:rPr>
  </w:style>
  <w:style w:type="paragraph" w:styleId="a5">
    <w:name w:val="header"/>
    <w:basedOn w:val="a"/>
    <w:link w:val="Char"/>
    <w:uiPriority w:val="99"/>
    <w:unhideWhenUsed/>
    <w:rsid w:val="00BE5D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E5DBF"/>
    <w:rPr>
      <w:sz w:val="18"/>
      <w:szCs w:val="18"/>
    </w:rPr>
  </w:style>
  <w:style w:type="paragraph" w:styleId="a6">
    <w:name w:val="footer"/>
    <w:basedOn w:val="a"/>
    <w:link w:val="Char0"/>
    <w:uiPriority w:val="99"/>
    <w:unhideWhenUsed/>
    <w:rsid w:val="00BE5DBF"/>
    <w:pPr>
      <w:tabs>
        <w:tab w:val="center" w:pos="4153"/>
        <w:tab w:val="right" w:pos="8306"/>
      </w:tabs>
      <w:snapToGrid w:val="0"/>
      <w:jc w:val="left"/>
    </w:pPr>
    <w:rPr>
      <w:sz w:val="18"/>
      <w:szCs w:val="18"/>
    </w:rPr>
  </w:style>
  <w:style w:type="character" w:customStyle="1" w:styleId="Char0">
    <w:name w:val="页脚 Char"/>
    <w:basedOn w:val="a0"/>
    <w:link w:val="a6"/>
    <w:uiPriority w:val="99"/>
    <w:rsid w:val="00BE5DBF"/>
    <w:rPr>
      <w:sz w:val="18"/>
      <w:szCs w:val="18"/>
    </w:rPr>
  </w:style>
  <w:style w:type="character" w:styleId="a7">
    <w:name w:val="Placeholder Text"/>
    <w:basedOn w:val="a0"/>
    <w:uiPriority w:val="99"/>
    <w:semiHidden/>
    <w:rsid w:val="00DB2C02"/>
    <w:rPr>
      <w:color w:val="808080"/>
    </w:rPr>
  </w:style>
  <w:style w:type="paragraph" w:styleId="a8">
    <w:name w:val="Balloon Text"/>
    <w:basedOn w:val="a"/>
    <w:link w:val="Char1"/>
    <w:uiPriority w:val="99"/>
    <w:semiHidden/>
    <w:unhideWhenUsed/>
    <w:rsid w:val="00B07C0E"/>
    <w:rPr>
      <w:sz w:val="18"/>
      <w:szCs w:val="18"/>
    </w:rPr>
  </w:style>
  <w:style w:type="character" w:customStyle="1" w:styleId="Char1">
    <w:name w:val="批注框文本 Char"/>
    <w:basedOn w:val="a0"/>
    <w:link w:val="a8"/>
    <w:uiPriority w:val="99"/>
    <w:semiHidden/>
    <w:rsid w:val="00B07C0E"/>
    <w:rPr>
      <w:sz w:val="18"/>
      <w:szCs w:val="18"/>
    </w:rPr>
  </w:style>
  <w:style w:type="paragraph" w:styleId="a9">
    <w:name w:val="Normal (Web)"/>
    <w:basedOn w:val="a"/>
    <w:uiPriority w:val="99"/>
    <w:unhideWhenUsed/>
    <w:rsid w:val="0072045B"/>
    <w:pPr>
      <w:widowControl/>
      <w:spacing w:before="100" w:beforeAutospacing="1" w:after="100" w:afterAutospacing="1"/>
      <w:jc w:val="left"/>
    </w:pPr>
    <w:rPr>
      <w:rFonts w:ascii="宋体" w:eastAsia="宋体" w:hAnsi="宋体" w:cs="宋体"/>
      <w:kern w:val="0"/>
      <w:sz w:val="24"/>
      <w:szCs w:val="24"/>
    </w:rPr>
  </w:style>
  <w:style w:type="character" w:customStyle="1" w:styleId="pre">
    <w:name w:val="pre"/>
    <w:basedOn w:val="a0"/>
    <w:rsid w:val="0072045B"/>
  </w:style>
  <w:style w:type="character" w:styleId="aa">
    <w:name w:val="annotation reference"/>
    <w:basedOn w:val="a0"/>
    <w:uiPriority w:val="99"/>
    <w:semiHidden/>
    <w:unhideWhenUsed/>
    <w:rsid w:val="00732338"/>
    <w:rPr>
      <w:sz w:val="21"/>
      <w:szCs w:val="21"/>
    </w:rPr>
  </w:style>
  <w:style w:type="paragraph" w:styleId="ab">
    <w:name w:val="annotation text"/>
    <w:basedOn w:val="a"/>
    <w:link w:val="Char2"/>
    <w:uiPriority w:val="99"/>
    <w:semiHidden/>
    <w:unhideWhenUsed/>
    <w:rsid w:val="00732338"/>
    <w:pPr>
      <w:jc w:val="left"/>
    </w:pPr>
  </w:style>
  <w:style w:type="character" w:customStyle="1" w:styleId="Char2">
    <w:name w:val="批注文字 Char"/>
    <w:basedOn w:val="a0"/>
    <w:link w:val="ab"/>
    <w:uiPriority w:val="99"/>
    <w:semiHidden/>
    <w:rsid w:val="00732338"/>
  </w:style>
  <w:style w:type="paragraph" w:styleId="ac">
    <w:name w:val="annotation subject"/>
    <w:basedOn w:val="ab"/>
    <w:next w:val="ab"/>
    <w:link w:val="Char3"/>
    <w:uiPriority w:val="99"/>
    <w:semiHidden/>
    <w:unhideWhenUsed/>
    <w:rsid w:val="00732338"/>
    <w:rPr>
      <w:b/>
      <w:bCs/>
    </w:rPr>
  </w:style>
  <w:style w:type="character" w:customStyle="1" w:styleId="Char3">
    <w:name w:val="批注主题 Char"/>
    <w:basedOn w:val="Char2"/>
    <w:link w:val="ac"/>
    <w:uiPriority w:val="99"/>
    <w:semiHidden/>
    <w:rsid w:val="00732338"/>
    <w:rPr>
      <w:b/>
      <w:bCs/>
    </w:rPr>
  </w:style>
  <w:style w:type="character" w:customStyle="1" w:styleId="broken-link">
    <w:name w:val="broken-link"/>
    <w:basedOn w:val="a0"/>
    <w:rsid w:val="00085B07"/>
  </w:style>
  <w:style w:type="character" w:styleId="ad">
    <w:name w:val="Emphasis"/>
    <w:basedOn w:val="a0"/>
    <w:uiPriority w:val="20"/>
    <w:qFormat/>
    <w:rsid w:val="00085B07"/>
    <w:rPr>
      <w:i/>
      <w:iCs/>
    </w:rPr>
  </w:style>
  <w:style w:type="character" w:styleId="HTML">
    <w:name w:val="HTML Code"/>
    <w:basedOn w:val="a0"/>
    <w:uiPriority w:val="99"/>
    <w:semiHidden/>
    <w:unhideWhenUsed/>
    <w:rsid w:val="00085B07"/>
    <w:rPr>
      <w:rFonts w:ascii="宋体" w:eastAsia="宋体" w:hAnsi="宋体" w:cs="宋体"/>
      <w:sz w:val="24"/>
      <w:szCs w:val="24"/>
    </w:rPr>
  </w:style>
  <w:style w:type="paragraph" w:styleId="HTML0">
    <w:name w:val="HTML Preformatted"/>
    <w:basedOn w:val="a"/>
    <w:link w:val="HTMLChar"/>
    <w:uiPriority w:val="99"/>
    <w:unhideWhenUsed/>
    <w:rsid w:val="00085B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085B07"/>
    <w:rPr>
      <w:rFonts w:ascii="宋体" w:eastAsia="宋体" w:hAnsi="宋体" w:cs="宋体"/>
      <w:kern w:val="0"/>
      <w:sz w:val="24"/>
      <w:szCs w:val="24"/>
    </w:rPr>
  </w:style>
  <w:style w:type="character" w:customStyle="1" w:styleId="hljs-keyword">
    <w:name w:val="hljs-keyword"/>
    <w:basedOn w:val="a0"/>
    <w:rsid w:val="00085B07"/>
  </w:style>
  <w:style w:type="character" w:customStyle="1" w:styleId="hljs-function">
    <w:name w:val="hljs-function"/>
    <w:basedOn w:val="a0"/>
    <w:rsid w:val="00085B07"/>
  </w:style>
  <w:style w:type="character" w:customStyle="1" w:styleId="hljs-title">
    <w:name w:val="hljs-title"/>
    <w:basedOn w:val="a0"/>
    <w:rsid w:val="00085B07"/>
  </w:style>
  <w:style w:type="character" w:customStyle="1" w:styleId="hljs-params">
    <w:name w:val="hljs-params"/>
    <w:basedOn w:val="a0"/>
    <w:rsid w:val="00085B07"/>
  </w:style>
  <w:style w:type="character" w:customStyle="1" w:styleId="hljs-string">
    <w:name w:val="hljs-string"/>
    <w:basedOn w:val="a0"/>
    <w:rsid w:val="00085B07"/>
  </w:style>
  <w:style w:type="character" w:styleId="ae">
    <w:name w:val="Strong"/>
    <w:basedOn w:val="a0"/>
    <w:uiPriority w:val="22"/>
    <w:qFormat/>
    <w:rsid w:val="00085B07"/>
    <w:rPr>
      <w:b/>
      <w:bCs/>
    </w:rPr>
  </w:style>
  <w:style w:type="character" w:customStyle="1" w:styleId="hljs-variable">
    <w:name w:val="hljs-variable"/>
    <w:basedOn w:val="a0"/>
    <w:rsid w:val="00C10ED4"/>
  </w:style>
  <w:style w:type="character" w:customStyle="1" w:styleId="hljs-number">
    <w:name w:val="hljs-number"/>
    <w:basedOn w:val="a0"/>
    <w:rsid w:val="00C10ED4"/>
  </w:style>
  <w:style w:type="character" w:customStyle="1" w:styleId="hljs-comment">
    <w:name w:val="hljs-comment"/>
    <w:basedOn w:val="a0"/>
    <w:rsid w:val="00C10ED4"/>
  </w:style>
  <w:style w:type="character" w:customStyle="1" w:styleId="hljs-class">
    <w:name w:val="hljs-class"/>
    <w:basedOn w:val="a0"/>
    <w:rsid w:val="00C10ED4"/>
  </w:style>
  <w:style w:type="character" w:customStyle="1" w:styleId="hljs-preprocessor">
    <w:name w:val="hljs-preprocessor"/>
    <w:basedOn w:val="a0"/>
    <w:rsid w:val="00027B8D"/>
  </w:style>
  <w:style w:type="character" w:customStyle="1" w:styleId="xml">
    <w:name w:val="xml"/>
    <w:basedOn w:val="a0"/>
    <w:rsid w:val="00B10A30"/>
  </w:style>
  <w:style w:type="character" w:customStyle="1" w:styleId="hljs-tag">
    <w:name w:val="hljs-tag"/>
    <w:basedOn w:val="a0"/>
    <w:rsid w:val="00B10A30"/>
  </w:style>
  <w:style w:type="table" w:styleId="af">
    <w:name w:val="Table Grid"/>
    <w:basedOn w:val="a1"/>
    <w:uiPriority w:val="39"/>
    <w:rsid w:val="00B80E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operator">
    <w:name w:val="hljs-operator"/>
    <w:basedOn w:val="a0"/>
    <w:rsid w:val="005E523A"/>
  </w:style>
  <w:style w:type="character" w:customStyle="1" w:styleId="hljs-builtin">
    <w:name w:val="hljs-built_in"/>
    <w:basedOn w:val="a0"/>
    <w:rsid w:val="005E523A"/>
  </w:style>
  <w:style w:type="character" w:customStyle="1" w:styleId="hljs-literal">
    <w:name w:val="hljs-literal"/>
    <w:basedOn w:val="a0"/>
    <w:rsid w:val="005E523A"/>
  </w:style>
  <w:style w:type="character" w:customStyle="1" w:styleId="hljs-status">
    <w:name w:val="hljs-status"/>
    <w:basedOn w:val="a0"/>
    <w:rsid w:val="006B16DD"/>
  </w:style>
  <w:style w:type="character" w:customStyle="1" w:styleId="hljs-attribute">
    <w:name w:val="hljs-attribute"/>
    <w:basedOn w:val="a0"/>
    <w:rsid w:val="006B16DD"/>
  </w:style>
  <w:style w:type="character" w:customStyle="1" w:styleId="json">
    <w:name w:val="json"/>
    <w:basedOn w:val="a0"/>
    <w:rsid w:val="006B16DD"/>
  </w:style>
  <w:style w:type="character" w:customStyle="1" w:styleId="hljs-value">
    <w:name w:val="hljs-value"/>
    <w:basedOn w:val="a0"/>
    <w:rsid w:val="006B16DD"/>
  </w:style>
  <w:style w:type="character" w:customStyle="1" w:styleId="hljs-linklabel">
    <w:name w:val="hljs-link_label"/>
    <w:basedOn w:val="a0"/>
    <w:rsid w:val="00656731"/>
  </w:style>
  <w:style w:type="character" w:customStyle="1" w:styleId="hljs-linkreference">
    <w:name w:val="hljs-link_reference"/>
    <w:basedOn w:val="a0"/>
    <w:rsid w:val="00656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641">
      <w:bodyDiv w:val="1"/>
      <w:marLeft w:val="0"/>
      <w:marRight w:val="0"/>
      <w:marTop w:val="0"/>
      <w:marBottom w:val="0"/>
      <w:divBdr>
        <w:top w:val="none" w:sz="0" w:space="0" w:color="auto"/>
        <w:left w:val="none" w:sz="0" w:space="0" w:color="auto"/>
        <w:bottom w:val="none" w:sz="0" w:space="0" w:color="auto"/>
        <w:right w:val="none" w:sz="0" w:space="0" w:color="auto"/>
      </w:divBdr>
    </w:div>
    <w:div w:id="11151284">
      <w:bodyDiv w:val="1"/>
      <w:marLeft w:val="0"/>
      <w:marRight w:val="0"/>
      <w:marTop w:val="0"/>
      <w:marBottom w:val="0"/>
      <w:divBdr>
        <w:top w:val="none" w:sz="0" w:space="0" w:color="auto"/>
        <w:left w:val="none" w:sz="0" w:space="0" w:color="auto"/>
        <w:bottom w:val="none" w:sz="0" w:space="0" w:color="auto"/>
        <w:right w:val="none" w:sz="0" w:space="0" w:color="auto"/>
      </w:divBdr>
      <w:divsChild>
        <w:div w:id="343867466">
          <w:marLeft w:val="0"/>
          <w:marRight w:val="0"/>
          <w:marTop w:val="0"/>
          <w:marBottom w:val="0"/>
          <w:divBdr>
            <w:top w:val="none" w:sz="0" w:space="0" w:color="auto"/>
            <w:left w:val="none" w:sz="0" w:space="0" w:color="auto"/>
            <w:bottom w:val="none" w:sz="0" w:space="0" w:color="auto"/>
            <w:right w:val="none" w:sz="0" w:space="0" w:color="auto"/>
          </w:divBdr>
        </w:div>
        <w:div w:id="1972634895">
          <w:blockQuote w:val="1"/>
          <w:marLeft w:val="0"/>
          <w:marRight w:val="0"/>
          <w:marTop w:val="0"/>
          <w:marBottom w:val="300"/>
          <w:divBdr>
            <w:top w:val="none" w:sz="0" w:space="8" w:color="BCE8F1"/>
            <w:left w:val="single" w:sz="36" w:space="15" w:color="BCE8F1"/>
            <w:bottom w:val="none" w:sz="0" w:space="8" w:color="BCE8F1"/>
            <w:right w:val="none" w:sz="0" w:space="15" w:color="BCE8F1"/>
          </w:divBdr>
        </w:div>
        <w:div w:id="1301183531">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984889688">
          <w:blockQuote w:val="1"/>
          <w:marLeft w:val="0"/>
          <w:marRight w:val="0"/>
          <w:marTop w:val="0"/>
          <w:marBottom w:val="300"/>
          <w:divBdr>
            <w:top w:val="none" w:sz="0" w:space="8" w:color="FAEBCC"/>
            <w:left w:val="single" w:sz="36" w:space="15" w:color="FAEBCC"/>
            <w:bottom w:val="none" w:sz="0" w:space="8" w:color="FAEBCC"/>
            <w:right w:val="none" w:sz="0" w:space="15" w:color="FAEBCC"/>
          </w:divBdr>
        </w:div>
      </w:divsChild>
    </w:div>
    <w:div w:id="116605425">
      <w:bodyDiv w:val="1"/>
      <w:marLeft w:val="0"/>
      <w:marRight w:val="0"/>
      <w:marTop w:val="0"/>
      <w:marBottom w:val="0"/>
      <w:divBdr>
        <w:top w:val="none" w:sz="0" w:space="0" w:color="auto"/>
        <w:left w:val="none" w:sz="0" w:space="0" w:color="auto"/>
        <w:bottom w:val="none" w:sz="0" w:space="0" w:color="auto"/>
        <w:right w:val="none" w:sz="0" w:space="0" w:color="auto"/>
      </w:divBdr>
    </w:div>
    <w:div w:id="120004162">
      <w:bodyDiv w:val="1"/>
      <w:marLeft w:val="0"/>
      <w:marRight w:val="0"/>
      <w:marTop w:val="0"/>
      <w:marBottom w:val="0"/>
      <w:divBdr>
        <w:top w:val="none" w:sz="0" w:space="0" w:color="auto"/>
        <w:left w:val="none" w:sz="0" w:space="0" w:color="auto"/>
        <w:bottom w:val="none" w:sz="0" w:space="0" w:color="auto"/>
        <w:right w:val="none" w:sz="0" w:space="0" w:color="auto"/>
      </w:divBdr>
      <w:divsChild>
        <w:div w:id="559368254">
          <w:blockQuote w:val="1"/>
          <w:marLeft w:val="0"/>
          <w:marRight w:val="0"/>
          <w:marTop w:val="0"/>
          <w:marBottom w:val="300"/>
          <w:divBdr>
            <w:top w:val="none" w:sz="0" w:space="8" w:color="FAEBCC"/>
            <w:left w:val="single" w:sz="36" w:space="15" w:color="FAEBCC"/>
            <w:bottom w:val="none" w:sz="0" w:space="8" w:color="FAEBCC"/>
            <w:right w:val="none" w:sz="0" w:space="15" w:color="FAEBCC"/>
          </w:divBdr>
        </w:div>
      </w:divsChild>
    </w:div>
    <w:div w:id="139546056">
      <w:bodyDiv w:val="1"/>
      <w:marLeft w:val="0"/>
      <w:marRight w:val="0"/>
      <w:marTop w:val="0"/>
      <w:marBottom w:val="0"/>
      <w:divBdr>
        <w:top w:val="none" w:sz="0" w:space="0" w:color="auto"/>
        <w:left w:val="none" w:sz="0" w:space="0" w:color="auto"/>
        <w:bottom w:val="none" w:sz="0" w:space="0" w:color="auto"/>
        <w:right w:val="none" w:sz="0" w:space="0" w:color="auto"/>
      </w:divBdr>
      <w:divsChild>
        <w:div w:id="941493636">
          <w:marLeft w:val="0"/>
          <w:marRight w:val="0"/>
          <w:marTop w:val="0"/>
          <w:marBottom w:val="300"/>
          <w:divBdr>
            <w:top w:val="none" w:sz="0" w:space="0" w:color="auto"/>
            <w:left w:val="none" w:sz="0" w:space="0" w:color="auto"/>
            <w:bottom w:val="none" w:sz="0" w:space="0" w:color="auto"/>
            <w:right w:val="none" w:sz="0" w:space="0" w:color="auto"/>
          </w:divBdr>
        </w:div>
      </w:divsChild>
    </w:div>
    <w:div w:id="141234404">
      <w:bodyDiv w:val="1"/>
      <w:marLeft w:val="0"/>
      <w:marRight w:val="0"/>
      <w:marTop w:val="0"/>
      <w:marBottom w:val="0"/>
      <w:divBdr>
        <w:top w:val="none" w:sz="0" w:space="0" w:color="auto"/>
        <w:left w:val="none" w:sz="0" w:space="0" w:color="auto"/>
        <w:bottom w:val="none" w:sz="0" w:space="0" w:color="auto"/>
        <w:right w:val="none" w:sz="0" w:space="0" w:color="auto"/>
      </w:divBdr>
      <w:divsChild>
        <w:div w:id="1342467630">
          <w:marLeft w:val="0"/>
          <w:marRight w:val="0"/>
          <w:marTop w:val="0"/>
          <w:marBottom w:val="300"/>
          <w:divBdr>
            <w:top w:val="none" w:sz="0" w:space="0" w:color="auto"/>
            <w:left w:val="none" w:sz="0" w:space="0" w:color="auto"/>
            <w:bottom w:val="none" w:sz="0" w:space="0" w:color="auto"/>
            <w:right w:val="none" w:sz="0" w:space="0" w:color="auto"/>
          </w:divBdr>
        </w:div>
      </w:divsChild>
    </w:div>
    <w:div w:id="192305549">
      <w:bodyDiv w:val="1"/>
      <w:marLeft w:val="0"/>
      <w:marRight w:val="0"/>
      <w:marTop w:val="0"/>
      <w:marBottom w:val="0"/>
      <w:divBdr>
        <w:top w:val="none" w:sz="0" w:space="0" w:color="auto"/>
        <w:left w:val="none" w:sz="0" w:space="0" w:color="auto"/>
        <w:bottom w:val="none" w:sz="0" w:space="0" w:color="auto"/>
        <w:right w:val="none" w:sz="0" w:space="0" w:color="auto"/>
      </w:divBdr>
      <w:divsChild>
        <w:div w:id="2002079843">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197279197">
      <w:bodyDiv w:val="1"/>
      <w:marLeft w:val="0"/>
      <w:marRight w:val="0"/>
      <w:marTop w:val="0"/>
      <w:marBottom w:val="0"/>
      <w:divBdr>
        <w:top w:val="none" w:sz="0" w:space="0" w:color="auto"/>
        <w:left w:val="none" w:sz="0" w:space="0" w:color="auto"/>
        <w:bottom w:val="none" w:sz="0" w:space="0" w:color="auto"/>
        <w:right w:val="none" w:sz="0" w:space="0" w:color="auto"/>
      </w:divBdr>
    </w:div>
    <w:div w:id="257182854">
      <w:bodyDiv w:val="1"/>
      <w:marLeft w:val="0"/>
      <w:marRight w:val="0"/>
      <w:marTop w:val="0"/>
      <w:marBottom w:val="0"/>
      <w:divBdr>
        <w:top w:val="none" w:sz="0" w:space="0" w:color="auto"/>
        <w:left w:val="none" w:sz="0" w:space="0" w:color="auto"/>
        <w:bottom w:val="none" w:sz="0" w:space="0" w:color="auto"/>
        <w:right w:val="none" w:sz="0" w:space="0" w:color="auto"/>
      </w:divBdr>
      <w:divsChild>
        <w:div w:id="496304710">
          <w:blockQuote w:val="1"/>
          <w:marLeft w:val="0"/>
          <w:marRight w:val="0"/>
          <w:marTop w:val="0"/>
          <w:marBottom w:val="300"/>
          <w:divBdr>
            <w:top w:val="none" w:sz="0" w:space="8" w:color="BCE8F1"/>
            <w:left w:val="single" w:sz="36" w:space="15" w:color="BCE8F1"/>
            <w:bottom w:val="none" w:sz="0" w:space="8" w:color="BCE8F1"/>
            <w:right w:val="none" w:sz="0" w:space="15" w:color="BCE8F1"/>
          </w:divBdr>
        </w:div>
        <w:div w:id="706755258">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278801659">
      <w:bodyDiv w:val="1"/>
      <w:marLeft w:val="0"/>
      <w:marRight w:val="0"/>
      <w:marTop w:val="0"/>
      <w:marBottom w:val="0"/>
      <w:divBdr>
        <w:top w:val="none" w:sz="0" w:space="0" w:color="auto"/>
        <w:left w:val="none" w:sz="0" w:space="0" w:color="auto"/>
        <w:bottom w:val="none" w:sz="0" w:space="0" w:color="auto"/>
        <w:right w:val="none" w:sz="0" w:space="0" w:color="auto"/>
      </w:divBdr>
      <w:divsChild>
        <w:div w:id="966279831">
          <w:marLeft w:val="0"/>
          <w:marRight w:val="0"/>
          <w:marTop w:val="0"/>
          <w:marBottom w:val="0"/>
          <w:divBdr>
            <w:top w:val="none" w:sz="0" w:space="0" w:color="auto"/>
            <w:left w:val="none" w:sz="0" w:space="0" w:color="auto"/>
            <w:bottom w:val="none" w:sz="0" w:space="0" w:color="auto"/>
            <w:right w:val="none" w:sz="0" w:space="0" w:color="auto"/>
          </w:divBdr>
        </w:div>
        <w:div w:id="732316187">
          <w:blockQuote w:val="1"/>
          <w:marLeft w:val="0"/>
          <w:marRight w:val="0"/>
          <w:marTop w:val="0"/>
          <w:marBottom w:val="300"/>
          <w:divBdr>
            <w:top w:val="none" w:sz="0" w:space="8" w:color="BCE8F1"/>
            <w:left w:val="single" w:sz="36" w:space="15" w:color="BCE8F1"/>
            <w:bottom w:val="none" w:sz="0" w:space="8" w:color="BCE8F1"/>
            <w:right w:val="none" w:sz="0" w:space="15" w:color="BCE8F1"/>
          </w:divBdr>
        </w:div>
        <w:div w:id="1899239292">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1114398488">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1100301707">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316148269">
          <w:blockQuote w:val="1"/>
          <w:marLeft w:val="0"/>
          <w:marRight w:val="0"/>
          <w:marTop w:val="0"/>
          <w:marBottom w:val="300"/>
          <w:divBdr>
            <w:top w:val="none" w:sz="0" w:space="8" w:color="D6E9C6"/>
            <w:left w:val="single" w:sz="36" w:space="15" w:color="D6E9C6"/>
            <w:bottom w:val="none" w:sz="0" w:space="8" w:color="D6E9C6"/>
            <w:right w:val="none" w:sz="0" w:space="15" w:color="D6E9C6"/>
          </w:divBdr>
        </w:div>
        <w:div w:id="1749309179">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1992172878">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1128008874">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1665160852">
          <w:blockQuote w:val="1"/>
          <w:marLeft w:val="0"/>
          <w:marRight w:val="0"/>
          <w:marTop w:val="0"/>
          <w:marBottom w:val="300"/>
          <w:divBdr>
            <w:top w:val="none" w:sz="0" w:space="0" w:color="auto"/>
            <w:left w:val="single" w:sz="36" w:space="15" w:color="E5E5E5"/>
            <w:bottom w:val="none" w:sz="0" w:space="0" w:color="auto"/>
            <w:right w:val="none" w:sz="0" w:space="0" w:color="auto"/>
          </w:divBdr>
        </w:div>
      </w:divsChild>
    </w:div>
    <w:div w:id="283540812">
      <w:bodyDiv w:val="1"/>
      <w:marLeft w:val="0"/>
      <w:marRight w:val="0"/>
      <w:marTop w:val="0"/>
      <w:marBottom w:val="0"/>
      <w:divBdr>
        <w:top w:val="none" w:sz="0" w:space="0" w:color="auto"/>
        <w:left w:val="none" w:sz="0" w:space="0" w:color="auto"/>
        <w:bottom w:val="none" w:sz="0" w:space="0" w:color="auto"/>
        <w:right w:val="none" w:sz="0" w:space="0" w:color="auto"/>
      </w:divBdr>
    </w:div>
    <w:div w:id="286356943">
      <w:bodyDiv w:val="1"/>
      <w:marLeft w:val="0"/>
      <w:marRight w:val="0"/>
      <w:marTop w:val="0"/>
      <w:marBottom w:val="0"/>
      <w:divBdr>
        <w:top w:val="none" w:sz="0" w:space="0" w:color="auto"/>
        <w:left w:val="none" w:sz="0" w:space="0" w:color="auto"/>
        <w:bottom w:val="none" w:sz="0" w:space="0" w:color="auto"/>
        <w:right w:val="none" w:sz="0" w:space="0" w:color="auto"/>
      </w:divBdr>
      <w:divsChild>
        <w:div w:id="2016878878">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313873161">
      <w:bodyDiv w:val="1"/>
      <w:marLeft w:val="0"/>
      <w:marRight w:val="0"/>
      <w:marTop w:val="0"/>
      <w:marBottom w:val="0"/>
      <w:divBdr>
        <w:top w:val="none" w:sz="0" w:space="0" w:color="auto"/>
        <w:left w:val="none" w:sz="0" w:space="0" w:color="auto"/>
        <w:bottom w:val="none" w:sz="0" w:space="0" w:color="auto"/>
        <w:right w:val="none" w:sz="0" w:space="0" w:color="auto"/>
      </w:divBdr>
    </w:div>
    <w:div w:id="376244019">
      <w:bodyDiv w:val="1"/>
      <w:marLeft w:val="0"/>
      <w:marRight w:val="0"/>
      <w:marTop w:val="0"/>
      <w:marBottom w:val="0"/>
      <w:divBdr>
        <w:top w:val="none" w:sz="0" w:space="0" w:color="auto"/>
        <w:left w:val="none" w:sz="0" w:space="0" w:color="auto"/>
        <w:bottom w:val="none" w:sz="0" w:space="0" w:color="auto"/>
        <w:right w:val="none" w:sz="0" w:space="0" w:color="auto"/>
      </w:divBdr>
    </w:div>
    <w:div w:id="381369917">
      <w:bodyDiv w:val="1"/>
      <w:marLeft w:val="0"/>
      <w:marRight w:val="0"/>
      <w:marTop w:val="0"/>
      <w:marBottom w:val="0"/>
      <w:divBdr>
        <w:top w:val="none" w:sz="0" w:space="0" w:color="auto"/>
        <w:left w:val="none" w:sz="0" w:space="0" w:color="auto"/>
        <w:bottom w:val="none" w:sz="0" w:space="0" w:color="auto"/>
        <w:right w:val="none" w:sz="0" w:space="0" w:color="auto"/>
      </w:divBdr>
    </w:div>
    <w:div w:id="386270851">
      <w:bodyDiv w:val="1"/>
      <w:marLeft w:val="0"/>
      <w:marRight w:val="0"/>
      <w:marTop w:val="0"/>
      <w:marBottom w:val="0"/>
      <w:divBdr>
        <w:top w:val="none" w:sz="0" w:space="0" w:color="auto"/>
        <w:left w:val="none" w:sz="0" w:space="0" w:color="auto"/>
        <w:bottom w:val="none" w:sz="0" w:space="0" w:color="auto"/>
        <w:right w:val="none" w:sz="0" w:space="0" w:color="auto"/>
      </w:divBdr>
    </w:div>
    <w:div w:id="437649655">
      <w:bodyDiv w:val="1"/>
      <w:marLeft w:val="0"/>
      <w:marRight w:val="0"/>
      <w:marTop w:val="0"/>
      <w:marBottom w:val="0"/>
      <w:divBdr>
        <w:top w:val="none" w:sz="0" w:space="0" w:color="auto"/>
        <w:left w:val="none" w:sz="0" w:space="0" w:color="auto"/>
        <w:bottom w:val="none" w:sz="0" w:space="0" w:color="auto"/>
        <w:right w:val="none" w:sz="0" w:space="0" w:color="auto"/>
      </w:divBdr>
    </w:div>
    <w:div w:id="568659157">
      <w:bodyDiv w:val="1"/>
      <w:marLeft w:val="0"/>
      <w:marRight w:val="0"/>
      <w:marTop w:val="0"/>
      <w:marBottom w:val="0"/>
      <w:divBdr>
        <w:top w:val="none" w:sz="0" w:space="0" w:color="auto"/>
        <w:left w:val="none" w:sz="0" w:space="0" w:color="auto"/>
        <w:bottom w:val="none" w:sz="0" w:space="0" w:color="auto"/>
        <w:right w:val="none" w:sz="0" w:space="0" w:color="auto"/>
      </w:divBdr>
    </w:div>
    <w:div w:id="577518630">
      <w:bodyDiv w:val="1"/>
      <w:marLeft w:val="0"/>
      <w:marRight w:val="0"/>
      <w:marTop w:val="0"/>
      <w:marBottom w:val="0"/>
      <w:divBdr>
        <w:top w:val="none" w:sz="0" w:space="0" w:color="auto"/>
        <w:left w:val="none" w:sz="0" w:space="0" w:color="auto"/>
        <w:bottom w:val="none" w:sz="0" w:space="0" w:color="auto"/>
        <w:right w:val="none" w:sz="0" w:space="0" w:color="auto"/>
      </w:divBdr>
      <w:divsChild>
        <w:div w:id="911739575">
          <w:blockQuote w:val="1"/>
          <w:marLeft w:val="0"/>
          <w:marRight w:val="0"/>
          <w:marTop w:val="0"/>
          <w:marBottom w:val="300"/>
          <w:divBdr>
            <w:top w:val="none" w:sz="0" w:space="8" w:color="FAEBCC"/>
            <w:left w:val="single" w:sz="36" w:space="15" w:color="FAEBCC"/>
            <w:bottom w:val="none" w:sz="0" w:space="8" w:color="FAEBCC"/>
            <w:right w:val="none" w:sz="0" w:space="15" w:color="FAEBCC"/>
          </w:divBdr>
        </w:div>
      </w:divsChild>
    </w:div>
    <w:div w:id="591476384">
      <w:bodyDiv w:val="1"/>
      <w:marLeft w:val="0"/>
      <w:marRight w:val="0"/>
      <w:marTop w:val="0"/>
      <w:marBottom w:val="0"/>
      <w:divBdr>
        <w:top w:val="none" w:sz="0" w:space="0" w:color="auto"/>
        <w:left w:val="none" w:sz="0" w:space="0" w:color="auto"/>
        <w:bottom w:val="none" w:sz="0" w:space="0" w:color="auto"/>
        <w:right w:val="none" w:sz="0" w:space="0" w:color="auto"/>
      </w:divBdr>
      <w:divsChild>
        <w:div w:id="437606574">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594753937">
      <w:bodyDiv w:val="1"/>
      <w:marLeft w:val="0"/>
      <w:marRight w:val="0"/>
      <w:marTop w:val="0"/>
      <w:marBottom w:val="0"/>
      <w:divBdr>
        <w:top w:val="none" w:sz="0" w:space="0" w:color="auto"/>
        <w:left w:val="none" w:sz="0" w:space="0" w:color="auto"/>
        <w:bottom w:val="none" w:sz="0" w:space="0" w:color="auto"/>
        <w:right w:val="none" w:sz="0" w:space="0" w:color="auto"/>
      </w:divBdr>
    </w:div>
    <w:div w:id="609775513">
      <w:bodyDiv w:val="1"/>
      <w:marLeft w:val="0"/>
      <w:marRight w:val="0"/>
      <w:marTop w:val="0"/>
      <w:marBottom w:val="0"/>
      <w:divBdr>
        <w:top w:val="none" w:sz="0" w:space="0" w:color="auto"/>
        <w:left w:val="none" w:sz="0" w:space="0" w:color="auto"/>
        <w:bottom w:val="none" w:sz="0" w:space="0" w:color="auto"/>
        <w:right w:val="none" w:sz="0" w:space="0" w:color="auto"/>
      </w:divBdr>
      <w:divsChild>
        <w:div w:id="496120890">
          <w:blockQuote w:val="1"/>
          <w:marLeft w:val="0"/>
          <w:marRight w:val="0"/>
          <w:marTop w:val="0"/>
          <w:marBottom w:val="300"/>
          <w:divBdr>
            <w:top w:val="none" w:sz="0" w:space="8" w:color="FAEBCC"/>
            <w:left w:val="single" w:sz="36" w:space="15" w:color="FAEBCC"/>
            <w:bottom w:val="none" w:sz="0" w:space="8" w:color="FAEBCC"/>
            <w:right w:val="none" w:sz="0" w:space="15" w:color="FAEBCC"/>
          </w:divBdr>
        </w:div>
      </w:divsChild>
    </w:div>
    <w:div w:id="610430539">
      <w:bodyDiv w:val="1"/>
      <w:marLeft w:val="0"/>
      <w:marRight w:val="0"/>
      <w:marTop w:val="0"/>
      <w:marBottom w:val="0"/>
      <w:divBdr>
        <w:top w:val="none" w:sz="0" w:space="0" w:color="auto"/>
        <w:left w:val="none" w:sz="0" w:space="0" w:color="auto"/>
        <w:bottom w:val="none" w:sz="0" w:space="0" w:color="auto"/>
        <w:right w:val="none" w:sz="0" w:space="0" w:color="auto"/>
      </w:divBdr>
    </w:div>
    <w:div w:id="620917194">
      <w:bodyDiv w:val="1"/>
      <w:marLeft w:val="0"/>
      <w:marRight w:val="0"/>
      <w:marTop w:val="0"/>
      <w:marBottom w:val="0"/>
      <w:divBdr>
        <w:top w:val="none" w:sz="0" w:space="0" w:color="auto"/>
        <w:left w:val="none" w:sz="0" w:space="0" w:color="auto"/>
        <w:bottom w:val="none" w:sz="0" w:space="0" w:color="auto"/>
        <w:right w:val="none" w:sz="0" w:space="0" w:color="auto"/>
      </w:divBdr>
    </w:div>
    <w:div w:id="622269267">
      <w:bodyDiv w:val="1"/>
      <w:marLeft w:val="0"/>
      <w:marRight w:val="0"/>
      <w:marTop w:val="0"/>
      <w:marBottom w:val="0"/>
      <w:divBdr>
        <w:top w:val="none" w:sz="0" w:space="0" w:color="auto"/>
        <w:left w:val="none" w:sz="0" w:space="0" w:color="auto"/>
        <w:bottom w:val="none" w:sz="0" w:space="0" w:color="auto"/>
        <w:right w:val="none" w:sz="0" w:space="0" w:color="auto"/>
      </w:divBdr>
      <w:divsChild>
        <w:div w:id="846021421">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640424480">
      <w:bodyDiv w:val="1"/>
      <w:marLeft w:val="0"/>
      <w:marRight w:val="0"/>
      <w:marTop w:val="0"/>
      <w:marBottom w:val="0"/>
      <w:divBdr>
        <w:top w:val="none" w:sz="0" w:space="0" w:color="auto"/>
        <w:left w:val="none" w:sz="0" w:space="0" w:color="auto"/>
        <w:bottom w:val="none" w:sz="0" w:space="0" w:color="auto"/>
        <w:right w:val="none" w:sz="0" w:space="0" w:color="auto"/>
      </w:divBdr>
      <w:divsChild>
        <w:div w:id="2141605748">
          <w:blockQuote w:val="1"/>
          <w:marLeft w:val="0"/>
          <w:marRight w:val="0"/>
          <w:marTop w:val="0"/>
          <w:marBottom w:val="300"/>
          <w:divBdr>
            <w:top w:val="none" w:sz="0" w:space="8" w:color="D6E9C6"/>
            <w:left w:val="single" w:sz="36" w:space="15" w:color="D6E9C6"/>
            <w:bottom w:val="none" w:sz="0" w:space="8" w:color="D6E9C6"/>
            <w:right w:val="none" w:sz="0" w:space="15" w:color="D6E9C6"/>
          </w:divBdr>
        </w:div>
      </w:divsChild>
    </w:div>
    <w:div w:id="683940048">
      <w:bodyDiv w:val="1"/>
      <w:marLeft w:val="0"/>
      <w:marRight w:val="0"/>
      <w:marTop w:val="0"/>
      <w:marBottom w:val="0"/>
      <w:divBdr>
        <w:top w:val="none" w:sz="0" w:space="0" w:color="auto"/>
        <w:left w:val="none" w:sz="0" w:space="0" w:color="auto"/>
        <w:bottom w:val="none" w:sz="0" w:space="0" w:color="auto"/>
        <w:right w:val="none" w:sz="0" w:space="0" w:color="auto"/>
      </w:divBdr>
    </w:div>
    <w:div w:id="738944670">
      <w:bodyDiv w:val="1"/>
      <w:marLeft w:val="0"/>
      <w:marRight w:val="0"/>
      <w:marTop w:val="0"/>
      <w:marBottom w:val="0"/>
      <w:divBdr>
        <w:top w:val="none" w:sz="0" w:space="0" w:color="auto"/>
        <w:left w:val="none" w:sz="0" w:space="0" w:color="auto"/>
        <w:bottom w:val="none" w:sz="0" w:space="0" w:color="auto"/>
        <w:right w:val="none" w:sz="0" w:space="0" w:color="auto"/>
      </w:divBdr>
    </w:div>
    <w:div w:id="783695737">
      <w:bodyDiv w:val="1"/>
      <w:marLeft w:val="0"/>
      <w:marRight w:val="0"/>
      <w:marTop w:val="0"/>
      <w:marBottom w:val="0"/>
      <w:divBdr>
        <w:top w:val="none" w:sz="0" w:space="0" w:color="auto"/>
        <w:left w:val="none" w:sz="0" w:space="0" w:color="auto"/>
        <w:bottom w:val="none" w:sz="0" w:space="0" w:color="auto"/>
        <w:right w:val="none" w:sz="0" w:space="0" w:color="auto"/>
      </w:divBdr>
    </w:div>
    <w:div w:id="816532511">
      <w:bodyDiv w:val="1"/>
      <w:marLeft w:val="0"/>
      <w:marRight w:val="0"/>
      <w:marTop w:val="0"/>
      <w:marBottom w:val="0"/>
      <w:divBdr>
        <w:top w:val="none" w:sz="0" w:space="0" w:color="auto"/>
        <w:left w:val="none" w:sz="0" w:space="0" w:color="auto"/>
        <w:bottom w:val="none" w:sz="0" w:space="0" w:color="auto"/>
        <w:right w:val="none" w:sz="0" w:space="0" w:color="auto"/>
      </w:divBdr>
      <w:divsChild>
        <w:div w:id="946277238">
          <w:blockQuote w:val="1"/>
          <w:marLeft w:val="0"/>
          <w:marRight w:val="0"/>
          <w:marTop w:val="0"/>
          <w:marBottom w:val="300"/>
          <w:divBdr>
            <w:top w:val="none" w:sz="0" w:space="8" w:color="FAEBCC"/>
            <w:left w:val="single" w:sz="36" w:space="15" w:color="FAEBCC"/>
            <w:bottom w:val="none" w:sz="0" w:space="8" w:color="FAEBCC"/>
            <w:right w:val="none" w:sz="0" w:space="15" w:color="FAEBCC"/>
          </w:divBdr>
        </w:div>
      </w:divsChild>
    </w:div>
    <w:div w:id="853494698">
      <w:bodyDiv w:val="1"/>
      <w:marLeft w:val="0"/>
      <w:marRight w:val="0"/>
      <w:marTop w:val="0"/>
      <w:marBottom w:val="0"/>
      <w:divBdr>
        <w:top w:val="none" w:sz="0" w:space="0" w:color="auto"/>
        <w:left w:val="none" w:sz="0" w:space="0" w:color="auto"/>
        <w:bottom w:val="none" w:sz="0" w:space="0" w:color="auto"/>
        <w:right w:val="none" w:sz="0" w:space="0" w:color="auto"/>
      </w:divBdr>
    </w:div>
    <w:div w:id="872108169">
      <w:bodyDiv w:val="1"/>
      <w:marLeft w:val="0"/>
      <w:marRight w:val="0"/>
      <w:marTop w:val="0"/>
      <w:marBottom w:val="0"/>
      <w:divBdr>
        <w:top w:val="none" w:sz="0" w:space="0" w:color="auto"/>
        <w:left w:val="none" w:sz="0" w:space="0" w:color="auto"/>
        <w:bottom w:val="none" w:sz="0" w:space="0" w:color="auto"/>
        <w:right w:val="none" w:sz="0" w:space="0" w:color="auto"/>
      </w:divBdr>
      <w:divsChild>
        <w:div w:id="1319115465">
          <w:marLeft w:val="0"/>
          <w:marRight w:val="0"/>
          <w:marTop w:val="0"/>
          <w:marBottom w:val="300"/>
          <w:divBdr>
            <w:top w:val="none" w:sz="0" w:space="0" w:color="auto"/>
            <w:left w:val="none" w:sz="0" w:space="0" w:color="auto"/>
            <w:bottom w:val="none" w:sz="0" w:space="0" w:color="auto"/>
            <w:right w:val="none" w:sz="0" w:space="0" w:color="auto"/>
          </w:divBdr>
        </w:div>
      </w:divsChild>
    </w:div>
    <w:div w:id="985815630">
      <w:bodyDiv w:val="1"/>
      <w:marLeft w:val="0"/>
      <w:marRight w:val="0"/>
      <w:marTop w:val="0"/>
      <w:marBottom w:val="0"/>
      <w:divBdr>
        <w:top w:val="none" w:sz="0" w:space="0" w:color="auto"/>
        <w:left w:val="none" w:sz="0" w:space="0" w:color="auto"/>
        <w:bottom w:val="none" w:sz="0" w:space="0" w:color="auto"/>
        <w:right w:val="none" w:sz="0" w:space="0" w:color="auto"/>
      </w:divBdr>
      <w:divsChild>
        <w:div w:id="1572158837">
          <w:blockQuote w:val="1"/>
          <w:marLeft w:val="0"/>
          <w:marRight w:val="0"/>
          <w:marTop w:val="0"/>
          <w:marBottom w:val="300"/>
          <w:divBdr>
            <w:top w:val="none" w:sz="0" w:space="8" w:color="BCE8F1"/>
            <w:left w:val="single" w:sz="36" w:space="15" w:color="BCE8F1"/>
            <w:bottom w:val="none" w:sz="0" w:space="8" w:color="BCE8F1"/>
            <w:right w:val="none" w:sz="0" w:space="15" w:color="BCE8F1"/>
          </w:divBdr>
        </w:div>
        <w:div w:id="1309750537">
          <w:blockQuote w:val="1"/>
          <w:marLeft w:val="0"/>
          <w:marRight w:val="0"/>
          <w:marTop w:val="0"/>
          <w:marBottom w:val="300"/>
          <w:divBdr>
            <w:top w:val="none" w:sz="0" w:space="8" w:color="D6E9C6"/>
            <w:left w:val="single" w:sz="36" w:space="15" w:color="D6E9C6"/>
            <w:bottom w:val="none" w:sz="0" w:space="8" w:color="D6E9C6"/>
            <w:right w:val="none" w:sz="0" w:space="15" w:color="D6E9C6"/>
          </w:divBdr>
        </w:div>
      </w:divsChild>
    </w:div>
    <w:div w:id="1055931669">
      <w:bodyDiv w:val="1"/>
      <w:marLeft w:val="0"/>
      <w:marRight w:val="0"/>
      <w:marTop w:val="0"/>
      <w:marBottom w:val="0"/>
      <w:divBdr>
        <w:top w:val="none" w:sz="0" w:space="0" w:color="auto"/>
        <w:left w:val="none" w:sz="0" w:space="0" w:color="auto"/>
        <w:bottom w:val="none" w:sz="0" w:space="0" w:color="auto"/>
        <w:right w:val="none" w:sz="0" w:space="0" w:color="auto"/>
      </w:divBdr>
      <w:divsChild>
        <w:div w:id="1493326899">
          <w:blockQuote w:val="1"/>
          <w:marLeft w:val="0"/>
          <w:marRight w:val="0"/>
          <w:marTop w:val="0"/>
          <w:marBottom w:val="300"/>
          <w:divBdr>
            <w:top w:val="none" w:sz="0" w:space="8" w:color="FAEBCC"/>
            <w:left w:val="single" w:sz="36" w:space="15" w:color="FAEBCC"/>
            <w:bottom w:val="none" w:sz="0" w:space="8" w:color="FAEBCC"/>
            <w:right w:val="none" w:sz="0" w:space="15" w:color="FAEBCC"/>
          </w:divBdr>
        </w:div>
      </w:divsChild>
    </w:div>
    <w:div w:id="1085303326">
      <w:bodyDiv w:val="1"/>
      <w:marLeft w:val="0"/>
      <w:marRight w:val="0"/>
      <w:marTop w:val="0"/>
      <w:marBottom w:val="0"/>
      <w:divBdr>
        <w:top w:val="none" w:sz="0" w:space="0" w:color="auto"/>
        <w:left w:val="none" w:sz="0" w:space="0" w:color="auto"/>
        <w:bottom w:val="none" w:sz="0" w:space="0" w:color="auto"/>
        <w:right w:val="none" w:sz="0" w:space="0" w:color="auto"/>
      </w:divBdr>
    </w:div>
    <w:div w:id="1090004109">
      <w:bodyDiv w:val="1"/>
      <w:marLeft w:val="0"/>
      <w:marRight w:val="0"/>
      <w:marTop w:val="0"/>
      <w:marBottom w:val="0"/>
      <w:divBdr>
        <w:top w:val="none" w:sz="0" w:space="0" w:color="auto"/>
        <w:left w:val="none" w:sz="0" w:space="0" w:color="auto"/>
        <w:bottom w:val="none" w:sz="0" w:space="0" w:color="auto"/>
        <w:right w:val="none" w:sz="0" w:space="0" w:color="auto"/>
      </w:divBdr>
      <w:divsChild>
        <w:div w:id="18555951">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1173496921">
      <w:bodyDiv w:val="1"/>
      <w:marLeft w:val="0"/>
      <w:marRight w:val="0"/>
      <w:marTop w:val="0"/>
      <w:marBottom w:val="0"/>
      <w:divBdr>
        <w:top w:val="none" w:sz="0" w:space="0" w:color="auto"/>
        <w:left w:val="none" w:sz="0" w:space="0" w:color="auto"/>
        <w:bottom w:val="none" w:sz="0" w:space="0" w:color="auto"/>
        <w:right w:val="none" w:sz="0" w:space="0" w:color="auto"/>
      </w:divBdr>
    </w:div>
    <w:div w:id="1192958667">
      <w:bodyDiv w:val="1"/>
      <w:marLeft w:val="0"/>
      <w:marRight w:val="0"/>
      <w:marTop w:val="0"/>
      <w:marBottom w:val="0"/>
      <w:divBdr>
        <w:top w:val="none" w:sz="0" w:space="0" w:color="auto"/>
        <w:left w:val="none" w:sz="0" w:space="0" w:color="auto"/>
        <w:bottom w:val="none" w:sz="0" w:space="0" w:color="auto"/>
        <w:right w:val="none" w:sz="0" w:space="0" w:color="auto"/>
      </w:divBdr>
    </w:div>
    <w:div w:id="1200438983">
      <w:bodyDiv w:val="1"/>
      <w:marLeft w:val="0"/>
      <w:marRight w:val="0"/>
      <w:marTop w:val="0"/>
      <w:marBottom w:val="0"/>
      <w:divBdr>
        <w:top w:val="none" w:sz="0" w:space="0" w:color="auto"/>
        <w:left w:val="none" w:sz="0" w:space="0" w:color="auto"/>
        <w:bottom w:val="none" w:sz="0" w:space="0" w:color="auto"/>
        <w:right w:val="none" w:sz="0" w:space="0" w:color="auto"/>
      </w:divBdr>
    </w:div>
    <w:div w:id="1205406303">
      <w:bodyDiv w:val="1"/>
      <w:marLeft w:val="0"/>
      <w:marRight w:val="0"/>
      <w:marTop w:val="0"/>
      <w:marBottom w:val="0"/>
      <w:divBdr>
        <w:top w:val="none" w:sz="0" w:space="0" w:color="auto"/>
        <w:left w:val="none" w:sz="0" w:space="0" w:color="auto"/>
        <w:bottom w:val="none" w:sz="0" w:space="0" w:color="auto"/>
        <w:right w:val="none" w:sz="0" w:space="0" w:color="auto"/>
      </w:divBdr>
      <w:divsChild>
        <w:div w:id="1955601455">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1226913553">
      <w:bodyDiv w:val="1"/>
      <w:marLeft w:val="0"/>
      <w:marRight w:val="0"/>
      <w:marTop w:val="0"/>
      <w:marBottom w:val="0"/>
      <w:divBdr>
        <w:top w:val="none" w:sz="0" w:space="0" w:color="auto"/>
        <w:left w:val="none" w:sz="0" w:space="0" w:color="auto"/>
        <w:bottom w:val="none" w:sz="0" w:space="0" w:color="auto"/>
        <w:right w:val="none" w:sz="0" w:space="0" w:color="auto"/>
      </w:divBdr>
      <w:divsChild>
        <w:div w:id="1623463982">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1228152706">
      <w:bodyDiv w:val="1"/>
      <w:marLeft w:val="0"/>
      <w:marRight w:val="0"/>
      <w:marTop w:val="0"/>
      <w:marBottom w:val="0"/>
      <w:divBdr>
        <w:top w:val="none" w:sz="0" w:space="0" w:color="auto"/>
        <w:left w:val="none" w:sz="0" w:space="0" w:color="auto"/>
        <w:bottom w:val="none" w:sz="0" w:space="0" w:color="auto"/>
        <w:right w:val="none" w:sz="0" w:space="0" w:color="auto"/>
      </w:divBdr>
    </w:div>
    <w:div w:id="1253584236">
      <w:bodyDiv w:val="1"/>
      <w:marLeft w:val="0"/>
      <w:marRight w:val="0"/>
      <w:marTop w:val="0"/>
      <w:marBottom w:val="0"/>
      <w:divBdr>
        <w:top w:val="none" w:sz="0" w:space="0" w:color="auto"/>
        <w:left w:val="none" w:sz="0" w:space="0" w:color="auto"/>
        <w:bottom w:val="none" w:sz="0" w:space="0" w:color="auto"/>
        <w:right w:val="none" w:sz="0" w:space="0" w:color="auto"/>
      </w:divBdr>
    </w:div>
    <w:div w:id="1270547646">
      <w:bodyDiv w:val="1"/>
      <w:marLeft w:val="0"/>
      <w:marRight w:val="0"/>
      <w:marTop w:val="0"/>
      <w:marBottom w:val="0"/>
      <w:divBdr>
        <w:top w:val="none" w:sz="0" w:space="0" w:color="auto"/>
        <w:left w:val="none" w:sz="0" w:space="0" w:color="auto"/>
        <w:bottom w:val="none" w:sz="0" w:space="0" w:color="auto"/>
        <w:right w:val="none" w:sz="0" w:space="0" w:color="auto"/>
      </w:divBdr>
    </w:div>
    <w:div w:id="1311904641">
      <w:bodyDiv w:val="1"/>
      <w:marLeft w:val="0"/>
      <w:marRight w:val="0"/>
      <w:marTop w:val="0"/>
      <w:marBottom w:val="0"/>
      <w:divBdr>
        <w:top w:val="none" w:sz="0" w:space="0" w:color="auto"/>
        <w:left w:val="none" w:sz="0" w:space="0" w:color="auto"/>
        <w:bottom w:val="none" w:sz="0" w:space="0" w:color="auto"/>
        <w:right w:val="none" w:sz="0" w:space="0" w:color="auto"/>
      </w:divBdr>
    </w:div>
    <w:div w:id="1330869834">
      <w:bodyDiv w:val="1"/>
      <w:marLeft w:val="0"/>
      <w:marRight w:val="0"/>
      <w:marTop w:val="0"/>
      <w:marBottom w:val="0"/>
      <w:divBdr>
        <w:top w:val="none" w:sz="0" w:space="0" w:color="auto"/>
        <w:left w:val="none" w:sz="0" w:space="0" w:color="auto"/>
        <w:bottom w:val="none" w:sz="0" w:space="0" w:color="auto"/>
        <w:right w:val="none" w:sz="0" w:space="0" w:color="auto"/>
      </w:divBdr>
      <w:divsChild>
        <w:div w:id="1499422231">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1351642911">
      <w:bodyDiv w:val="1"/>
      <w:marLeft w:val="0"/>
      <w:marRight w:val="0"/>
      <w:marTop w:val="0"/>
      <w:marBottom w:val="0"/>
      <w:divBdr>
        <w:top w:val="none" w:sz="0" w:space="0" w:color="auto"/>
        <w:left w:val="none" w:sz="0" w:space="0" w:color="auto"/>
        <w:bottom w:val="none" w:sz="0" w:space="0" w:color="auto"/>
        <w:right w:val="none" w:sz="0" w:space="0" w:color="auto"/>
      </w:divBdr>
      <w:divsChild>
        <w:div w:id="331836751">
          <w:blockQuote w:val="1"/>
          <w:marLeft w:val="0"/>
          <w:marRight w:val="0"/>
          <w:marTop w:val="0"/>
          <w:marBottom w:val="300"/>
          <w:divBdr>
            <w:top w:val="none" w:sz="0" w:space="8" w:color="BCE8F1"/>
            <w:left w:val="single" w:sz="36" w:space="15" w:color="BCE8F1"/>
            <w:bottom w:val="none" w:sz="0" w:space="8" w:color="BCE8F1"/>
            <w:right w:val="none" w:sz="0" w:space="15" w:color="BCE8F1"/>
          </w:divBdr>
        </w:div>
        <w:div w:id="524288743">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1368992273">
      <w:bodyDiv w:val="1"/>
      <w:marLeft w:val="0"/>
      <w:marRight w:val="0"/>
      <w:marTop w:val="0"/>
      <w:marBottom w:val="0"/>
      <w:divBdr>
        <w:top w:val="none" w:sz="0" w:space="0" w:color="auto"/>
        <w:left w:val="none" w:sz="0" w:space="0" w:color="auto"/>
        <w:bottom w:val="none" w:sz="0" w:space="0" w:color="auto"/>
        <w:right w:val="none" w:sz="0" w:space="0" w:color="auto"/>
      </w:divBdr>
    </w:div>
    <w:div w:id="1378629649">
      <w:bodyDiv w:val="1"/>
      <w:marLeft w:val="0"/>
      <w:marRight w:val="0"/>
      <w:marTop w:val="0"/>
      <w:marBottom w:val="0"/>
      <w:divBdr>
        <w:top w:val="none" w:sz="0" w:space="0" w:color="auto"/>
        <w:left w:val="none" w:sz="0" w:space="0" w:color="auto"/>
        <w:bottom w:val="none" w:sz="0" w:space="0" w:color="auto"/>
        <w:right w:val="none" w:sz="0" w:space="0" w:color="auto"/>
      </w:divBdr>
      <w:divsChild>
        <w:div w:id="1347829363">
          <w:marLeft w:val="0"/>
          <w:marRight w:val="0"/>
          <w:marTop w:val="0"/>
          <w:marBottom w:val="0"/>
          <w:divBdr>
            <w:top w:val="none" w:sz="0" w:space="0" w:color="auto"/>
            <w:left w:val="none" w:sz="0" w:space="0" w:color="auto"/>
            <w:bottom w:val="none" w:sz="0" w:space="0" w:color="auto"/>
            <w:right w:val="none" w:sz="0" w:space="0" w:color="auto"/>
          </w:divBdr>
        </w:div>
        <w:div w:id="1709718743">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293678995">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898050924">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1353265533">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472480198">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1328635503">
          <w:blockQuote w:val="1"/>
          <w:marLeft w:val="0"/>
          <w:marRight w:val="0"/>
          <w:marTop w:val="0"/>
          <w:marBottom w:val="300"/>
          <w:divBdr>
            <w:top w:val="none" w:sz="0" w:space="8" w:color="FAEBCC"/>
            <w:left w:val="single" w:sz="36" w:space="15" w:color="FAEBCC"/>
            <w:bottom w:val="none" w:sz="0" w:space="8" w:color="FAEBCC"/>
            <w:right w:val="none" w:sz="0" w:space="15" w:color="FAEBCC"/>
          </w:divBdr>
        </w:div>
        <w:div w:id="1665428483">
          <w:blockQuote w:val="1"/>
          <w:marLeft w:val="0"/>
          <w:marRight w:val="0"/>
          <w:marTop w:val="0"/>
          <w:marBottom w:val="300"/>
          <w:divBdr>
            <w:top w:val="none" w:sz="0" w:space="8" w:color="FAEBCC"/>
            <w:left w:val="single" w:sz="36" w:space="15" w:color="FAEBCC"/>
            <w:bottom w:val="none" w:sz="0" w:space="8" w:color="FAEBCC"/>
            <w:right w:val="none" w:sz="0" w:space="15" w:color="FAEBCC"/>
          </w:divBdr>
        </w:div>
      </w:divsChild>
    </w:div>
    <w:div w:id="1465998070">
      <w:bodyDiv w:val="1"/>
      <w:marLeft w:val="0"/>
      <w:marRight w:val="0"/>
      <w:marTop w:val="0"/>
      <w:marBottom w:val="0"/>
      <w:divBdr>
        <w:top w:val="none" w:sz="0" w:space="0" w:color="auto"/>
        <w:left w:val="none" w:sz="0" w:space="0" w:color="auto"/>
        <w:bottom w:val="none" w:sz="0" w:space="0" w:color="auto"/>
        <w:right w:val="none" w:sz="0" w:space="0" w:color="auto"/>
      </w:divBdr>
      <w:divsChild>
        <w:div w:id="2021351803">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1587152946">
      <w:bodyDiv w:val="1"/>
      <w:marLeft w:val="0"/>
      <w:marRight w:val="0"/>
      <w:marTop w:val="0"/>
      <w:marBottom w:val="0"/>
      <w:divBdr>
        <w:top w:val="none" w:sz="0" w:space="0" w:color="auto"/>
        <w:left w:val="none" w:sz="0" w:space="0" w:color="auto"/>
        <w:bottom w:val="none" w:sz="0" w:space="0" w:color="auto"/>
        <w:right w:val="none" w:sz="0" w:space="0" w:color="auto"/>
      </w:divBdr>
      <w:divsChild>
        <w:div w:id="2056158803">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1587499961">
      <w:bodyDiv w:val="1"/>
      <w:marLeft w:val="0"/>
      <w:marRight w:val="0"/>
      <w:marTop w:val="0"/>
      <w:marBottom w:val="0"/>
      <w:divBdr>
        <w:top w:val="none" w:sz="0" w:space="0" w:color="auto"/>
        <w:left w:val="none" w:sz="0" w:space="0" w:color="auto"/>
        <w:bottom w:val="none" w:sz="0" w:space="0" w:color="auto"/>
        <w:right w:val="none" w:sz="0" w:space="0" w:color="auto"/>
      </w:divBdr>
    </w:div>
    <w:div w:id="1626809482">
      <w:bodyDiv w:val="1"/>
      <w:marLeft w:val="0"/>
      <w:marRight w:val="0"/>
      <w:marTop w:val="0"/>
      <w:marBottom w:val="0"/>
      <w:divBdr>
        <w:top w:val="none" w:sz="0" w:space="0" w:color="auto"/>
        <w:left w:val="none" w:sz="0" w:space="0" w:color="auto"/>
        <w:bottom w:val="none" w:sz="0" w:space="0" w:color="auto"/>
        <w:right w:val="none" w:sz="0" w:space="0" w:color="auto"/>
      </w:divBdr>
    </w:div>
    <w:div w:id="1644432634">
      <w:bodyDiv w:val="1"/>
      <w:marLeft w:val="0"/>
      <w:marRight w:val="0"/>
      <w:marTop w:val="0"/>
      <w:marBottom w:val="0"/>
      <w:divBdr>
        <w:top w:val="none" w:sz="0" w:space="0" w:color="auto"/>
        <w:left w:val="none" w:sz="0" w:space="0" w:color="auto"/>
        <w:bottom w:val="none" w:sz="0" w:space="0" w:color="auto"/>
        <w:right w:val="none" w:sz="0" w:space="0" w:color="auto"/>
      </w:divBdr>
      <w:divsChild>
        <w:div w:id="1539657548">
          <w:blockQuote w:val="1"/>
          <w:marLeft w:val="0"/>
          <w:marRight w:val="0"/>
          <w:marTop w:val="0"/>
          <w:marBottom w:val="300"/>
          <w:divBdr>
            <w:top w:val="none" w:sz="0" w:space="8" w:color="BCE8F1"/>
            <w:left w:val="single" w:sz="36" w:space="15" w:color="BCE8F1"/>
            <w:bottom w:val="none" w:sz="0" w:space="8" w:color="BCE8F1"/>
            <w:right w:val="none" w:sz="0" w:space="15" w:color="BCE8F1"/>
          </w:divBdr>
        </w:div>
        <w:div w:id="1064763431">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1680622548">
      <w:bodyDiv w:val="1"/>
      <w:marLeft w:val="0"/>
      <w:marRight w:val="0"/>
      <w:marTop w:val="0"/>
      <w:marBottom w:val="0"/>
      <w:divBdr>
        <w:top w:val="none" w:sz="0" w:space="0" w:color="auto"/>
        <w:left w:val="none" w:sz="0" w:space="0" w:color="auto"/>
        <w:bottom w:val="none" w:sz="0" w:space="0" w:color="auto"/>
        <w:right w:val="none" w:sz="0" w:space="0" w:color="auto"/>
      </w:divBdr>
    </w:div>
    <w:div w:id="1689138678">
      <w:bodyDiv w:val="1"/>
      <w:marLeft w:val="0"/>
      <w:marRight w:val="0"/>
      <w:marTop w:val="0"/>
      <w:marBottom w:val="0"/>
      <w:divBdr>
        <w:top w:val="none" w:sz="0" w:space="0" w:color="auto"/>
        <w:left w:val="none" w:sz="0" w:space="0" w:color="auto"/>
        <w:bottom w:val="none" w:sz="0" w:space="0" w:color="auto"/>
        <w:right w:val="none" w:sz="0" w:space="0" w:color="auto"/>
      </w:divBdr>
    </w:div>
    <w:div w:id="1712262502">
      <w:bodyDiv w:val="1"/>
      <w:marLeft w:val="0"/>
      <w:marRight w:val="0"/>
      <w:marTop w:val="0"/>
      <w:marBottom w:val="0"/>
      <w:divBdr>
        <w:top w:val="none" w:sz="0" w:space="0" w:color="auto"/>
        <w:left w:val="none" w:sz="0" w:space="0" w:color="auto"/>
        <w:bottom w:val="none" w:sz="0" w:space="0" w:color="auto"/>
        <w:right w:val="none" w:sz="0" w:space="0" w:color="auto"/>
      </w:divBdr>
      <w:divsChild>
        <w:div w:id="635647149">
          <w:blockQuote w:val="1"/>
          <w:marLeft w:val="0"/>
          <w:marRight w:val="0"/>
          <w:marTop w:val="0"/>
          <w:marBottom w:val="300"/>
          <w:divBdr>
            <w:top w:val="none" w:sz="0" w:space="8" w:color="FAEBCC"/>
            <w:left w:val="single" w:sz="36" w:space="15" w:color="FAEBCC"/>
            <w:bottom w:val="none" w:sz="0" w:space="8" w:color="FAEBCC"/>
            <w:right w:val="none" w:sz="0" w:space="15" w:color="FAEBCC"/>
          </w:divBdr>
        </w:div>
      </w:divsChild>
    </w:div>
    <w:div w:id="1726369847">
      <w:bodyDiv w:val="1"/>
      <w:marLeft w:val="0"/>
      <w:marRight w:val="0"/>
      <w:marTop w:val="0"/>
      <w:marBottom w:val="0"/>
      <w:divBdr>
        <w:top w:val="none" w:sz="0" w:space="0" w:color="auto"/>
        <w:left w:val="none" w:sz="0" w:space="0" w:color="auto"/>
        <w:bottom w:val="none" w:sz="0" w:space="0" w:color="auto"/>
        <w:right w:val="none" w:sz="0" w:space="0" w:color="auto"/>
      </w:divBdr>
      <w:divsChild>
        <w:div w:id="310404643">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1727483562">
      <w:bodyDiv w:val="1"/>
      <w:marLeft w:val="0"/>
      <w:marRight w:val="0"/>
      <w:marTop w:val="0"/>
      <w:marBottom w:val="0"/>
      <w:divBdr>
        <w:top w:val="none" w:sz="0" w:space="0" w:color="auto"/>
        <w:left w:val="none" w:sz="0" w:space="0" w:color="auto"/>
        <w:bottom w:val="none" w:sz="0" w:space="0" w:color="auto"/>
        <w:right w:val="none" w:sz="0" w:space="0" w:color="auto"/>
      </w:divBdr>
    </w:div>
    <w:div w:id="1731804566">
      <w:bodyDiv w:val="1"/>
      <w:marLeft w:val="0"/>
      <w:marRight w:val="0"/>
      <w:marTop w:val="0"/>
      <w:marBottom w:val="0"/>
      <w:divBdr>
        <w:top w:val="none" w:sz="0" w:space="0" w:color="auto"/>
        <w:left w:val="none" w:sz="0" w:space="0" w:color="auto"/>
        <w:bottom w:val="none" w:sz="0" w:space="0" w:color="auto"/>
        <w:right w:val="none" w:sz="0" w:space="0" w:color="auto"/>
      </w:divBdr>
      <w:divsChild>
        <w:div w:id="46730981">
          <w:blockQuote w:val="1"/>
          <w:marLeft w:val="0"/>
          <w:marRight w:val="0"/>
          <w:marTop w:val="0"/>
          <w:marBottom w:val="300"/>
          <w:divBdr>
            <w:top w:val="none" w:sz="0" w:space="8" w:color="FAEBCC"/>
            <w:left w:val="single" w:sz="36" w:space="15" w:color="FAEBCC"/>
            <w:bottom w:val="none" w:sz="0" w:space="8" w:color="FAEBCC"/>
            <w:right w:val="none" w:sz="0" w:space="15" w:color="FAEBCC"/>
          </w:divBdr>
        </w:div>
      </w:divsChild>
    </w:div>
    <w:div w:id="1762212516">
      <w:bodyDiv w:val="1"/>
      <w:marLeft w:val="0"/>
      <w:marRight w:val="0"/>
      <w:marTop w:val="0"/>
      <w:marBottom w:val="0"/>
      <w:divBdr>
        <w:top w:val="none" w:sz="0" w:space="0" w:color="auto"/>
        <w:left w:val="none" w:sz="0" w:space="0" w:color="auto"/>
        <w:bottom w:val="none" w:sz="0" w:space="0" w:color="auto"/>
        <w:right w:val="none" w:sz="0" w:space="0" w:color="auto"/>
      </w:divBdr>
    </w:div>
    <w:div w:id="1777361260">
      <w:bodyDiv w:val="1"/>
      <w:marLeft w:val="0"/>
      <w:marRight w:val="0"/>
      <w:marTop w:val="0"/>
      <w:marBottom w:val="0"/>
      <w:divBdr>
        <w:top w:val="none" w:sz="0" w:space="0" w:color="auto"/>
        <w:left w:val="none" w:sz="0" w:space="0" w:color="auto"/>
        <w:bottom w:val="none" w:sz="0" w:space="0" w:color="auto"/>
        <w:right w:val="none" w:sz="0" w:space="0" w:color="auto"/>
      </w:divBdr>
      <w:divsChild>
        <w:div w:id="1909880056">
          <w:blockQuote w:val="1"/>
          <w:marLeft w:val="0"/>
          <w:marRight w:val="0"/>
          <w:marTop w:val="0"/>
          <w:marBottom w:val="300"/>
          <w:divBdr>
            <w:top w:val="none" w:sz="0" w:space="8" w:color="EBCCD1"/>
            <w:left w:val="single" w:sz="36" w:space="15" w:color="EBCCD1"/>
            <w:bottom w:val="none" w:sz="0" w:space="8" w:color="EBCCD1"/>
            <w:right w:val="none" w:sz="0" w:space="15" w:color="EBCCD1"/>
          </w:divBdr>
        </w:div>
      </w:divsChild>
    </w:div>
    <w:div w:id="1846820355">
      <w:bodyDiv w:val="1"/>
      <w:marLeft w:val="0"/>
      <w:marRight w:val="0"/>
      <w:marTop w:val="0"/>
      <w:marBottom w:val="0"/>
      <w:divBdr>
        <w:top w:val="none" w:sz="0" w:space="0" w:color="auto"/>
        <w:left w:val="none" w:sz="0" w:space="0" w:color="auto"/>
        <w:bottom w:val="none" w:sz="0" w:space="0" w:color="auto"/>
        <w:right w:val="none" w:sz="0" w:space="0" w:color="auto"/>
      </w:divBdr>
    </w:div>
    <w:div w:id="1916745951">
      <w:bodyDiv w:val="1"/>
      <w:marLeft w:val="0"/>
      <w:marRight w:val="0"/>
      <w:marTop w:val="0"/>
      <w:marBottom w:val="0"/>
      <w:divBdr>
        <w:top w:val="none" w:sz="0" w:space="0" w:color="auto"/>
        <w:left w:val="none" w:sz="0" w:space="0" w:color="auto"/>
        <w:bottom w:val="none" w:sz="0" w:space="0" w:color="auto"/>
        <w:right w:val="none" w:sz="0" w:space="0" w:color="auto"/>
      </w:divBdr>
    </w:div>
    <w:div w:id="1979606007">
      <w:bodyDiv w:val="1"/>
      <w:marLeft w:val="0"/>
      <w:marRight w:val="0"/>
      <w:marTop w:val="0"/>
      <w:marBottom w:val="0"/>
      <w:divBdr>
        <w:top w:val="none" w:sz="0" w:space="0" w:color="auto"/>
        <w:left w:val="none" w:sz="0" w:space="0" w:color="auto"/>
        <w:bottom w:val="none" w:sz="0" w:space="0" w:color="auto"/>
        <w:right w:val="none" w:sz="0" w:space="0" w:color="auto"/>
      </w:divBdr>
      <w:divsChild>
        <w:div w:id="1002783154">
          <w:blockQuote w:val="1"/>
          <w:marLeft w:val="0"/>
          <w:marRight w:val="0"/>
          <w:marTop w:val="0"/>
          <w:marBottom w:val="300"/>
          <w:divBdr>
            <w:top w:val="none" w:sz="0" w:space="8" w:color="BCE8F1"/>
            <w:left w:val="single" w:sz="36" w:space="15" w:color="BCE8F1"/>
            <w:bottom w:val="none" w:sz="0" w:space="8" w:color="BCE8F1"/>
            <w:right w:val="none" w:sz="0" w:space="15" w:color="BCE8F1"/>
          </w:divBdr>
        </w:div>
      </w:divsChild>
    </w:div>
    <w:div w:id="1981885848">
      <w:bodyDiv w:val="1"/>
      <w:marLeft w:val="0"/>
      <w:marRight w:val="0"/>
      <w:marTop w:val="0"/>
      <w:marBottom w:val="0"/>
      <w:divBdr>
        <w:top w:val="none" w:sz="0" w:space="0" w:color="auto"/>
        <w:left w:val="none" w:sz="0" w:space="0" w:color="auto"/>
        <w:bottom w:val="none" w:sz="0" w:space="0" w:color="auto"/>
        <w:right w:val="none" w:sz="0" w:space="0" w:color="auto"/>
      </w:divBdr>
    </w:div>
    <w:div w:id="2004353720">
      <w:bodyDiv w:val="1"/>
      <w:marLeft w:val="0"/>
      <w:marRight w:val="0"/>
      <w:marTop w:val="0"/>
      <w:marBottom w:val="0"/>
      <w:divBdr>
        <w:top w:val="none" w:sz="0" w:space="0" w:color="auto"/>
        <w:left w:val="none" w:sz="0" w:space="0" w:color="auto"/>
        <w:bottom w:val="none" w:sz="0" w:space="0" w:color="auto"/>
        <w:right w:val="none" w:sz="0" w:space="0" w:color="auto"/>
      </w:divBdr>
    </w:div>
    <w:div w:id="2013145882">
      <w:bodyDiv w:val="1"/>
      <w:marLeft w:val="0"/>
      <w:marRight w:val="0"/>
      <w:marTop w:val="0"/>
      <w:marBottom w:val="0"/>
      <w:divBdr>
        <w:top w:val="none" w:sz="0" w:space="0" w:color="auto"/>
        <w:left w:val="none" w:sz="0" w:space="0" w:color="auto"/>
        <w:bottom w:val="none" w:sz="0" w:space="0" w:color="auto"/>
        <w:right w:val="none" w:sz="0" w:space="0" w:color="auto"/>
      </w:divBdr>
    </w:div>
    <w:div w:id="2025786135">
      <w:bodyDiv w:val="1"/>
      <w:marLeft w:val="0"/>
      <w:marRight w:val="0"/>
      <w:marTop w:val="0"/>
      <w:marBottom w:val="0"/>
      <w:divBdr>
        <w:top w:val="none" w:sz="0" w:space="0" w:color="auto"/>
        <w:left w:val="none" w:sz="0" w:space="0" w:color="auto"/>
        <w:bottom w:val="none" w:sz="0" w:space="0" w:color="auto"/>
        <w:right w:val="none" w:sz="0" w:space="0" w:color="auto"/>
      </w:divBdr>
    </w:div>
    <w:div w:id="2057966378">
      <w:bodyDiv w:val="1"/>
      <w:marLeft w:val="0"/>
      <w:marRight w:val="0"/>
      <w:marTop w:val="0"/>
      <w:marBottom w:val="0"/>
      <w:divBdr>
        <w:top w:val="none" w:sz="0" w:space="0" w:color="auto"/>
        <w:left w:val="none" w:sz="0" w:space="0" w:color="auto"/>
        <w:bottom w:val="none" w:sz="0" w:space="0" w:color="auto"/>
        <w:right w:val="none" w:sz="0" w:space="0" w:color="auto"/>
      </w:divBdr>
    </w:div>
    <w:div w:id="2087606189">
      <w:bodyDiv w:val="1"/>
      <w:marLeft w:val="0"/>
      <w:marRight w:val="0"/>
      <w:marTop w:val="0"/>
      <w:marBottom w:val="0"/>
      <w:divBdr>
        <w:top w:val="none" w:sz="0" w:space="0" w:color="auto"/>
        <w:left w:val="none" w:sz="0" w:space="0" w:color="auto"/>
        <w:bottom w:val="none" w:sz="0" w:space="0" w:color="auto"/>
        <w:right w:val="none" w:sz="0" w:space="0" w:color="auto"/>
      </w:divBdr>
    </w:div>
    <w:div w:id="2102018529">
      <w:bodyDiv w:val="1"/>
      <w:marLeft w:val="0"/>
      <w:marRight w:val="0"/>
      <w:marTop w:val="0"/>
      <w:marBottom w:val="0"/>
      <w:divBdr>
        <w:top w:val="none" w:sz="0" w:space="0" w:color="auto"/>
        <w:left w:val="none" w:sz="0" w:space="0" w:color="auto"/>
        <w:bottom w:val="none" w:sz="0" w:space="0" w:color="auto"/>
        <w:right w:val="none" w:sz="0" w:space="0" w:color="auto"/>
      </w:divBdr>
    </w:div>
    <w:div w:id="2104910525">
      <w:bodyDiv w:val="1"/>
      <w:marLeft w:val="0"/>
      <w:marRight w:val="0"/>
      <w:marTop w:val="0"/>
      <w:marBottom w:val="0"/>
      <w:divBdr>
        <w:top w:val="none" w:sz="0" w:space="0" w:color="auto"/>
        <w:left w:val="none" w:sz="0" w:space="0" w:color="auto"/>
        <w:bottom w:val="none" w:sz="0" w:space="0" w:color="auto"/>
        <w:right w:val="none" w:sz="0" w:space="0" w:color="auto"/>
      </w:divBdr>
    </w:div>
    <w:div w:id="2106684954">
      <w:bodyDiv w:val="1"/>
      <w:marLeft w:val="0"/>
      <w:marRight w:val="0"/>
      <w:marTop w:val="0"/>
      <w:marBottom w:val="0"/>
      <w:divBdr>
        <w:top w:val="none" w:sz="0" w:space="0" w:color="auto"/>
        <w:left w:val="none" w:sz="0" w:space="0" w:color="auto"/>
        <w:bottom w:val="none" w:sz="0" w:space="0" w:color="auto"/>
        <w:right w:val="none" w:sz="0" w:space="0" w:color="auto"/>
      </w:divBdr>
    </w:div>
    <w:div w:id="2134862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yiichina.com/doc/api/2.0/yii-base-model" TargetMode="External"/><Relationship Id="rId299" Type="http://schemas.openxmlformats.org/officeDocument/2006/relationships/hyperlink" Target="http://www.yiichina.com/doc/api/2.0/yii-web-request" TargetMode="External"/><Relationship Id="rId21" Type="http://schemas.openxmlformats.org/officeDocument/2006/relationships/image" Target="media/image13.png"/><Relationship Id="rId63" Type="http://schemas.openxmlformats.org/officeDocument/2006/relationships/hyperlink" Target="http://en.wikipedia.org/wiki/Basic_access_authentication" TargetMode="External"/><Relationship Id="rId159" Type="http://schemas.openxmlformats.org/officeDocument/2006/relationships/hyperlink" Target="http://www.yiichina.com/doc/api/2.0/yii-base-actionfilter" TargetMode="External"/><Relationship Id="rId324" Type="http://schemas.openxmlformats.org/officeDocument/2006/relationships/hyperlink" Target="http://www.yiichina.com/doc/api/2.0/yii-web-erroraction" TargetMode="External"/><Relationship Id="rId366" Type="http://schemas.openxmlformats.org/officeDocument/2006/relationships/hyperlink" Target="http://www.yiichina.com/doc/api/2.0/yii-log-logger" TargetMode="External"/><Relationship Id="rId170" Type="http://schemas.openxmlformats.org/officeDocument/2006/relationships/hyperlink" Target="http://en.wikipedia.org/wiki/Basic_access_authentication" TargetMode="External"/><Relationship Id="rId226" Type="http://schemas.openxmlformats.org/officeDocument/2006/relationships/hyperlink" Target="http://www.yiichina.com/doc/api/2.0/yii-web-responseformatterinterface" TargetMode="External"/><Relationship Id="rId268" Type="http://schemas.openxmlformats.org/officeDocument/2006/relationships/hyperlink" Target="http://www.yiichina.com/doc/guide/2.0/runtime-sessions-cookies" TargetMode="External"/><Relationship Id="rId32" Type="http://schemas.openxmlformats.org/officeDocument/2006/relationships/image" Target="media/image24.png"/><Relationship Id="rId74" Type="http://schemas.openxmlformats.org/officeDocument/2006/relationships/hyperlink" Target="http://www.yiichina.com/doc/guide/2.0/caching-http" TargetMode="External"/><Relationship Id="rId128" Type="http://schemas.openxmlformats.org/officeDocument/2006/relationships/image" Target="media/image46.png"/><Relationship Id="rId335" Type="http://schemas.openxmlformats.org/officeDocument/2006/relationships/hyperlink" Target="http://www.yiichina.com/doc/guide/2.0/tool-debugger" TargetMode="External"/><Relationship Id="rId377" Type="http://schemas.openxmlformats.org/officeDocument/2006/relationships/hyperlink" Target="http://www.yiichina.com/doc/api/2.0/yii-db-command" TargetMode="External"/><Relationship Id="rId5" Type="http://schemas.openxmlformats.org/officeDocument/2006/relationships/webSettings" Target="webSettings.xml"/><Relationship Id="rId181" Type="http://schemas.openxmlformats.org/officeDocument/2006/relationships/hyperlink" Target="http://en.wikipedia.org/wiki/Leaky_bucket" TargetMode="External"/><Relationship Id="rId237" Type="http://schemas.openxmlformats.org/officeDocument/2006/relationships/hyperlink" Target="http://www.yiichina.com/doc/guide/2.0/structure-controllers" TargetMode="External"/><Relationship Id="rId402" Type="http://schemas.openxmlformats.org/officeDocument/2006/relationships/hyperlink" Target="http://www.typescriptlang.org/" TargetMode="External"/><Relationship Id="rId258" Type="http://schemas.openxmlformats.org/officeDocument/2006/relationships/hyperlink" Target="http://www.yiichina.com/doc/api/2.0/yii-web-response" TargetMode="External"/><Relationship Id="rId279" Type="http://schemas.openxmlformats.org/officeDocument/2006/relationships/hyperlink" Target="http://www.yiichina.com/doc/guide/2.0/caching-data" TargetMode="External"/><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hyperlink" Target="http://oauth.net/2/" TargetMode="External"/><Relationship Id="rId118" Type="http://schemas.openxmlformats.org/officeDocument/2006/relationships/hyperlink" Target="http://www.yiichina.com/doc/api/2.0/yii-base-model" TargetMode="External"/><Relationship Id="rId139" Type="http://schemas.openxmlformats.org/officeDocument/2006/relationships/hyperlink" Target="http://www.yiichina.com/doc/api/2.0/yii-base-module" TargetMode="External"/><Relationship Id="rId290" Type="http://schemas.openxmlformats.org/officeDocument/2006/relationships/hyperlink" Target="http://www.yiichina.com/doc/api/2.0/yii-web-request" TargetMode="External"/><Relationship Id="rId304" Type="http://schemas.openxmlformats.org/officeDocument/2006/relationships/hyperlink" Target="http://www.yiichina.com/doc/api/2.0/yii-web-errorhandler" TargetMode="External"/><Relationship Id="rId325" Type="http://schemas.openxmlformats.org/officeDocument/2006/relationships/hyperlink" Target="http://www.yiichina.com/doc/guide/2.0/start-installation" TargetMode="External"/><Relationship Id="rId346" Type="http://schemas.openxmlformats.org/officeDocument/2006/relationships/hyperlink" Target="http://www.yiichina.com/doc/guide/2.0/runtime-bootstrapping" TargetMode="External"/><Relationship Id="rId367" Type="http://schemas.openxmlformats.org/officeDocument/2006/relationships/hyperlink" Target="http://www.yiichina.com/doc/guide/2.0/runtime-logging" TargetMode="External"/><Relationship Id="rId388" Type="http://schemas.openxmlformats.org/officeDocument/2006/relationships/hyperlink" Target="http://www.yiichina.com/doc/api/2.0/yii-web-jqueryasset" TargetMode="External"/><Relationship Id="rId85" Type="http://schemas.openxmlformats.org/officeDocument/2006/relationships/hyperlink" Target="http://www.yiichina.com/doc/guide/2.0/rest-controllers.md%EF%BC%83cors" TargetMode="External"/><Relationship Id="rId150" Type="http://schemas.openxmlformats.org/officeDocument/2006/relationships/hyperlink" Target="http://www.yiichina.com/doc/guide/2.0/structure-entry-scripts" TargetMode="External"/><Relationship Id="rId171" Type="http://schemas.openxmlformats.org/officeDocument/2006/relationships/hyperlink" Target="http://oauth.net/2/" TargetMode="External"/><Relationship Id="rId192" Type="http://schemas.openxmlformats.org/officeDocument/2006/relationships/hyperlink" Target="http://www.yiichina.com/doc/guide/2.0/structure-application-components" TargetMode="External"/><Relationship Id="rId206" Type="http://schemas.openxmlformats.org/officeDocument/2006/relationships/hyperlink" Target="http://www.yiichina.com/doc/guide/2.0/runtime-handling-errors" TargetMode="External"/><Relationship Id="rId227" Type="http://schemas.openxmlformats.org/officeDocument/2006/relationships/hyperlink" Target="http://www.yiichina.com/doc/api/2.0/yii-web-response" TargetMode="External"/><Relationship Id="rId413" Type="http://schemas.openxmlformats.org/officeDocument/2006/relationships/hyperlink" Target="http://www.yiichina.com/doc/api/2.0/yii-web-assetmanager" TargetMode="External"/><Relationship Id="rId248" Type="http://schemas.openxmlformats.org/officeDocument/2006/relationships/hyperlink" Target="http://www.yiichina.com/doc/api/2.0/yii-web-response" TargetMode="External"/><Relationship Id="rId269" Type="http://schemas.openxmlformats.org/officeDocument/2006/relationships/hyperlink" Target="http://www.yiichina.com/doc/guide/2.0/runtime-sessions-cookies" TargetMode="Externa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hyperlink" Target="http://www.yiichina.com/doc/api/2.0/yii-base-model" TargetMode="External"/><Relationship Id="rId129" Type="http://schemas.openxmlformats.org/officeDocument/2006/relationships/hyperlink" Target="http://www.yiichina.com/doc/guide/2.0/concept-configurations" TargetMode="External"/><Relationship Id="rId280" Type="http://schemas.openxmlformats.org/officeDocument/2006/relationships/hyperlink" Target="http://redis.io/" TargetMode="External"/><Relationship Id="rId315" Type="http://schemas.openxmlformats.org/officeDocument/2006/relationships/hyperlink" Target="http://www.yiichina.com/doc/guide/2.0/structure-views" TargetMode="External"/><Relationship Id="rId336" Type="http://schemas.openxmlformats.org/officeDocument/2006/relationships/hyperlink" Target="http://www.yiichina.com/doc/guide/2.0/runtime-logging" TargetMode="External"/><Relationship Id="rId357" Type="http://schemas.openxmlformats.org/officeDocument/2006/relationships/hyperlink" Target="http://www.yiichina.com/doc/api/2.0/yii-log-target" TargetMode="External"/><Relationship Id="rId54" Type="http://schemas.openxmlformats.org/officeDocument/2006/relationships/hyperlink" Target="http://www.yiichina.com/doc/guide/2.0/structure-applications" TargetMode="External"/><Relationship Id="rId75" Type="http://schemas.openxmlformats.org/officeDocument/2006/relationships/hyperlink" Target="http://www.yiichina.com/doc/api/2.0/yii-filters-pagecache" TargetMode="External"/><Relationship Id="rId96" Type="http://schemas.openxmlformats.org/officeDocument/2006/relationships/hyperlink" Target="http://www.yiichina.com/doc/guide/2.0/structure-views" TargetMode="External"/><Relationship Id="rId140" Type="http://schemas.openxmlformats.org/officeDocument/2006/relationships/hyperlink" Target="http://www.yiichina.com/doc/guide/2.0/tutorial-console" TargetMode="External"/><Relationship Id="rId161" Type="http://schemas.openxmlformats.org/officeDocument/2006/relationships/hyperlink" Target="http://www.yiichina.com/doc/api/2.0/yii-base-actionfilter" TargetMode="External"/><Relationship Id="rId182" Type="http://schemas.openxmlformats.org/officeDocument/2006/relationships/hyperlink" Target="http://www.yiichina.com/doc/guide/2.0/rest-rate-limiting" TargetMode="External"/><Relationship Id="rId217" Type="http://schemas.openxmlformats.org/officeDocument/2006/relationships/hyperlink" Target="http://www.yiichina.com/doc/api/2.0/yii-web-unauthorizedhttpexception" TargetMode="External"/><Relationship Id="rId378" Type="http://schemas.openxmlformats.org/officeDocument/2006/relationships/hyperlink" Target="http://www.yiichina.com/doc/guide/2.0/runtime-logging" TargetMode="External"/><Relationship Id="rId399" Type="http://schemas.openxmlformats.org/officeDocument/2006/relationships/hyperlink" Target="http://sass-lang.com/" TargetMode="External"/><Relationship Id="rId403" Type="http://schemas.openxmlformats.org/officeDocument/2006/relationships/hyperlink" Target="http://lesscss.org/" TargetMode="External"/><Relationship Id="rId6" Type="http://schemas.openxmlformats.org/officeDocument/2006/relationships/footnotes" Target="footnotes.xml"/><Relationship Id="rId238" Type="http://schemas.openxmlformats.org/officeDocument/2006/relationships/hyperlink" Target="http://www.yiichina.com/doc/api/2.0/yii-web-response" TargetMode="External"/><Relationship Id="rId259" Type="http://schemas.openxmlformats.org/officeDocument/2006/relationships/hyperlink" Target="http://www.yiichina.com/doc/api/2.0/yii-web-response" TargetMode="External"/><Relationship Id="rId23" Type="http://schemas.openxmlformats.org/officeDocument/2006/relationships/image" Target="media/image15.png"/><Relationship Id="rId119" Type="http://schemas.openxmlformats.org/officeDocument/2006/relationships/hyperlink" Target="http://www.yiichina.com/doc/api/2.0/yii-base-model" TargetMode="External"/><Relationship Id="rId270" Type="http://schemas.openxmlformats.org/officeDocument/2006/relationships/hyperlink" Target="http://www.yiichina.com/doc/guide/2.0/runtime-requests" TargetMode="External"/><Relationship Id="rId291" Type="http://schemas.openxmlformats.org/officeDocument/2006/relationships/hyperlink" Target="http://www.yiichina.com/doc/api/2.0/yii-web-response" TargetMode="External"/><Relationship Id="rId305" Type="http://schemas.openxmlformats.org/officeDocument/2006/relationships/hyperlink" Target="http://www.yiichina.com/doc/guide/2.0/structure-controllers" TargetMode="External"/><Relationship Id="rId326" Type="http://schemas.openxmlformats.org/officeDocument/2006/relationships/hyperlink" Target="http://www.yiichina.com/doc/guide/2.0/tutorial-advanced-app" TargetMode="External"/><Relationship Id="rId347" Type="http://schemas.openxmlformats.org/officeDocument/2006/relationships/hyperlink" Target="http://www.yiichina.com/doc/api/2.0/yii-log-dispatcher" TargetMode="External"/><Relationship Id="rId44" Type="http://schemas.openxmlformats.org/officeDocument/2006/relationships/image" Target="media/image36.png"/><Relationship Id="rId65" Type="http://schemas.openxmlformats.org/officeDocument/2006/relationships/hyperlink" Target="http://www.yiichina.com/doc/api/2.0/yii-filters-auth-httpbasicauth" TargetMode="External"/><Relationship Id="rId86" Type="http://schemas.openxmlformats.org/officeDocument/2006/relationships/hyperlink" Target="http://www.yiichina.com/doc/api/2.0/yii-filters-cors" TargetMode="External"/><Relationship Id="rId130" Type="http://schemas.openxmlformats.org/officeDocument/2006/relationships/hyperlink" Target="http://www.yiichina.com/doc/guide/2.0/structure-applications" TargetMode="External"/><Relationship Id="rId151" Type="http://schemas.openxmlformats.org/officeDocument/2006/relationships/hyperlink" Target="http://bower.io/" TargetMode="External"/><Relationship Id="rId368" Type="http://schemas.openxmlformats.org/officeDocument/2006/relationships/hyperlink" Target="http://www.yiichina.com/doc/api/2.0/yii-log-logger" TargetMode="External"/><Relationship Id="rId389" Type="http://schemas.openxmlformats.org/officeDocument/2006/relationships/hyperlink" Target="http://www.yiichina.com/doc/api/2.0/yii-web-yiiasset" TargetMode="External"/><Relationship Id="rId172" Type="http://schemas.openxmlformats.org/officeDocument/2006/relationships/hyperlink" Target="http://www.yiichina.com/doc/api/2.0/yii-filters-auth-httpbasicauth" TargetMode="External"/><Relationship Id="rId193" Type="http://schemas.openxmlformats.org/officeDocument/2006/relationships/hyperlink" Target="http://www.yiichina.com/doc/guide/2.0/structure-applications" TargetMode="External"/><Relationship Id="rId207" Type="http://schemas.openxmlformats.org/officeDocument/2006/relationships/hyperlink" Target="http://www.yiichina.com/doc/api/2.0/yii-web-notfoundhttpexception" TargetMode="External"/><Relationship Id="rId228" Type="http://schemas.openxmlformats.org/officeDocument/2006/relationships/hyperlink" Target="http://www.yiichina.com/doc/api/2.0/yii-web-response" TargetMode="External"/><Relationship Id="rId249" Type="http://schemas.openxmlformats.org/officeDocument/2006/relationships/hyperlink" Target="http://www.yiichina.com/doc/api/2.0/yii-web-response" TargetMode="External"/><Relationship Id="rId414" Type="http://schemas.openxmlformats.org/officeDocument/2006/relationships/hyperlink" Target="http://www.yiichina.com/doc/guide/2.0/structure-assets" TargetMode="External"/><Relationship Id="rId13" Type="http://schemas.openxmlformats.org/officeDocument/2006/relationships/image" Target="media/image5.png"/><Relationship Id="rId109" Type="http://schemas.openxmlformats.org/officeDocument/2006/relationships/hyperlink" Target="http://www.yiichina.com/doc/api/2.0/yii-base-model" TargetMode="External"/><Relationship Id="rId260" Type="http://schemas.openxmlformats.org/officeDocument/2006/relationships/hyperlink" Target="http://www.yiichina.com/doc/api/2.0/yii-web-response" TargetMode="External"/><Relationship Id="rId281" Type="http://schemas.openxmlformats.org/officeDocument/2006/relationships/hyperlink" Target="http://www.mongodb.org/" TargetMode="External"/><Relationship Id="rId316" Type="http://schemas.openxmlformats.org/officeDocument/2006/relationships/hyperlink" Target="http://www.yiichina.com/doc/api/2.0/yii-web-errorhandler" TargetMode="External"/><Relationship Id="rId337" Type="http://schemas.openxmlformats.org/officeDocument/2006/relationships/hyperlink" Target="http://www.yiichina.com/doc/guide/2.0/runtime-logging" TargetMode="External"/><Relationship Id="rId34" Type="http://schemas.openxmlformats.org/officeDocument/2006/relationships/image" Target="media/image26.png"/><Relationship Id="rId55" Type="http://schemas.openxmlformats.org/officeDocument/2006/relationships/hyperlink" Target="http://www.yiichina.com/doc/api/2.0/yii-base-actionfilter" TargetMode="External"/><Relationship Id="rId76" Type="http://schemas.openxmlformats.org/officeDocument/2006/relationships/hyperlink" Target="http://www.yiichina.com/doc/guide/2.0/caching-page" TargetMode="External"/><Relationship Id="rId97" Type="http://schemas.openxmlformats.org/officeDocument/2006/relationships/hyperlink" Target="http://www.yiichina.com/doc/guide/2.0/structure-models" TargetMode="External"/><Relationship Id="rId120" Type="http://schemas.openxmlformats.org/officeDocument/2006/relationships/hyperlink" Target="http://www.yiichina.com/doc/api/2.0/yii-base-model" TargetMode="External"/><Relationship Id="rId141" Type="http://schemas.openxmlformats.org/officeDocument/2006/relationships/hyperlink" Target="http://www.yiichina.com/doc/api/2.0/yii-base-module" TargetMode="External"/><Relationship Id="rId358" Type="http://schemas.openxmlformats.org/officeDocument/2006/relationships/hyperlink" Target="http://www.yiichina.com/doc/api/2.0/yii-log-target" TargetMode="External"/><Relationship Id="rId379" Type="http://schemas.openxmlformats.org/officeDocument/2006/relationships/hyperlink" Target="http://www.yiichina.com/doc/guide/2.0/tool-debugger" TargetMode="External"/><Relationship Id="rId7" Type="http://schemas.openxmlformats.org/officeDocument/2006/relationships/endnotes" Target="endnotes.xml"/><Relationship Id="rId162" Type="http://schemas.openxmlformats.org/officeDocument/2006/relationships/hyperlink" Target="http://www.yiichina.com/doc/api/2.0/yii-base-actionfilter" TargetMode="External"/><Relationship Id="rId183" Type="http://schemas.openxmlformats.org/officeDocument/2006/relationships/hyperlink" Target="https://developer.mozilla.org/fr/docs/HTTP/Access_control_CORS" TargetMode="External"/><Relationship Id="rId218" Type="http://schemas.openxmlformats.org/officeDocument/2006/relationships/hyperlink" Target="http://www.yiichina.com/doc/api/2.0/yii-web-unsupportedmediatypehttpexception" TargetMode="External"/><Relationship Id="rId239" Type="http://schemas.openxmlformats.org/officeDocument/2006/relationships/hyperlink" Target="http://www.yiichina.com/doc/guide/2.0/concept-di-container" TargetMode="External"/><Relationship Id="rId390" Type="http://schemas.openxmlformats.org/officeDocument/2006/relationships/hyperlink" Target="http://www.yiichina.com/doc/api/2.0/yii-web-jqueryasset" TargetMode="External"/><Relationship Id="rId404" Type="http://schemas.openxmlformats.org/officeDocument/2006/relationships/hyperlink" Target="http://www.yiichina.com/doc/api/2.0/yii-web-assetconverter" TargetMode="External"/><Relationship Id="rId250" Type="http://schemas.openxmlformats.org/officeDocument/2006/relationships/hyperlink" Target="http://tn123.org/mod_xsendfile" TargetMode="External"/><Relationship Id="rId271" Type="http://schemas.openxmlformats.org/officeDocument/2006/relationships/hyperlink" Target="http://www.yiichina.com/doc/guide/2.0/runtime-responses" TargetMode="External"/><Relationship Id="rId292" Type="http://schemas.openxmlformats.org/officeDocument/2006/relationships/hyperlink" Target="http://www.yiichina.com/doc/api/2.0/yii-web-cookie" TargetMode="External"/><Relationship Id="rId306" Type="http://schemas.openxmlformats.org/officeDocument/2006/relationships/hyperlink" Target="http://www.yiichina.com/doc/api/2.0/yii-web-errorhandler" TargetMode="External"/><Relationship Id="rId24" Type="http://schemas.openxmlformats.org/officeDocument/2006/relationships/image" Target="media/image16.png"/><Relationship Id="rId45" Type="http://schemas.openxmlformats.org/officeDocument/2006/relationships/image" Target="media/image37.png"/><Relationship Id="rId66" Type="http://schemas.openxmlformats.org/officeDocument/2006/relationships/hyperlink" Target="http://www.yiichina.com/doc/api/2.0/yii-web-user" TargetMode="External"/><Relationship Id="rId87" Type="http://schemas.openxmlformats.org/officeDocument/2006/relationships/hyperlink" Target="http://www.yiichina.com/doc/api/2.0/yii-base-model" TargetMode="External"/><Relationship Id="rId110" Type="http://schemas.openxmlformats.org/officeDocument/2006/relationships/hyperlink" Target="http://www.yiichina.com/doc/guide/2.0/input-validation" TargetMode="External"/><Relationship Id="rId131" Type="http://schemas.openxmlformats.org/officeDocument/2006/relationships/hyperlink" Target="http://www.example.com/index.php?r" TargetMode="External"/><Relationship Id="rId327" Type="http://schemas.openxmlformats.org/officeDocument/2006/relationships/hyperlink" Target="http://www.yiichina.com/doc/guide/2.0/runtime-responses" TargetMode="External"/><Relationship Id="rId348" Type="http://schemas.openxmlformats.org/officeDocument/2006/relationships/hyperlink" Target="http://www.yiichina.com/doc/api/2.0/yii-log-dbtarget" TargetMode="External"/><Relationship Id="rId369" Type="http://schemas.openxmlformats.org/officeDocument/2006/relationships/hyperlink" Target="http://www.yiichina.com/doc/guide/2.0/runtime-logging" TargetMode="External"/><Relationship Id="rId152" Type="http://schemas.openxmlformats.org/officeDocument/2006/relationships/hyperlink" Target="https://www.npmjs.org/" TargetMode="External"/><Relationship Id="rId173" Type="http://schemas.openxmlformats.org/officeDocument/2006/relationships/hyperlink" Target="http://www.yiichina.com/doc/api/2.0/yii-web-user" TargetMode="External"/><Relationship Id="rId194" Type="http://schemas.openxmlformats.org/officeDocument/2006/relationships/hyperlink" Target="http://www.yiichina.com/doc/guide/2.0/structure-modules" TargetMode="External"/><Relationship Id="rId208" Type="http://schemas.openxmlformats.org/officeDocument/2006/relationships/hyperlink" Target="http://www.yiichina.com/doc/api/2.0/yii-web-badrequesthttpexception" TargetMode="External"/><Relationship Id="rId229" Type="http://schemas.openxmlformats.org/officeDocument/2006/relationships/hyperlink" Target="http://www.yiichina.com/doc/api/2.0/yii-web-htmlresponseformatter" TargetMode="External"/><Relationship Id="rId380" Type="http://schemas.openxmlformats.org/officeDocument/2006/relationships/hyperlink" Target="http://www.yiichina.com/doc/api/2.0/yii-db-connection" TargetMode="External"/><Relationship Id="rId415" Type="http://schemas.openxmlformats.org/officeDocument/2006/relationships/fontTable" Target="fontTable.xml"/><Relationship Id="rId240" Type="http://schemas.openxmlformats.org/officeDocument/2006/relationships/hyperlink" Target="http://www.yiichina.com/doc/api/2.0/yii-web-response" TargetMode="External"/><Relationship Id="rId261" Type="http://schemas.openxmlformats.org/officeDocument/2006/relationships/hyperlink" Target="http://www.yiichina.com/doc/api/2.0/yii-web-response" TargetMode="External"/><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hyperlink" Target="http://www.yiichina.com/doc/api/2.0/yii-base-actionfilter" TargetMode="External"/><Relationship Id="rId77" Type="http://schemas.openxmlformats.org/officeDocument/2006/relationships/hyperlink" Target="http://www.yiichina.com/doc/api/2.0/yii-filters-ratelimiter" TargetMode="External"/><Relationship Id="rId100" Type="http://schemas.openxmlformats.org/officeDocument/2006/relationships/hyperlink" Target="http://www.yiichina.com/doc/guide/2.0/db-active-record" TargetMode="External"/><Relationship Id="rId282" Type="http://schemas.openxmlformats.org/officeDocument/2006/relationships/hyperlink" Target="http://www.yiichina.com/doc/api/2.0/yii-web-session" TargetMode="External"/><Relationship Id="rId317" Type="http://schemas.openxmlformats.org/officeDocument/2006/relationships/hyperlink" Target="http://www.yiichina.com/doc/api/2.0/yii-web-errorhandler" TargetMode="External"/><Relationship Id="rId338" Type="http://schemas.openxmlformats.org/officeDocument/2006/relationships/hyperlink" Target="http://www.yiichina.com/doc/api/2.0/yii-log-logger" TargetMode="External"/><Relationship Id="rId359" Type="http://schemas.openxmlformats.org/officeDocument/2006/relationships/hyperlink" Target="http://www.yiichina.com/doc/guide/2.0/runtime-handling-errors" TargetMode="External"/><Relationship Id="rId8" Type="http://schemas.openxmlformats.org/officeDocument/2006/relationships/hyperlink" Target="http://www.cnblogs.com/isleep/p/5373144.html" TargetMode="External"/><Relationship Id="rId98" Type="http://schemas.openxmlformats.org/officeDocument/2006/relationships/hyperlink" Target="http://www.yiichina.com/doc/api/2.0/yii-base-model" TargetMode="External"/><Relationship Id="rId121" Type="http://schemas.openxmlformats.org/officeDocument/2006/relationships/hyperlink" Target="http://www.yiichina.com/doc/guide/2.0/rest-response-formatting" TargetMode="External"/><Relationship Id="rId142" Type="http://schemas.openxmlformats.org/officeDocument/2006/relationships/hyperlink" Target="http://www.yiichina.com/doc/guide/2.0/structure-controllers" TargetMode="External"/><Relationship Id="rId163" Type="http://schemas.openxmlformats.org/officeDocument/2006/relationships/hyperlink" Target="http://www.yiichina.com/doc/guide/2.0/structure-controllers" TargetMode="External"/><Relationship Id="rId184" Type="http://schemas.openxmlformats.org/officeDocument/2006/relationships/hyperlink" Target="http://www.yiichina.com/doc/api/2.0/yii-filters-cors" TargetMode="External"/><Relationship Id="rId219" Type="http://schemas.openxmlformats.org/officeDocument/2006/relationships/hyperlink" Target="http://www.yiichina.com/doc/api/2.0/yii-web-httpexception" TargetMode="External"/><Relationship Id="rId370" Type="http://schemas.openxmlformats.org/officeDocument/2006/relationships/hyperlink" Target="http://www.yiichina.com/doc/guide/2.0/runtime-logging" TargetMode="External"/><Relationship Id="rId391" Type="http://schemas.openxmlformats.org/officeDocument/2006/relationships/hyperlink" Target="http://www.yiichina.com/doc/guide/2.0/structure-assets" TargetMode="External"/><Relationship Id="rId405" Type="http://schemas.openxmlformats.org/officeDocument/2006/relationships/hyperlink" Target="http://gruntjs.com/" TargetMode="External"/><Relationship Id="rId230" Type="http://schemas.openxmlformats.org/officeDocument/2006/relationships/hyperlink" Target="http://www.yiichina.com/doc/api/2.0/yii-web-response" TargetMode="External"/><Relationship Id="rId251" Type="http://schemas.openxmlformats.org/officeDocument/2006/relationships/hyperlink" Target="http://redmine.lighttpd.net/projects/lighttpd/wiki/X-LIGHTTPD-send-file" TargetMode="Externa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hyperlink" Target="http://www.yiichina.com/doc/api/2.0/yii-web-identityinterface" TargetMode="External"/><Relationship Id="rId272" Type="http://schemas.openxmlformats.org/officeDocument/2006/relationships/hyperlink" Target="http://www.yiichina.com/doc/api/2.0/yii-web-session" TargetMode="External"/><Relationship Id="rId293" Type="http://schemas.openxmlformats.org/officeDocument/2006/relationships/hyperlink" Target="http://www.yiichina.com/doc/api/2.0/yii-web-cookie" TargetMode="External"/><Relationship Id="rId307" Type="http://schemas.openxmlformats.org/officeDocument/2006/relationships/hyperlink" Target="http://www.yiichina.com/doc/guide/2.0/structure-entry-scripts" TargetMode="External"/><Relationship Id="rId328" Type="http://schemas.openxmlformats.org/officeDocument/2006/relationships/hyperlink" Target="http://www.yiichina.com/doc/api/2.0/yii-web-response" TargetMode="External"/><Relationship Id="rId349" Type="http://schemas.openxmlformats.org/officeDocument/2006/relationships/hyperlink" Target="http://www.yiichina.com/doc/api/2.0/yii-log-emailtarget" TargetMode="External"/><Relationship Id="rId88" Type="http://schemas.openxmlformats.org/officeDocument/2006/relationships/hyperlink" Target="http://www.yiichina.com/doc/api/2.0/yii-base-model" TargetMode="External"/><Relationship Id="rId111" Type="http://schemas.openxmlformats.org/officeDocument/2006/relationships/hyperlink" Target="http://www.yiichina.com/doc/guide/2.0/structure-models" TargetMode="External"/><Relationship Id="rId132" Type="http://schemas.openxmlformats.org/officeDocument/2006/relationships/hyperlink" Target="http://www.yiichina.com/doc/api/2.0/yii-base-module" TargetMode="External"/><Relationship Id="rId153" Type="http://schemas.openxmlformats.org/officeDocument/2006/relationships/hyperlink" Target="http://www.yiichina.com/doc/guide/2.0/structure-entry-scripts" TargetMode="External"/><Relationship Id="rId174" Type="http://schemas.openxmlformats.org/officeDocument/2006/relationships/hyperlink" Target="http://www.yiichina.com/doc/api/2.0/yii-web-identityinterface" TargetMode="External"/><Relationship Id="rId195" Type="http://schemas.openxmlformats.org/officeDocument/2006/relationships/hyperlink" Target="http://www.yiichina.com/doc/api/2.0/yii-web-application" TargetMode="External"/><Relationship Id="rId209" Type="http://schemas.openxmlformats.org/officeDocument/2006/relationships/hyperlink" Target="http://www.yiichina.com/doc/api/2.0/yii-web-conflicthttpexception" TargetMode="External"/><Relationship Id="rId360" Type="http://schemas.openxmlformats.org/officeDocument/2006/relationships/hyperlink" Target="http://www.yiichina.com/doc/api/2.0/yii-web-notfoundhttpexception" TargetMode="External"/><Relationship Id="rId381" Type="http://schemas.openxmlformats.org/officeDocument/2006/relationships/hyperlink" Target="http://www.yiichina.com/doc/api/2.0/yii-db-connection" TargetMode="External"/><Relationship Id="rId416" Type="http://schemas.microsoft.com/office/2011/relationships/people" Target="people.xml"/><Relationship Id="rId220" Type="http://schemas.openxmlformats.org/officeDocument/2006/relationships/hyperlink" Target="http://www.yiichina.com/doc/api/2.0/yii-web-response" TargetMode="External"/><Relationship Id="rId241" Type="http://schemas.openxmlformats.org/officeDocument/2006/relationships/hyperlink" Target="http://www.yiichina.com/doc/api/2.0/yii-web-controller"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hyperlink" Target="http://www.yiichina.com/doc/api/2.0/yii-base-actionfilter" TargetMode="External"/><Relationship Id="rId262" Type="http://schemas.openxmlformats.org/officeDocument/2006/relationships/hyperlink" Target="http://www.yiichina.com/doc/api/2.0/yii-web-response" TargetMode="External"/><Relationship Id="rId283" Type="http://schemas.openxmlformats.org/officeDocument/2006/relationships/hyperlink" Target="http://www.yiichina.com/doc/api/2.0/yii-web-dbsession" TargetMode="External"/><Relationship Id="rId318" Type="http://schemas.openxmlformats.org/officeDocument/2006/relationships/hyperlink" Target="http://www.yiichina.com/doc/guide/2.0/structure-controllers" TargetMode="External"/><Relationship Id="rId339" Type="http://schemas.openxmlformats.org/officeDocument/2006/relationships/hyperlink" Target="http://www.yiichina.com/doc/api/2.0/yii-log-logger" TargetMode="External"/><Relationship Id="rId78" Type="http://schemas.openxmlformats.org/officeDocument/2006/relationships/hyperlink" Target="http://en.wikipedia.org/wiki/Leaky_bucket" TargetMode="External"/><Relationship Id="rId99" Type="http://schemas.openxmlformats.org/officeDocument/2006/relationships/hyperlink" Target="http://www.yiichina.com/doc/api/2.0/yii-db-activerecord" TargetMode="External"/><Relationship Id="rId101" Type="http://schemas.openxmlformats.org/officeDocument/2006/relationships/hyperlink" Target="http://www.yiichina.com/doc/guide/2.0/structure-models" TargetMode="External"/><Relationship Id="rId122" Type="http://schemas.openxmlformats.org/officeDocument/2006/relationships/hyperlink" Target="http://www.yiichina.com/doc/api/2.0/yii-base-model" TargetMode="External"/><Relationship Id="rId143" Type="http://schemas.openxmlformats.org/officeDocument/2006/relationships/hyperlink" Target="http://www.yiichina.com/doc/api/2.0/yii-base-module" TargetMode="External"/><Relationship Id="rId164" Type="http://schemas.openxmlformats.org/officeDocument/2006/relationships/hyperlink" Target="http://www.yiichina.com/doc/api/2.0/yii-base-actionfilter" TargetMode="External"/><Relationship Id="rId185" Type="http://schemas.openxmlformats.org/officeDocument/2006/relationships/hyperlink" Target="http://www.yiichina.com/doc/api/2.0/yii-rest-activecontroller" TargetMode="External"/><Relationship Id="rId350" Type="http://schemas.openxmlformats.org/officeDocument/2006/relationships/hyperlink" Target="http://www.yiichina.com/doc/api/2.0/yii-log-filetarget" TargetMode="External"/><Relationship Id="rId371" Type="http://schemas.openxmlformats.org/officeDocument/2006/relationships/hyperlink" Target="http://www.yiichina.com/doc/api/2.0/yii-log-target" TargetMode="External"/><Relationship Id="rId406" Type="http://schemas.openxmlformats.org/officeDocument/2006/relationships/hyperlink" Target="http://www.yiichina.com/doc/api/2.0/yii-web-assetbundle" TargetMode="External"/><Relationship Id="rId9" Type="http://schemas.openxmlformats.org/officeDocument/2006/relationships/image" Target="media/image1.png"/><Relationship Id="rId210" Type="http://schemas.openxmlformats.org/officeDocument/2006/relationships/hyperlink" Target="http://www.yiichina.com/doc/api/2.0/yii-web-forbiddenhttpexception" TargetMode="External"/><Relationship Id="rId392" Type="http://schemas.openxmlformats.org/officeDocument/2006/relationships/hyperlink" Target="http://lesscss.org/" TargetMode="External"/><Relationship Id="rId26" Type="http://schemas.openxmlformats.org/officeDocument/2006/relationships/image" Target="media/image18.png"/><Relationship Id="rId231" Type="http://schemas.openxmlformats.org/officeDocument/2006/relationships/hyperlink" Target="http://www.yiichina.com/doc/api/2.0/yii-web-xmlresponseformatter" TargetMode="External"/><Relationship Id="rId252" Type="http://schemas.openxmlformats.org/officeDocument/2006/relationships/hyperlink" Target="http://redmine.lighttpd.net/projects/lighttpd/wiki/X-LIGHTTPD-send-file" TargetMode="External"/><Relationship Id="rId273" Type="http://schemas.openxmlformats.org/officeDocument/2006/relationships/hyperlink" Target="http://www.yiichina.com/doc/guide/2.0/structure-application-components" TargetMode="External"/><Relationship Id="rId294" Type="http://schemas.openxmlformats.org/officeDocument/2006/relationships/hyperlink" Target="http://www.yiichina.com/doc/api/2.0/yii-web-cookie" TargetMode="External"/><Relationship Id="rId308" Type="http://schemas.openxmlformats.org/officeDocument/2006/relationships/hyperlink" Target="http://www.yiichina.com/doc/api/2.0/yii-web-errorhandler" TargetMode="External"/><Relationship Id="rId329" Type="http://schemas.openxmlformats.org/officeDocument/2006/relationships/hyperlink" Target="http://www.yiichina.com/doc/api/2.0/yii-web-response" TargetMode="External"/><Relationship Id="rId47" Type="http://schemas.openxmlformats.org/officeDocument/2006/relationships/image" Target="media/image39.png"/><Relationship Id="rId68" Type="http://schemas.openxmlformats.org/officeDocument/2006/relationships/hyperlink" Target="http://www.yiichina.com/doc/guide/2.0/rest-authentication" TargetMode="External"/><Relationship Id="rId89" Type="http://schemas.openxmlformats.org/officeDocument/2006/relationships/hyperlink" Target="http://php.net/manual/en/class.arrayaccess.php" TargetMode="External"/><Relationship Id="rId112" Type="http://schemas.openxmlformats.org/officeDocument/2006/relationships/hyperlink" Target="http://www.yiichina.com/doc/api/2.0/yii-base-model" TargetMode="External"/><Relationship Id="rId133" Type="http://schemas.openxmlformats.org/officeDocument/2006/relationships/hyperlink" Target="http://www.yiichina.com/doc/api/2.0/yii-base-application" TargetMode="External"/><Relationship Id="rId154" Type="http://schemas.openxmlformats.org/officeDocument/2006/relationships/hyperlink" Target="http://www.yiichina.com/doc/guide/2.0/concept-configurations" TargetMode="External"/><Relationship Id="rId175" Type="http://schemas.openxmlformats.org/officeDocument/2006/relationships/hyperlink" Target="http://www.yiichina.com/doc/guide/2.0/rest-authentication" TargetMode="External"/><Relationship Id="rId340" Type="http://schemas.openxmlformats.org/officeDocument/2006/relationships/hyperlink" Target="http://www.yiichina.com/doc/api/2.0/yii-log-dispatcher" TargetMode="External"/><Relationship Id="rId361" Type="http://schemas.openxmlformats.org/officeDocument/2006/relationships/hyperlink" Target="http://www.yiichina.com/doc/api/2.0/yii-log-filetarget" TargetMode="External"/><Relationship Id="rId196" Type="http://schemas.openxmlformats.org/officeDocument/2006/relationships/hyperlink" Target="http://www.yiichina.com/doc/api/2.0/yii-web-urlmanager" TargetMode="External"/><Relationship Id="rId200" Type="http://schemas.openxmlformats.org/officeDocument/2006/relationships/hyperlink" Target="http://www.yiichina.com/doc/guide/2.0/runtime-requests" TargetMode="External"/><Relationship Id="rId382" Type="http://schemas.openxmlformats.org/officeDocument/2006/relationships/hyperlink" Target="http://www.yiichina.com/doc/api/2.0/yii-db-activerecordinterface" TargetMode="External"/><Relationship Id="rId417" Type="http://schemas.openxmlformats.org/officeDocument/2006/relationships/theme" Target="theme/theme1.xml"/><Relationship Id="rId16" Type="http://schemas.openxmlformats.org/officeDocument/2006/relationships/image" Target="media/image8.png"/><Relationship Id="rId221" Type="http://schemas.openxmlformats.org/officeDocument/2006/relationships/hyperlink" Target="http://www.yiichina.com/doc/api/2.0/yii-web-response" TargetMode="External"/><Relationship Id="rId242" Type="http://schemas.openxmlformats.org/officeDocument/2006/relationships/hyperlink" Target="http://www.yiichina.com/doc/api/2.0/yii-web-response" TargetMode="External"/><Relationship Id="rId263" Type="http://schemas.openxmlformats.org/officeDocument/2006/relationships/hyperlink" Target="http://www.yiichina.com/doc/api/2.0/yii-web-response" TargetMode="External"/><Relationship Id="rId284" Type="http://schemas.openxmlformats.org/officeDocument/2006/relationships/hyperlink" Target="http://www.yiichina.com/doc/api/2.0/yii-web-session" TargetMode="External"/><Relationship Id="rId319" Type="http://schemas.openxmlformats.org/officeDocument/2006/relationships/hyperlink" Target="http://www.yiichina.com/doc/api/2.0/yii-web-errorhandler" TargetMode="External"/><Relationship Id="rId37" Type="http://schemas.openxmlformats.org/officeDocument/2006/relationships/image" Target="media/image29.png"/><Relationship Id="rId58" Type="http://schemas.openxmlformats.org/officeDocument/2006/relationships/hyperlink" Target="http://www.yiichina.com/doc/api/2.0/yii-base-actionfilter" TargetMode="External"/><Relationship Id="rId79" Type="http://schemas.openxmlformats.org/officeDocument/2006/relationships/hyperlink" Target="http://www.yiichina.com/doc/guide/2.0/rest-rate-limiting" TargetMode="External"/><Relationship Id="rId102" Type="http://schemas.openxmlformats.org/officeDocument/2006/relationships/hyperlink" Target="http://www.yiichina.com/doc/guide/2.0/structure-models" TargetMode="External"/><Relationship Id="rId123" Type="http://schemas.openxmlformats.org/officeDocument/2006/relationships/image" Target="media/image41.png"/><Relationship Id="rId144" Type="http://schemas.openxmlformats.org/officeDocument/2006/relationships/hyperlink" Target="http://www.yiichina.com/doc/guide/2.0/structure-modules" TargetMode="External"/><Relationship Id="rId330" Type="http://schemas.openxmlformats.org/officeDocument/2006/relationships/hyperlink" Target="http://www.yiichina.com/doc/guide/2.0/runtime-logging" TargetMode="External"/><Relationship Id="rId90" Type="http://schemas.openxmlformats.org/officeDocument/2006/relationships/hyperlink" Target="http://php.net/manual/en/class.arrayiterator.php" TargetMode="External"/><Relationship Id="rId165" Type="http://schemas.openxmlformats.org/officeDocument/2006/relationships/hyperlink" Target="http://www.yiichina.com/doc/api/2.0/yii-base-actionfilter" TargetMode="External"/><Relationship Id="rId186" Type="http://schemas.openxmlformats.org/officeDocument/2006/relationships/hyperlink" Target="http://www.yiichina.com/doc/guide/2.0/rest-controllers.md%EF%BC%83cors" TargetMode="External"/><Relationship Id="rId351" Type="http://schemas.openxmlformats.org/officeDocument/2006/relationships/hyperlink" Target="http://www.yiichina.com/doc/api/2.0/yii-log-syslogtarget" TargetMode="External"/><Relationship Id="rId372" Type="http://schemas.openxmlformats.org/officeDocument/2006/relationships/hyperlink" Target="http://www.yiichina.com/doc/api/2.0/yii-log-target" TargetMode="External"/><Relationship Id="rId393" Type="http://schemas.openxmlformats.org/officeDocument/2006/relationships/hyperlink" Target="http://sass-lang.com/" TargetMode="External"/><Relationship Id="rId407" Type="http://schemas.openxmlformats.org/officeDocument/2006/relationships/hyperlink" Target="http://www.yiichina.com/doc/api/2.0/yii-web-assetbundle" TargetMode="External"/><Relationship Id="rId211" Type="http://schemas.openxmlformats.org/officeDocument/2006/relationships/hyperlink" Target="http://www.yiichina.com/doc/api/2.0/yii-web-gonehttpexception" TargetMode="External"/><Relationship Id="rId232" Type="http://schemas.openxmlformats.org/officeDocument/2006/relationships/hyperlink" Target="http://www.yiichina.com/doc/api/2.0/yii-web-response" TargetMode="External"/><Relationship Id="rId253" Type="http://schemas.openxmlformats.org/officeDocument/2006/relationships/hyperlink" Target="http://wiki.nginx.org/XSendfile" TargetMode="External"/><Relationship Id="rId274" Type="http://schemas.openxmlformats.org/officeDocument/2006/relationships/hyperlink" Target="http://www.yiichina.com/doc/api/2.0/yii-web-session" TargetMode="External"/><Relationship Id="rId295" Type="http://schemas.openxmlformats.org/officeDocument/2006/relationships/hyperlink" Target="http://www.yiichina.com/doc/api/2.0/yii-web-cookie" TargetMode="External"/><Relationship Id="rId309" Type="http://schemas.openxmlformats.org/officeDocument/2006/relationships/hyperlink" Target="http://www.yiichina.com/doc/guide/2.0/structure-application-components" TargetMode="Externa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hyperlink" Target="http://www.yiichina.com/doc/api/2.0/yii-filters-contentnegotiator" TargetMode="External"/><Relationship Id="rId113" Type="http://schemas.openxmlformats.org/officeDocument/2006/relationships/hyperlink" Target="http://www.yiichina.com/doc/api/2.0/yii-base-model" TargetMode="External"/><Relationship Id="rId134" Type="http://schemas.openxmlformats.org/officeDocument/2006/relationships/hyperlink" Target="http://www.yiichina.com/doc/api/2.0/yii-base-module" TargetMode="External"/><Relationship Id="rId320" Type="http://schemas.openxmlformats.org/officeDocument/2006/relationships/hyperlink" Target="http://www.yiichina.com/doc/api/2.0/yii-web-errorhandler" TargetMode="External"/><Relationship Id="rId80" Type="http://schemas.openxmlformats.org/officeDocument/2006/relationships/hyperlink" Target="http://www.yiichina.com/doc/api/2.0/yii-filters-verbfilter" TargetMode="External"/><Relationship Id="rId155" Type="http://schemas.openxmlformats.org/officeDocument/2006/relationships/hyperlink" Target="http://www.yiichina.com/doc/api/2.0/yii-base-actionfilter" TargetMode="External"/><Relationship Id="rId176" Type="http://schemas.openxmlformats.org/officeDocument/2006/relationships/hyperlink" Target="http://www.yiichina.com/doc/guide/2.0/structure-applications" TargetMode="External"/><Relationship Id="rId197" Type="http://schemas.openxmlformats.org/officeDocument/2006/relationships/hyperlink" Target="http://www.yiichina.com/doc/api/2.0/yii-web-request" TargetMode="External"/><Relationship Id="rId341" Type="http://schemas.openxmlformats.org/officeDocument/2006/relationships/hyperlink" Target="http://www.yiichina.com/doc/guide/2.0/runtime-logging" TargetMode="External"/><Relationship Id="rId362" Type="http://schemas.openxmlformats.org/officeDocument/2006/relationships/hyperlink" Target="http://www.yiichina.com/doc/api/2.0/yii-log-target" TargetMode="External"/><Relationship Id="rId383" Type="http://schemas.openxmlformats.org/officeDocument/2006/relationships/image" Target="media/image49.png"/><Relationship Id="rId201" Type="http://schemas.openxmlformats.org/officeDocument/2006/relationships/hyperlink" Target="http://www.yiichina.com/doc/api/2.0/yii-web-request" TargetMode="External"/><Relationship Id="rId222" Type="http://schemas.openxmlformats.org/officeDocument/2006/relationships/hyperlink" Target="http://www.yiichina.com/doc/api/2.0/yii-web-response" TargetMode="External"/><Relationship Id="rId243" Type="http://schemas.openxmlformats.org/officeDocument/2006/relationships/hyperlink" Target="http://www.yiichina.com/doc/api/2.0/yii-web-response" TargetMode="External"/><Relationship Id="rId264" Type="http://schemas.openxmlformats.org/officeDocument/2006/relationships/hyperlink" Target="http://www.yiichina.com/doc/api/2.0/yii-web-response" TargetMode="External"/><Relationship Id="rId285" Type="http://schemas.openxmlformats.org/officeDocument/2006/relationships/hyperlink" Target="http://www.yiichina.com/doc/api/2.0/yii-web-session"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www.yiichina.com/doc/guide/2.0/structure-controllers" TargetMode="External"/><Relationship Id="rId103" Type="http://schemas.openxmlformats.org/officeDocument/2006/relationships/hyperlink" Target="http://www.yiichina.com/doc/api/2.0/yii-base-model" TargetMode="External"/><Relationship Id="rId124" Type="http://schemas.openxmlformats.org/officeDocument/2006/relationships/image" Target="media/image42.png"/><Relationship Id="rId310" Type="http://schemas.openxmlformats.org/officeDocument/2006/relationships/hyperlink" Target="http://www.yiichina.com/doc/api/2.0/yii-web-httpexception" TargetMode="External"/><Relationship Id="rId70" Type="http://schemas.openxmlformats.org/officeDocument/2006/relationships/hyperlink" Target="http://www.yiichina.com/doc/guide/2.0/structure-applications" TargetMode="External"/><Relationship Id="rId91" Type="http://schemas.openxmlformats.org/officeDocument/2006/relationships/hyperlink" Target="http://www.yiichina.com/doc/api/2.0/yii-base-model" TargetMode="External"/><Relationship Id="rId145" Type="http://schemas.openxmlformats.org/officeDocument/2006/relationships/hyperlink" Target="http://www.yiichina.com/doc/api/2.0/yii-base-module" TargetMode="External"/><Relationship Id="rId166" Type="http://schemas.openxmlformats.org/officeDocument/2006/relationships/hyperlink" Target="http://www.yiichina.com/doc/api/2.0/yii-base-actionfilter" TargetMode="External"/><Relationship Id="rId187" Type="http://schemas.openxmlformats.org/officeDocument/2006/relationships/hyperlink" Target="http://www.yiichina.com/doc/api/2.0/yii-filters-cors" TargetMode="External"/><Relationship Id="rId331" Type="http://schemas.openxmlformats.org/officeDocument/2006/relationships/hyperlink" Target="http://www.yiichina.com/doc/guide/2.0/runtime-logging" TargetMode="External"/><Relationship Id="rId352" Type="http://schemas.openxmlformats.org/officeDocument/2006/relationships/hyperlink" Target="http://www.yiichina.com/doc/api/2.0/yii-log-target" TargetMode="External"/><Relationship Id="rId373" Type="http://schemas.openxmlformats.org/officeDocument/2006/relationships/hyperlink" Target="http://www.yiichina.com/doc/api/2.0/yii-log-target" TargetMode="External"/><Relationship Id="rId394" Type="http://schemas.openxmlformats.org/officeDocument/2006/relationships/hyperlink" Target="http://www.typescriptlang.org/" TargetMode="External"/><Relationship Id="rId408" Type="http://schemas.openxmlformats.org/officeDocument/2006/relationships/hyperlink" Target="http://www.yiichina.com/doc/api/2.0/yii-web-assetbundle" TargetMode="External"/><Relationship Id="rId1" Type="http://schemas.openxmlformats.org/officeDocument/2006/relationships/customXml" Target="../customXml/item1.xml"/><Relationship Id="rId212" Type="http://schemas.openxmlformats.org/officeDocument/2006/relationships/hyperlink" Target="http://www.yiichina.com/doc/api/2.0/yii-web-methodnotallowedhttpexception" TargetMode="External"/><Relationship Id="rId233" Type="http://schemas.openxmlformats.org/officeDocument/2006/relationships/hyperlink" Target="http://www.yiichina.com/doc/api/2.0/yii-web-jsonresponseformatter" TargetMode="External"/><Relationship Id="rId254" Type="http://schemas.openxmlformats.org/officeDocument/2006/relationships/hyperlink" Target="http://www.cherokee-project.com/doc/other_goodies.html" TargetMode="External"/><Relationship Id="rId28" Type="http://schemas.openxmlformats.org/officeDocument/2006/relationships/image" Target="media/image20.png"/><Relationship Id="rId49" Type="http://schemas.openxmlformats.org/officeDocument/2006/relationships/hyperlink" Target="http://www.yiichina.com/doc/guide/2.0/concept-behaviors" TargetMode="External"/><Relationship Id="rId114" Type="http://schemas.openxmlformats.org/officeDocument/2006/relationships/hyperlink" Target="http://www.yiichina.com/doc/api/2.0/yii-base-model" TargetMode="External"/><Relationship Id="rId275" Type="http://schemas.openxmlformats.org/officeDocument/2006/relationships/hyperlink" Target="http://www.yiichina.com/doc/api/2.0/yii-web-session" TargetMode="External"/><Relationship Id="rId296" Type="http://schemas.openxmlformats.org/officeDocument/2006/relationships/hyperlink" Target="http://www.yiichina.com/doc/api/2.0/yii-web-cookie" TargetMode="External"/><Relationship Id="rId300" Type="http://schemas.openxmlformats.org/officeDocument/2006/relationships/hyperlink" Target="http://www.yiichina.com/doc/api/2.0/yii-web-request" TargetMode="External"/><Relationship Id="rId60" Type="http://schemas.openxmlformats.org/officeDocument/2006/relationships/hyperlink" Target="http://www.yiichina.com/doc/api/2.0/yii-filters-accesscontrol" TargetMode="External"/><Relationship Id="rId81" Type="http://schemas.openxmlformats.org/officeDocument/2006/relationships/hyperlink" Target="http://www.yiichina.com/doc/api/2.0/yii-filters-cors" TargetMode="External"/><Relationship Id="rId135" Type="http://schemas.openxmlformats.org/officeDocument/2006/relationships/hyperlink" Target="http://www.yiichina.com/doc/api/2.0/yii-base-module" TargetMode="External"/><Relationship Id="rId156" Type="http://schemas.openxmlformats.org/officeDocument/2006/relationships/hyperlink" Target="http://www.yiichina.com/doc/api/2.0/yii-base-actionfilter" TargetMode="External"/><Relationship Id="rId177" Type="http://schemas.openxmlformats.org/officeDocument/2006/relationships/hyperlink" Target="http://www.yiichina.com/doc/guide/2.0/structure-applications" TargetMode="External"/><Relationship Id="rId198" Type="http://schemas.openxmlformats.org/officeDocument/2006/relationships/hyperlink" Target="http://www.yiichina.com/doc/api/2.0/yii-web-request" TargetMode="External"/><Relationship Id="rId321" Type="http://schemas.openxmlformats.org/officeDocument/2006/relationships/hyperlink" Target="http://www.yiichina.com/doc/guide/2.0/structure-controllers" TargetMode="External"/><Relationship Id="rId342" Type="http://schemas.openxmlformats.org/officeDocument/2006/relationships/hyperlink" Target="http://www.yiichina.com/doc/api/2.0/yii-log-target" TargetMode="External"/><Relationship Id="rId363" Type="http://schemas.openxmlformats.org/officeDocument/2006/relationships/hyperlink" Target="http://www.yiichina.com/doc/api/2.0/yii-log-target" TargetMode="External"/><Relationship Id="rId384" Type="http://schemas.openxmlformats.org/officeDocument/2006/relationships/hyperlink" Target="http://bower.io/" TargetMode="External"/><Relationship Id="rId202" Type="http://schemas.openxmlformats.org/officeDocument/2006/relationships/hyperlink" Target="http://www.yiichina.com/doc/api/2.0/yii-web-request" TargetMode="External"/><Relationship Id="rId223" Type="http://schemas.openxmlformats.org/officeDocument/2006/relationships/hyperlink" Target="http://www.yiichina.com/doc/api/2.0/yii-web-response" TargetMode="External"/><Relationship Id="rId244" Type="http://schemas.openxmlformats.org/officeDocument/2006/relationships/hyperlink" Target="http://www.yiichina.com/doc/api/2.0/yii-web-response" TargetMode="External"/><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hyperlink" Target="http://www.yiichina.com/doc/api/2.0/yii-web-response" TargetMode="External"/><Relationship Id="rId286" Type="http://schemas.openxmlformats.org/officeDocument/2006/relationships/hyperlink" Target="http://www.yiichina.com/doc/api/2.0/yii-web-session" TargetMode="External"/><Relationship Id="rId50" Type="http://schemas.openxmlformats.org/officeDocument/2006/relationships/hyperlink" Target="http://www.yiichina.com/doc/guide/2.0/concept-behaviors" TargetMode="External"/><Relationship Id="rId104" Type="http://schemas.openxmlformats.org/officeDocument/2006/relationships/hyperlink" Target="http://www.yiichina.com/doc/guide/2.0/structure-models" TargetMode="External"/><Relationship Id="rId125" Type="http://schemas.openxmlformats.org/officeDocument/2006/relationships/image" Target="media/image43.png"/><Relationship Id="rId146" Type="http://schemas.openxmlformats.org/officeDocument/2006/relationships/hyperlink" Target="http://www.yiichina.com/doc/api/2.0/yii-base-application" TargetMode="External"/><Relationship Id="rId167" Type="http://schemas.openxmlformats.org/officeDocument/2006/relationships/hyperlink" Target="http://www.yiichina.com/doc/api/2.0/yii-base-actionfilter" TargetMode="External"/><Relationship Id="rId188" Type="http://schemas.openxmlformats.org/officeDocument/2006/relationships/hyperlink" Target="http://www.yiichina.com/doc/api/2.0/yii-base-application" TargetMode="External"/><Relationship Id="rId311" Type="http://schemas.openxmlformats.org/officeDocument/2006/relationships/hyperlink" Target="http://www.yiichina.com/doc/api/2.0/yii-web-notfoundhttpexception" TargetMode="External"/><Relationship Id="rId332" Type="http://schemas.openxmlformats.org/officeDocument/2006/relationships/hyperlink" Target="http://www.yiichina.com/doc/guide/2.0/runtime-logging" TargetMode="External"/><Relationship Id="rId353" Type="http://schemas.openxmlformats.org/officeDocument/2006/relationships/hyperlink" Target="http://www.yiichina.com/doc/guide/2.0/runtime-logging" TargetMode="External"/><Relationship Id="rId374" Type="http://schemas.openxmlformats.org/officeDocument/2006/relationships/hyperlink" Target="http://www.yiichina.com/doc/api/2.0/yii-log-target" TargetMode="External"/><Relationship Id="rId395" Type="http://schemas.openxmlformats.org/officeDocument/2006/relationships/hyperlink" Target="http://www.yiichina.com/doc/api/2.0/yii-web-assetbundle" TargetMode="External"/><Relationship Id="rId409" Type="http://schemas.openxmlformats.org/officeDocument/2006/relationships/hyperlink" Target="http://www.yiichina.com/doc/api/2.0/yii-web-assetbundle" TargetMode="External"/><Relationship Id="rId71" Type="http://schemas.openxmlformats.org/officeDocument/2006/relationships/hyperlink" Target="http://www.yiichina.com/doc/guide/2.0/structure-applications" TargetMode="External"/><Relationship Id="rId92" Type="http://schemas.openxmlformats.org/officeDocument/2006/relationships/hyperlink" Target="http://www.yiichina.com/doc/api/2.0/yii-base-model" TargetMode="External"/><Relationship Id="rId213" Type="http://schemas.openxmlformats.org/officeDocument/2006/relationships/hyperlink" Target="http://www.yiichina.com/doc/api/2.0/yii-web-notacceptablehttpexception" TargetMode="External"/><Relationship Id="rId234" Type="http://schemas.openxmlformats.org/officeDocument/2006/relationships/hyperlink" Target="http://www.yiichina.com/doc/api/2.0/yii-web-response" TargetMode="External"/><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hyperlink" Target="http://www.yiichina.com/doc/api/2.0/yii-web-response" TargetMode="External"/><Relationship Id="rId276" Type="http://schemas.openxmlformats.org/officeDocument/2006/relationships/hyperlink" Target="http://www.yiichina.com/doc/api/2.0/yii-web-session" TargetMode="External"/><Relationship Id="rId297" Type="http://schemas.openxmlformats.org/officeDocument/2006/relationships/hyperlink" Target="http://www.yiichina.com/doc/api/2.0/yii-web-cookie" TargetMode="External"/><Relationship Id="rId40" Type="http://schemas.openxmlformats.org/officeDocument/2006/relationships/image" Target="media/image32.png"/><Relationship Id="rId115" Type="http://schemas.openxmlformats.org/officeDocument/2006/relationships/hyperlink" Target="http://www.yiichina.com/doc/api/2.0/yii-base-model" TargetMode="External"/><Relationship Id="rId136" Type="http://schemas.openxmlformats.org/officeDocument/2006/relationships/hyperlink" Target="http://www.yiichina.com/doc/guide/2.0/structure-applications" TargetMode="External"/><Relationship Id="rId157" Type="http://schemas.openxmlformats.org/officeDocument/2006/relationships/hyperlink" Target="http://www.yiichina.com/doc/guide/2.0/structure-modules" TargetMode="External"/><Relationship Id="rId178" Type="http://schemas.openxmlformats.org/officeDocument/2006/relationships/hyperlink" Target="http://www.yiichina.com/doc/guide/2.0/structure-applications" TargetMode="External"/><Relationship Id="rId301" Type="http://schemas.openxmlformats.org/officeDocument/2006/relationships/hyperlink" Target="http://www.yiichina.com/doc/api/2.0/yii-web-request" TargetMode="External"/><Relationship Id="rId322" Type="http://schemas.openxmlformats.org/officeDocument/2006/relationships/hyperlink" Target="http://www.yiichina.com/doc/api/2.0/yii-web-erroraction" TargetMode="External"/><Relationship Id="rId343" Type="http://schemas.openxmlformats.org/officeDocument/2006/relationships/hyperlink" Target="http://www.yiichina.com/doc/api/2.0/yii-log-dbtarget" TargetMode="External"/><Relationship Id="rId364" Type="http://schemas.openxmlformats.org/officeDocument/2006/relationships/hyperlink" Target="http://www.yiichina.com/doc/api/2.0/yii-log-target" TargetMode="External"/><Relationship Id="rId61" Type="http://schemas.openxmlformats.org/officeDocument/2006/relationships/hyperlink" Target="http://www.yiichina.com/doc/api/2.0/yii-filters-accesscontrol" TargetMode="External"/><Relationship Id="rId82" Type="http://schemas.openxmlformats.org/officeDocument/2006/relationships/hyperlink" Target="https://developer.mozilla.org/fr/docs/HTTP/Access_control_CORS" TargetMode="External"/><Relationship Id="rId199" Type="http://schemas.openxmlformats.org/officeDocument/2006/relationships/hyperlink" Target="http://www.yiichina.com/doc/guide/2.0/rest-quick-start" TargetMode="External"/><Relationship Id="rId203" Type="http://schemas.openxmlformats.org/officeDocument/2006/relationships/hyperlink" Target="http://www.yiichina.com/doc/api/2.0/yii-web-headercollection" TargetMode="External"/><Relationship Id="rId385" Type="http://schemas.openxmlformats.org/officeDocument/2006/relationships/hyperlink" Target="https://www.npmjs.org/" TargetMode="External"/><Relationship Id="rId19" Type="http://schemas.openxmlformats.org/officeDocument/2006/relationships/image" Target="media/image11.png"/><Relationship Id="rId224" Type="http://schemas.openxmlformats.org/officeDocument/2006/relationships/hyperlink" Target="http://www.yiichina.com/doc/api/2.0/yii-web-response" TargetMode="External"/><Relationship Id="rId245" Type="http://schemas.openxmlformats.org/officeDocument/2006/relationships/hyperlink" Target="http://www.yiichina.com/doc/api/2.0/yii-web-response" TargetMode="External"/><Relationship Id="rId266" Type="http://schemas.openxmlformats.org/officeDocument/2006/relationships/hyperlink" Target="http://www.yiichina.com/doc/api/2.0/yii-web-response" TargetMode="External"/><Relationship Id="rId287" Type="http://schemas.openxmlformats.org/officeDocument/2006/relationships/hyperlink" Target="http://www.yiichina.com/doc/api/2.0/yii-web-session" TargetMode="External"/><Relationship Id="rId410" Type="http://schemas.openxmlformats.org/officeDocument/2006/relationships/hyperlink" Target="http://www.yiichina.com/doc/api/2.0/yii-web-assetbundle" TargetMode="External"/><Relationship Id="rId30" Type="http://schemas.openxmlformats.org/officeDocument/2006/relationships/image" Target="media/image22.png"/><Relationship Id="rId105" Type="http://schemas.openxmlformats.org/officeDocument/2006/relationships/hyperlink" Target="http://www.yiichina.com/doc/guide/2.0/structure-models" TargetMode="External"/><Relationship Id="rId126" Type="http://schemas.openxmlformats.org/officeDocument/2006/relationships/image" Target="media/image44.png"/><Relationship Id="rId147" Type="http://schemas.openxmlformats.org/officeDocument/2006/relationships/hyperlink" Target="http://www.yiichina.com/doc/api/2.0/yii-base-application" TargetMode="External"/><Relationship Id="rId168" Type="http://schemas.openxmlformats.org/officeDocument/2006/relationships/hyperlink" Target="http://www.yiichina.com/doc/api/2.0/yii-filters-accesscontrol" TargetMode="External"/><Relationship Id="rId312" Type="http://schemas.openxmlformats.org/officeDocument/2006/relationships/hyperlink" Target="http://www.yiichina.com/doc/api/2.0/yii-web-errorhandler" TargetMode="External"/><Relationship Id="rId333" Type="http://schemas.openxmlformats.org/officeDocument/2006/relationships/hyperlink" Target="http://www.yiichina.com/doc/guide/2.0/runtime-logging" TargetMode="External"/><Relationship Id="rId354" Type="http://schemas.openxmlformats.org/officeDocument/2006/relationships/hyperlink" Target="http://www.yiichina.com/doc/api/2.0/yii-log-target" TargetMode="External"/><Relationship Id="rId51" Type="http://schemas.openxmlformats.org/officeDocument/2006/relationships/hyperlink" Target="http://www.yiichina.com/doc/api/2.0/yii-base-actionfilter" TargetMode="External"/><Relationship Id="rId72" Type="http://schemas.openxmlformats.org/officeDocument/2006/relationships/hyperlink" Target="http://www.yiichina.com/doc/guide/2.0/structure-applications" TargetMode="External"/><Relationship Id="rId93" Type="http://schemas.openxmlformats.org/officeDocument/2006/relationships/hyperlink" Target="http://www.yiichina.com/doc/api/2.0/yii-base-model" TargetMode="External"/><Relationship Id="rId189" Type="http://schemas.openxmlformats.org/officeDocument/2006/relationships/hyperlink" Target="http://www.yiichina.com/doc/api/2.0/yii-base-application" TargetMode="External"/><Relationship Id="rId375" Type="http://schemas.openxmlformats.org/officeDocument/2006/relationships/hyperlink" Target="http://www.yiichina.com/doc/api/2.0/yii-log-target" TargetMode="External"/><Relationship Id="rId396" Type="http://schemas.openxmlformats.org/officeDocument/2006/relationships/hyperlink" Target="http://www.yiichina.com/doc/api/2.0/yii-web-assetbundle" TargetMode="External"/><Relationship Id="rId3" Type="http://schemas.openxmlformats.org/officeDocument/2006/relationships/styles" Target="styles.xml"/><Relationship Id="rId214" Type="http://schemas.openxmlformats.org/officeDocument/2006/relationships/hyperlink" Target="http://www.yiichina.com/doc/api/2.0/yii-web-notfoundhttpexception" TargetMode="External"/><Relationship Id="rId235" Type="http://schemas.openxmlformats.org/officeDocument/2006/relationships/hyperlink" Target="http://www.yiichina.com/doc/api/2.0/yii-web-jsonresponseformatter" TargetMode="External"/><Relationship Id="rId256" Type="http://schemas.openxmlformats.org/officeDocument/2006/relationships/hyperlink" Target="http://www.yiichina.com/doc/api/2.0/yii-base-application" TargetMode="External"/><Relationship Id="rId277" Type="http://schemas.openxmlformats.org/officeDocument/2006/relationships/hyperlink" Target="http://www.yiichina.com/doc/api/2.0/yii-web-dbsession" TargetMode="External"/><Relationship Id="rId298" Type="http://schemas.openxmlformats.org/officeDocument/2006/relationships/hyperlink" Target="https://www.owasp.org/index.php/HttpOnly" TargetMode="External"/><Relationship Id="rId400" Type="http://schemas.openxmlformats.org/officeDocument/2006/relationships/hyperlink" Target="http://learnboost.github.io/stylus/" TargetMode="External"/><Relationship Id="rId116" Type="http://schemas.openxmlformats.org/officeDocument/2006/relationships/hyperlink" Target="http://www.yiichina.com/doc/api/2.0/yii-web-jsonresponseformatter" TargetMode="External"/><Relationship Id="rId137" Type="http://schemas.openxmlformats.org/officeDocument/2006/relationships/hyperlink" Target="http://www.yiichina.com/doc/guide/2.0/structure-controllers" TargetMode="External"/><Relationship Id="rId158" Type="http://schemas.openxmlformats.org/officeDocument/2006/relationships/hyperlink" Target="http://www.yiichina.com/doc/guide/2.0/structure-applications" TargetMode="External"/><Relationship Id="rId302" Type="http://schemas.openxmlformats.org/officeDocument/2006/relationships/hyperlink" Target="http://www.yiichina.com/doc/guide/2.0/runtime-handling-errors" TargetMode="External"/><Relationship Id="rId323" Type="http://schemas.openxmlformats.org/officeDocument/2006/relationships/hyperlink" Target="http://www.yiichina.com/doc/api/2.0/yii-web-erroraction" TargetMode="External"/><Relationship Id="rId344" Type="http://schemas.openxmlformats.org/officeDocument/2006/relationships/hyperlink" Target="http://www.yiichina.com/doc/api/2.0/yii-log-emailtarget"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www.yiichina.com/doc/guide/2.0/security-authorization" TargetMode="External"/><Relationship Id="rId83" Type="http://schemas.openxmlformats.org/officeDocument/2006/relationships/hyperlink" Target="http://www.yiichina.com/doc/api/2.0/yii-filters-cors" TargetMode="External"/><Relationship Id="rId179" Type="http://schemas.openxmlformats.org/officeDocument/2006/relationships/hyperlink" Target="http://www.yiichina.com/doc/guide/2.0/caching-http" TargetMode="External"/><Relationship Id="rId365" Type="http://schemas.openxmlformats.org/officeDocument/2006/relationships/hyperlink" Target="http://www.yiichina.com/doc/api/2.0/yii-log-target" TargetMode="External"/><Relationship Id="rId386" Type="http://schemas.openxmlformats.org/officeDocument/2006/relationships/hyperlink" Target="http://www.yiichina.com/doc/api/2.0/yii-web-assetbundle" TargetMode="External"/><Relationship Id="rId190" Type="http://schemas.openxmlformats.org/officeDocument/2006/relationships/hyperlink" Target="http://www.yiichina.com/doc/api/2.0/yii-base-application" TargetMode="External"/><Relationship Id="rId204" Type="http://schemas.openxmlformats.org/officeDocument/2006/relationships/hyperlink" Target="http://www.yiichina.com/doc/api/2.0/yii-web-request" TargetMode="External"/><Relationship Id="rId225" Type="http://schemas.openxmlformats.org/officeDocument/2006/relationships/hyperlink" Target="http://www.yiichina.com/doc/api/2.0/yii-web-response" TargetMode="External"/><Relationship Id="rId246" Type="http://schemas.openxmlformats.org/officeDocument/2006/relationships/hyperlink" Target="http://www.yiichina.com/doc/api/2.0/yii-web-yiiasset" TargetMode="External"/><Relationship Id="rId267" Type="http://schemas.openxmlformats.org/officeDocument/2006/relationships/hyperlink" Target="http://www.yiichina.com/doc/api/2.0/yii-web-response" TargetMode="External"/><Relationship Id="rId288" Type="http://schemas.openxmlformats.org/officeDocument/2006/relationships/hyperlink" Target="http://www.yiichina.com/doc/api/2.0/yii-web-session" TargetMode="External"/><Relationship Id="rId411" Type="http://schemas.openxmlformats.org/officeDocument/2006/relationships/hyperlink" Target="https://developers.google.com/closure/compiler/" TargetMode="External"/><Relationship Id="rId106" Type="http://schemas.openxmlformats.org/officeDocument/2006/relationships/hyperlink" Target="http://www.yiichina.com/doc/guide/2.0/structure-models" TargetMode="External"/><Relationship Id="rId127" Type="http://schemas.openxmlformats.org/officeDocument/2006/relationships/image" Target="media/image45.png"/><Relationship Id="rId313" Type="http://schemas.openxmlformats.org/officeDocument/2006/relationships/hyperlink" Target="http://www.yiichina.com/doc/api/2.0/yii-base-userexception"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hyperlink" Target="http://www.yiichina.com/doc/api/2.0/yii-base-actionfilter" TargetMode="External"/><Relationship Id="rId73" Type="http://schemas.openxmlformats.org/officeDocument/2006/relationships/hyperlink" Target="http://www.yiichina.com/doc/api/2.0/yii-filters-httpcache" TargetMode="External"/><Relationship Id="rId94" Type="http://schemas.openxmlformats.org/officeDocument/2006/relationships/hyperlink" Target="http://www.yiichina.com/doc/api/2.0/yii-base-model" TargetMode="External"/><Relationship Id="rId148" Type="http://schemas.openxmlformats.org/officeDocument/2006/relationships/image" Target="media/image47.png"/><Relationship Id="rId169" Type="http://schemas.openxmlformats.org/officeDocument/2006/relationships/hyperlink" Target="http://www.yiichina.com/doc/guide/2.0/security-authorization" TargetMode="External"/><Relationship Id="rId334" Type="http://schemas.openxmlformats.org/officeDocument/2006/relationships/hyperlink" Target="http://www.yiichina.com/doc/guide/2.0/runtime-logging" TargetMode="External"/><Relationship Id="rId355" Type="http://schemas.openxmlformats.org/officeDocument/2006/relationships/hyperlink" Target="http://www.yiichina.com/doc/api/2.0/yii-db-command" TargetMode="External"/><Relationship Id="rId376" Type="http://schemas.openxmlformats.org/officeDocument/2006/relationships/hyperlink" Target="http://www.yiichina.com/doc/api/2.0/yii-log-target" TargetMode="External"/><Relationship Id="rId397" Type="http://schemas.openxmlformats.org/officeDocument/2006/relationships/hyperlink" Target="http://www.yiichina.com/doc/api/2.0/yii-web-assetmanager" TargetMode="External"/><Relationship Id="rId4" Type="http://schemas.openxmlformats.org/officeDocument/2006/relationships/settings" Target="settings.xml"/><Relationship Id="rId180" Type="http://schemas.openxmlformats.org/officeDocument/2006/relationships/hyperlink" Target="http://www.yiichina.com/doc/guide/2.0/caching-page" TargetMode="External"/><Relationship Id="rId215" Type="http://schemas.openxmlformats.org/officeDocument/2006/relationships/hyperlink" Target="http://www.yiichina.com/doc/api/2.0/yii-web-servererrorhttpexception" TargetMode="External"/><Relationship Id="rId236" Type="http://schemas.openxmlformats.org/officeDocument/2006/relationships/hyperlink" Target="http://www.yiichina.com/doc/api/2.0/yii-web-response" TargetMode="External"/><Relationship Id="rId257" Type="http://schemas.openxmlformats.org/officeDocument/2006/relationships/hyperlink" Target="http://www.yiichina.com/doc/api/2.0/yii-web-response" TargetMode="External"/><Relationship Id="rId278" Type="http://schemas.openxmlformats.org/officeDocument/2006/relationships/hyperlink" Target="http://www.yiichina.com/doc/api/2.0/yii-web-cachesession" TargetMode="External"/><Relationship Id="rId401" Type="http://schemas.openxmlformats.org/officeDocument/2006/relationships/hyperlink" Target="http://coffeescript.org/" TargetMode="External"/><Relationship Id="rId303" Type="http://schemas.openxmlformats.org/officeDocument/2006/relationships/hyperlink" Target="http://www.yiichina.com/doc/guide/2.0/runtime-handling-errors" TargetMode="External"/><Relationship Id="rId42" Type="http://schemas.openxmlformats.org/officeDocument/2006/relationships/image" Target="media/image34.png"/><Relationship Id="rId84" Type="http://schemas.openxmlformats.org/officeDocument/2006/relationships/hyperlink" Target="http://www.yiichina.com/doc/api/2.0/yii-rest-activecontroller" TargetMode="External"/><Relationship Id="rId138" Type="http://schemas.openxmlformats.org/officeDocument/2006/relationships/hyperlink" Target="http://www.yiichina.com/doc/guide/2.0/structure-views" TargetMode="External"/><Relationship Id="rId345" Type="http://schemas.openxmlformats.org/officeDocument/2006/relationships/hyperlink" Target="http://www.yiichina.com/doc/guide/2.0/structure-application-components" TargetMode="External"/><Relationship Id="rId387" Type="http://schemas.openxmlformats.org/officeDocument/2006/relationships/hyperlink" Target="http://www.yiichina.com/doc/api/2.0/yii-web-assetbundle" TargetMode="External"/><Relationship Id="rId191" Type="http://schemas.openxmlformats.org/officeDocument/2006/relationships/hyperlink" Target="http://www.yiichina.com/doc/guide/2.0/structure-extensions" TargetMode="External"/><Relationship Id="rId205" Type="http://schemas.openxmlformats.org/officeDocument/2006/relationships/hyperlink" Target="http://www.yiichina.com/doc/api/2.0/yii-filters-contentnegotiator" TargetMode="External"/><Relationship Id="rId247" Type="http://schemas.openxmlformats.org/officeDocument/2006/relationships/hyperlink" Target="http://www.yiichina.com/doc/api/2.0/yii-web-response" TargetMode="External"/><Relationship Id="rId412" Type="http://schemas.openxmlformats.org/officeDocument/2006/relationships/hyperlink" Target="https://github.com/yui/yuicompressor/" TargetMode="External"/><Relationship Id="rId107" Type="http://schemas.openxmlformats.org/officeDocument/2006/relationships/hyperlink" Target="http://www.yiichina.com/doc/api/2.0/yii-base-model" TargetMode="External"/><Relationship Id="rId289" Type="http://schemas.openxmlformats.org/officeDocument/2006/relationships/hyperlink" Target="http://www.yiichina.com/doc/api/2.0/yii-web-cookie" TargetMode="External"/><Relationship Id="rId11" Type="http://schemas.openxmlformats.org/officeDocument/2006/relationships/image" Target="media/image3.png"/><Relationship Id="rId53" Type="http://schemas.openxmlformats.org/officeDocument/2006/relationships/hyperlink" Target="http://www.yiichina.com/doc/guide/2.0/structure-modules" TargetMode="External"/><Relationship Id="rId149" Type="http://schemas.openxmlformats.org/officeDocument/2006/relationships/image" Target="media/image48.png"/><Relationship Id="rId314" Type="http://schemas.openxmlformats.org/officeDocument/2006/relationships/hyperlink" Target="http://www.yiichina.com/doc/api/2.0/yii-web-errorhandler" TargetMode="External"/><Relationship Id="rId356" Type="http://schemas.openxmlformats.org/officeDocument/2006/relationships/hyperlink" Target="http://www.yiichina.com/doc/api/2.0/yii-log-target" TargetMode="External"/><Relationship Id="rId398" Type="http://schemas.openxmlformats.org/officeDocument/2006/relationships/hyperlink" Target="http://lesscss.org/" TargetMode="External"/><Relationship Id="rId95" Type="http://schemas.openxmlformats.org/officeDocument/2006/relationships/hyperlink" Target="http://www.yiichina.com/doc/guide/2.0/structure-models" TargetMode="External"/><Relationship Id="rId160" Type="http://schemas.openxmlformats.org/officeDocument/2006/relationships/hyperlink" Target="http://www.yiichina.com/doc/api/2.0/yii-base-actionfilter" TargetMode="External"/><Relationship Id="rId216" Type="http://schemas.openxmlformats.org/officeDocument/2006/relationships/hyperlink" Target="http://www.yiichina.com/doc/api/2.0/yii-web-toomanyrequestshttpexcep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7838695-D0B2-468B-A1E4-F2F4F433F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5141</TotalTime>
  <Pages>1</Pages>
  <Words>18778</Words>
  <Characters>107038</Characters>
  <Application>Microsoft Office Word</Application>
  <DocSecurity>0</DocSecurity>
  <Lines>891</Lines>
  <Paragraphs>251</Paragraphs>
  <ScaleCrop>false</ScaleCrop>
  <Company/>
  <LinksUpToDate>false</LinksUpToDate>
  <CharactersWithSpaces>125565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弘备誉曦</dc:creator>
  <cp:keywords/>
  <dc:description/>
  <cp:lastModifiedBy>HD</cp:lastModifiedBy>
  <cp:revision>621</cp:revision>
  <dcterms:created xsi:type="dcterms:W3CDTF">2017-09-29T22:52:00Z</dcterms:created>
  <dcterms:modified xsi:type="dcterms:W3CDTF">2018-01-06T10:09:00Z</dcterms:modified>
</cp:coreProperties>
</file>